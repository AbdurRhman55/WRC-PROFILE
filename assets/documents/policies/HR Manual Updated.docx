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30D2" w14:textId="77777777" w:rsidR="00447697" w:rsidRDefault="00000000">
      <w:pPr>
        <w:pStyle w:val="BodyText"/>
        <w:rPr>
          <w:rFonts w:ascii="Times New Roman"/>
          <w:sz w:val="20"/>
        </w:rPr>
      </w:pPr>
      <w:r>
        <w:pict w14:anchorId="686392C0">
          <v:group id="_x0000_s2051" style="position:absolute;margin-left:14.4pt;margin-top:22.7pt;width:565pt;height:798.9pt;z-index:-18072064;mso-position-horizontal-relative:page;mso-position-vertical-relative:page" coordorigin="288,454" coordsize="11300,15978">
            <v:shape id="_x0000_s2059" style="position:absolute;left:288;top:455;width:11300;height:15977" coordorigin="288,455" coordsize="11300,15977" o:spt="100" adj="0,,0" path="m296,455r,15977m11580,455r,15977m288,462r11300,e" filled="f">
              <v:stroke joinstyle="round"/>
              <v:formulas/>
              <v:path arrowok="t" o:connecttype="segments"/>
            </v:shape>
            <v:rect id="_x0000_s2058" style="position:absolute;left:327;top:497;width:11214;height:1903" fillcolor="#e26c09" stroked="f"/>
            <v:rect id="_x0000_s2057" style="position:absolute;left:327;top:2430;width:8408;height:7777" fillcolor="#9bba58" stroked="f"/>
            <v:rect id="_x0000_s2056" style="position:absolute;left:8767;top:2430;width:2781;height:7777" fillcolor="#dbe4f0" stroked="f"/>
            <v:shape id="_x0000_s2055" style="position:absolute;left:328;top:10236;width:11221;height:1140" coordorigin="328,10236" coordsize="11221,1140" o:spt="100" adj="0,,0" path="m3110,10236r-2782,l328,11376r2782,l3110,10236xm5922,10236r-2781,l3141,11376r2781,l5922,10236xm8735,10236r-2781,l5954,11376r2781,l8735,10236xm11549,10236r-2782,l8767,11376r2782,l11549,10236xe" fillcolor="#933634" stroked="f">
              <v:stroke joinstyle="round"/>
              <v:formulas/>
              <v:path arrowok="t" o:connecttype="segments"/>
            </v:shape>
            <v:rect id="_x0000_s2054" style="position:absolute;left:328;top:11408;width:8407;height:4185" fillcolor="#c0504d" stroked="f"/>
            <v:rect id="_x0000_s2053" style="position:absolute;left:8767;top:11408;width:2781;height:4185" fillcolor="#78c0d3" stroked="f"/>
            <v:rect id="_x0000_s2052" style="position:absolute;left:328;top:15625;width:11213;height:761" fillcolor="#933634" stroked="f"/>
            <w10:wrap anchorx="page" anchory="page"/>
          </v:group>
        </w:pict>
      </w:r>
    </w:p>
    <w:p w14:paraId="1940C248" w14:textId="77777777" w:rsidR="00447697" w:rsidRDefault="00447697">
      <w:pPr>
        <w:pStyle w:val="BodyText"/>
        <w:rPr>
          <w:rFonts w:ascii="Times New Roman"/>
          <w:sz w:val="20"/>
        </w:rPr>
      </w:pPr>
    </w:p>
    <w:p w14:paraId="6469FD66" w14:textId="77777777" w:rsidR="00447697" w:rsidRDefault="00447697">
      <w:pPr>
        <w:pStyle w:val="BodyText"/>
        <w:spacing w:before="7"/>
        <w:rPr>
          <w:rFonts w:ascii="Times New Roman"/>
          <w:sz w:val="29"/>
        </w:rPr>
      </w:pPr>
    </w:p>
    <w:p w14:paraId="512B2991" w14:textId="77777777" w:rsidR="00447697" w:rsidRDefault="00BE6F0B" w:rsidP="00841DA7">
      <w:pPr>
        <w:pStyle w:val="Title"/>
        <w:spacing w:before="101"/>
        <w:ind w:left="0"/>
      </w:pPr>
      <w:r>
        <w:t>Manual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Resource</w:t>
      </w:r>
    </w:p>
    <w:p w14:paraId="705813E4" w14:textId="513EE2A4" w:rsidR="00841DA7" w:rsidRDefault="00841DA7" w:rsidP="00841DA7">
      <w:pPr>
        <w:spacing w:before="3" w:line="242" w:lineRule="auto"/>
        <w:ind w:right="3513"/>
        <w:jc w:val="both"/>
        <w:rPr>
          <w:ins w:id="0" w:author="DELL" w:date="2025-07-03T07:36:00Z" w16du:dateUtc="2025-07-03T02:36:00Z"/>
          <w:rFonts w:ascii="Cambria"/>
          <w:spacing w:val="-138"/>
          <w:sz w:val="64"/>
        </w:rPr>
      </w:pPr>
      <w:ins w:id="1" w:author="DELL" w:date="2025-07-03T07:36:00Z" w16du:dateUtc="2025-07-03T02:36:00Z">
        <w:r>
          <w:rPr>
            <w:rFonts w:ascii="Cambria"/>
            <w:sz w:val="64"/>
          </w:rPr>
          <w:t>(</w:t>
        </w:r>
      </w:ins>
      <w:r w:rsidR="00BE6F0B">
        <w:rPr>
          <w:rFonts w:ascii="Cambria"/>
          <w:sz w:val="64"/>
        </w:rPr>
        <w:t>HR</w:t>
      </w:r>
      <w:ins w:id="2" w:author="DELL" w:date="2025-07-03T07:36:00Z" w16du:dateUtc="2025-07-03T02:36:00Z">
        <w:r>
          <w:rPr>
            <w:rFonts w:ascii="Cambria"/>
            <w:sz w:val="64"/>
          </w:rPr>
          <w:t>)</w:t>
        </w:r>
      </w:ins>
      <w:r w:rsidR="00BE6F0B">
        <w:rPr>
          <w:rFonts w:ascii="Cambria"/>
          <w:sz w:val="64"/>
        </w:rPr>
        <w:t xml:space="preserve"> </w:t>
      </w:r>
      <w:del w:id="3" w:author="DELL" w:date="2025-07-03T07:36:00Z" w16du:dateUtc="2025-07-03T02:36:00Z">
        <w:r w:rsidR="00BE6F0B" w:rsidDel="00841DA7">
          <w:rPr>
            <w:rFonts w:ascii="Cambria"/>
            <w:sz w:val="64"/>
          </w:rPr>
          <w:delText>for</w:delText>
        </w:r>
        <w:r w:rsidR="00BE6F0B" w:rsidDel="00841DA7">
          <w:rPr>
            <w:rFonts w:ascii="Cambria"/>
            <w:spacing w:val="-138"/>
            <w:sz w:val="64"/>
          </w:rPr>
          <w:delText xml:space="preserve"> </w:delText>
        </w:r>
      </w:del>
    </w:p>
    <w:p w14:paraId="7FE66EA6" w14:textId="1056E33B" w:rsidR="00447697" w:rsidRPr="00841DA7" w:rsidDel="00841DA7" w:rsidRDefault="005E534A" w:rsidP="00841DA7">
      <w:pPr>
        <w:spacing w:before="3" w:line="242" w:lineRule="auto"/>
        <w:ind w:right="3513"/>
        <w:jc w:val="both"/>
        <w:rPr>
          <w:del w:id="4" w:author="DELL" w:date="2025-07-03T07:35:00Z" w16du:dateUtc="2025-07-03T02:35:00Z"/>
          <w:rFonts w:asciiTheme="majorHAnsi" w:hAnsiTheme="majorHAnsi"/>
          <w:sz w:val="56"/>
          <w:szCs w:val="56"/>
          <w:rPrChange w:id="5" w:author="DELL" w:date="2025-07-03T07:36:00Z" w16du:dateUtc="2025-07-03T02:36:00Z">
            <w:rPr>
              <w:del w:id="6" w:author="DELL" w:date="2025-07-03T07:35:00Z" w16du:dateUtc="2025-07-03T02:35:00Z"/>
              <w:rFonts w:ascii="Cambria"/>
              <w:sz w:val="63"/>
            </w:rPr>
          </w:rPrChange>
        </w:rPr>
      </w:pPr>
      <w:r>
        <w:rPr>
          <w:rFonts w:ascii="Cambria"/>
          <w:sz w:val="64"/>
        </w:rPr>
        <w:t xml:space="preserve">Welfare and Relief </w:t>
      </w:r>
      <w:r w:rsidR="00841DA7">
        <w:rPr>
          <w:rFonts w:ascii="Cambria"/>
          <w:sz w:val="64"/>
        </w:rPr>
        <w:t xml:space="preserve">    </w:t>
      </w:r>
      <w:r>
        <w:rPr>
          <w:rFonts w:ascii="Cambria"/>
          <w:sz w:val="64"/>
        </w:rPr>
        <w:t xml:space="preserve">Committee </w:t>
      </w:r>
    </w:p>
    <w:p w14:paraId="462FC161" w14:textId="0DB4269A" w:rsidR="00447697" w:rsidRPr="00841DA7" w:rsidRDefault="00841DA7" w:rsidP="00841DA7">
      <w:pPr>
        <w:spacing w:before="3" w:line="242" w:lineRule="auto"/>
        <w:ind w:right="3513"/>
        <w:jc w:val="both"/>
        <w:rPr>
          <w:rFonts w:asciiTheme="majorHAnsi" w:hAnsiTheme="majorHAnsi"/>
          <w:sz w:val="56"/>
          <w:szCs w:val="56"/>
          <w:rPrChange w:id="7" w:author="DELL" w:date="2025-07-03T07:36:00Z" w16du:dateUtc="2025-07-03T02:36:00Z">
            <w:rPr/>
          </w:rPrChange>
        </w:rPr>
        <w:pPrChange w:id="8" w:author="DELL" w:date="2025-07-03T07:35:00Z" w16du:dateUtc="2025-07-03T02:35:00Z">
          <w:pPr>
            <w:pStyle w:val="Title"/>
            <w:spacing w:line="741" w:lineRule="exact"/>
            <w:ind w:left="6620"/>
          </w:pPr>
        </w:pPrChange>
      </w:pPr>
      <w:ins w:id="9" w:author="DELL" w:date="2025-07-03T07:35:00Z" w16du:dateUtc="2025-07-03T02:35:00Z">
        <w:r w:rsidRPr="00841DA7">
          <w:rPr>
            <w:rFonts w:asciiTheme="majorHAnsi" w:hAnsiTheme="majorHAnsi"/>
            <w:sz w:val="56"/>
            <w:szCs w:val="56"/>
            <w:rPrChange w:id="10" w:author="DELL" w:date="2025-07-03T07:36:00Z" w16du:dateUtc="2025-07-03T02:36:00Z">
              <w:rPr/>
            </w:rPrChange>
          </w:rPr>
          <w:t>(</w:t>
        </w:r>
      </w:ins>
      <w:r w:rsidR="005E534A" w:rsidRPr="00841DA7">
        <w:rPr>
          <w:rFonts w:asciiTheme="majorHAnsi" w:hAnsiTheme="majorHAnsi"/>
          <w:sz w:val="56"/>
          <w:szCs w:val="56"/>
          <w:rPrChange w:id="11" w:author="DELL" w:date="2025-07-03T07:36:00Z" w16du:dateUtc="2025-07-03T02:36:00Z">
            <w:rPr/>
          </w:rPrChange>
        </w:rPr>
        <w:t>WRC</w:t>
      </w:r>
      <w:ins w:id="12" w:author="DELL" w:date="2025-07-03T07:35:00Z" w16du:dateUtc="2025-07-03T02:35:00Z">
        <w:r w:rsidRPr="00841DA7">
          <w:rPr>
            <w:rFonts w:asciiTheme="majorHAnsi" w:hAnsiTheme="majorHAnsi"/>
            <w:sz w:val="56"/>
            <w:szCs w:val="56"/>
            <w:rPrChange w:id="13" w:author="DELL" w:date="2025-07-03T07:36:00Z" w16du:dateUtc="2025-07-03T02:36:00Z">
              <w:rPr/>
            </w:rPrChange>
          </w:rPr>
          <w:t>)</w:t>
        </w:r>
      </w:ins>
    </w:p>
    <w:p w14:paraId="311A6F72" w14:textId="77777777" w:rsidR="00447697" w:rsidRDefault="00447697">
      <w:pPr>
        <w:spacing w:line="741" w:lineRule="exact"/>
        <w:sectPr w:rsidR="00447697" w:rsidSect="00841DA7">
          <w:type w:val="continuous"/>
          <w:pgSz w:w="11900" w:h="16840"/>
          <w:pgMar w:top="1580" w:right="0" w:bottom="280" w:left="630" w:header="720" w:footer="720" w:gutter="0"/>
          <w:cols w:space="720"/>
        </w:sectPr>
      </w:pPr>
    </w:p>
    <w:p w14:paraId="5E322DA5" w14:textId="77777777" w:rsidR="00447697" w:rsidRDefault="00447697">
      <w:pPr>
        <w:pStyle w:val="BodyText"/>
        <w:rPr>
          <w:rFonts w:ascii="Cambria"/>
          <w:sz w:val="20"/>
        </w:rPr>
      </w:pPr>
    </w:p>
    <w:p w14:paraId="460E0CDA" w14:textId="77777777" w:rsidR="00447697" w:rsidRDefault="00447697">
      <w:pPr>
        <w:pStyle w:val="BodyText"/>
        <w:spacing w:before="9"/>
        <w:rPr>
          <w:rFonts w:ascii="Cambria"/>
          <w:sz w:val="23"/>
        </w:rPr>
      </w:pPr>
    </w:p>
    <w:p w14:paraId="240FCEFB" w14:textId="77777777" w:rsidR="00447697" w:rsidRDefault="00BE6F0B">
      <w:pPr>
        <w:pStyle w:val="Heading4"/>
        <w:spacing w:before="93"/>
        <w:ind w:left="4963" w:right="4957" w:firstLine="0"/>
        <w:jc w:val="center"/>
      </w:pPr>
      <w:r>
        <w:t>Table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Contents</w:t>
      </w:r>
    </w:p>
    <w:p w14:paraId="0D84271D" w14:textId="77777777" w:rsidR="00447697" w:rsidRDefault="00447697">
      <w:pPr>
        <w:pStyle w:val="BodyText"/>
        <w:spacing w:before="9"/>
        <w:rPr>
          <w:rFonts w:ascii="Arial"/>
          <w:b/>
          <w:sz w:val="22"/>
        </w:rPr>
      </w:pPr>
    </w:p>
    <w:tbl>
      <w:tblPr>
        <w:tblW w:w="0" w:type="auto"/>
        <w:tblInd w:w="13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2"/>
        <w:gridCol w:w="607"/>
        <w:gridCol w:w="7652"/>
        <w:gridCol w:w="427"/>
      </w:tblGrid>
      <w:tr w:rsidR="00447697" w14:paraId="7E2AE9E2" w14:textId="77777777">
        <w:trPr>
          <w:trHeight w:val="297"/>
        </w:trPr>
        <w:tc>
          <w:tcPr>
            <w:tcW w:w="652" w:type="dxa"/>
          </w:tcPr>
          <w:p w14:paraId="21DD324B" w14:textId="77777777" w:rsidR="00447697" w:rsidRDefault="00BE6F0B">
            <w:pPr>
              <w:pStyle w:val="TableParagraph"/>
              <w:spacing w:line="236" w:lineRule="exact"/>
              <w:ind w:left="200"/>
              <w:rPr>
                <w:b/>
                <w:sz w:val="21"/>
              </w:rPr>
            </w:pPr>
            <w:r>
              <w:rPr>
                <w:b/>
                <w:w w:val="83"/>
                <w:sz w:val="21"/>
              </w:rPr>
              <w:t>1</w:t>
            </w:r>
          </w:p>
        </w:tc>
        <w:tc>
          <w:tcPr>
            <w:tcW w:w="8259" w:type="dxa"/>
            <w:gridSpan w:val="2"/>
          </w:tcPr>
          <w:p w14:paraId="3DDF27E9" w14:textId="77777777" w:rsidR="00447697" w:rsidRDefault="00BE6F0B">
            <w:pPr>
              <w:pStyle w:val="TableParagraph"/>
              <w:spacing w:line="236" w:lineRule="exact"/>
              <w:ind w:left="1"/>
              <w:rPr>
                <w:b/>
                <w:sz w:val="21"/>
              </w:rPr>
            </w:pPr>
            <w:hyperlink w:anchor="_bookmark0" w:history="1">
              <w:r>
                <w:rPr>
                  <w:b/>
                  <w:w w:val="95"/>
                  <w:sz w:val="21"/>
                </w:rPr>
                <w:t>INTRODUCTION</w:t>
              </w:r>
              <w:r>
                <w:rPr>
                  <w:b/>
                  <w:spacing w:val="20"/>
                  <w:w w:val="95"/>
                  <w:sz w:val="21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.....................................................................................................................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350AE61E" w14:textId="77777777" w:rsidR="00447697" w:rsidRDefault="00BE6F0B">
            <w:pPr>
              <w:pStyle w:val="TableParagraph"/>
              <w:spacing w:line="236" w:lineRule="exact"/>
              <w:ind w:right="196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5</w:t>
            </w:r>
          </w:p>
        </w:tc>
      </w:tr>
      <w:tr w:rsidR="00447697" w14:paraId="68B40F7F" w14:textId="77777777">
        <w:trPr>
          <w:trHeight w:val="362"/>
        </w:trPr>
        <w:tc>
          <w:tcPr>
            <w:tcW w:w="652" w:type="dxa"/>
          </w:tcPr>
          <w:p w14:paraId="4F5B6CE6" w14:textId="77777777" w:rsidR="00447697" w:rsidRDefault="00BE6F0B">
            <w:pPr>
              <w:pStyle w:val="TableParagraph"/>
              <w:spacing w:before="56"/>
              <w:ind w:left="200"/>
              <w:rPr>
                <w:b/>
                <w:sz w:val="21"/>
              </w:rPr>
            </w:pPr>
            <w:r>
              <w:rPr>
                <w:b/>
                <w:w w:val="83"/>
                <w:sz w:val="21"/>
              </w:rPr>
              <w:t>2</w:t>
            </w:r>
          </w:p>
        </w:tc>
        <w:tc>
          <w:tcPr>
            <w:tcW w:w="8259" w:type="dxa"/>
            <w:gridSpan w:val="2"/>
          </w:tcPr>
          <w:p w14:paraId="016D9FAE" w14:textId="77777777" w:rsidR="00447697" w:rsidRDefault="00BE6F0B">
            <w:pPr>
              <w:pStyle w:val="TableParagraph"/>
              <w:spacing w:before="56"/>
              <w:ind w:left="1"/>
              <w:rPr>
                <w:b/>
                <w:sz w:val="21"/>
              </w:rPr>
            </w:pPr>
            <w:hyperlink w:anchor="_bookmark1" w:history="1">
              <w:r>
                <w:rPr>
                  <w:b/>
                  <w:w w:val="95"/>
                  <w:sz w:val="21"/>
                </w:rPr>
                <w:t>DEFINITIONS</w:t>
              </w:r>
              <w:r>
                <w:rPr>
                  <w:b/>
                  <w:spacing w:val="12"/>
                  <w:w w:val="95"/>
                  <w:sz w:val="21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&amp;</w:t>
              </w:r>
              <w:r>
                <w:rPr>
                  <w:b/>
                  <w:spacing w:val="10"/>
                  <w:w w:val="95"/>
                  <w:sz w:val="21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INTERPRETATIONS</w:t>
              </w:r>
              <w:r>
                <w:rPr>
                  <w:b/>
                  <w:spacing w:val="12"/>
                  <w:w w:val="95"/>
                  <w:sz w:val="21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...................................................................................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65938DCE" w14:textId="77777777" w:rsidR="00447697" w:rsidRDefault="00BE6F0B">
            <w:pPr>
              <w:pStyle w:val="TableParagraph"/>
              <w:spacing w:before="56"/>
              <w:ind w:right="196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7</w:t>
            </w:r>
          </w:p>
        </w:tc>
      </w:tr>
      <w:tr w:rsidR="00447697" w14:paraId="0C43FBD3" w14:textId="77777777">
        <w:trPr>
          <w:trHeight w:val="302"/>
        </w:trPr>
        <w:tc>
          <w:tcPr>
            <w:tcW w:w="652" w:type="dxa"/>
          </w:tcPr>
          <w:p w14:paraId="5EC36383" w14:textId="77777777" w:rsidR="00447697" w:rsidRDefault="00BE6F0B">
            <w:pPr>
              <w:pStyle w:val="TableParagraph"/>
              <w:spacing w:before="58" w:line="224" w:lineRule="exact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2.1</w:t>
            </w:r>
          </w:p>
        </w:tc>
        <w:tc>
          <w:tcPr>
            <w:tcW w:w="8259" w:type="dxa"/>
            <w:gridSpan w:val="2"/>
          </w:tcPr>
          <w:p w14:paraId="08CD7368" w14:textId="77777777" w:rsidR="00447697" w:rsidRDefault="00BE6F0B">
            <w:pPr>
              <w:pStyle w:val="TableParagraph"/>
              <w:spacing w:before="58" w:line="224" w:lineRule="exact"/>
              <w:ind w:left="575"/>
              <w:rPr>
                <w:rFonts w:ascii="Arial MT"/>
                <w:sz w:val="21"/>
              </w:rPr>
            </w:pPr>
            <w:hyperlink w:anchor="_bookmark1" w:history="1">
              <w:r>
                <w:rPr>
                  <w:b/>
                  <w:w w:val="95"/>
                  <w:sz w:val="21"/>
                </w:rPr>
                <w:t>D</w:t>
              </w:r>
              <w:r>
                <w:rPr>
                  <w:b/>
                  <w:w w:val="95"/>
                  <w:sz w:val="16"/>
                </w:rPr>
                <w:t>EFINITIONS</w:t>
              </w:r>
              <w:r>
                <w:rPr>
                  <w:b/>
                  <w:spacing w:val="44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4CD115F3" w14:textId="77777777" w:rsidR="00447697" w:rsidRDefault="00BE6F0B">
            <w:pPr>
              <w:pStyle w:val="TableParagraph"/>
              <w:spacing w:before="58" w:line="224" w:lineRule="exact"/>
              <w:ind w:right="19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7</w:t>
            </w:r>
          </w:p>
        </w:tc>
      </w:tr>
      <w:tr w:rsidR="00447697" w14:paraId="501056FF" w14:textId="77777777">
        <w:trPr>
          <w:trHeight w:val="300"/>
        </w:trPr>
        <w:tc>
          <w:tcPr>
            <w:tcW w:w="652" w:type="dxa"/>
          </w:tcPr>
          <w:p w14:paraId="27207A63" w14:textId="77777777" w:rsidR="00447697" w:rsidRDefault="00BE6F0B">
            <w:pPr>
              <w:pStyle w:val="TableParagraph"/>
              <w:spacing w:line="238" w:lineRule="exact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2.2</w:t>
            </w:r>
          </w:p>
        </w:tc>
        <w:tc>
          <w:tcPr>
            <w:tcW w:w="8259" w:type="dxa"/>
            <w:gridSpan w:val="2"/>
          </w:tcPr>
          <w:p w14:paraId="2403EC4D" w14:textId="77777777" w:rsidR="00447697" w:rsidRDefault="00BE6F0B">
            <w:pPr>
              <w:pStyle w:val="TableParagraph"/>
              <w:spacing w:line="238" w:lineRule="exact"/>
              <w:ind w:left="584"/>
              <w:rPr>
                <w:rFonts w:ascii="Arial MT"/>
                <w:sz w:val="21"/>
              </w:rPr>
            </w:pPr>
            <w:hyperlink w:anchor="_bookmark2" w:history="1">
              <w:r>
                <w:rPr>
                  <w:b/>
                  <w:w w:val="95"/>
                  <w:sz w:val="21"/>
                </w:rPr>
                <w:t>I</w:t>
              </w:r>
              <w:r>
                <w:rPr>
                  <w:b/>
                  <w:w w:val="95"/>
                  <w:sz w:val="16"/>
                </w:rPr>
                <w:t>NTERPRETATIONS</w:t>
              </w:r>
              <w:r>
                <w:rPr>
                  <w:b/>
                  <w:spacing w:val="116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427" w:type="dxa"/>
          </w:tcPr>
          <w:p w14:paraId="458D12A0" w14:textId="77777777" w:rsidR="00447697" w:rsidRDefault="00BE6F0B">
            <w:pPr>
              <w:pStyle w:val="TableParagraph"/>
              <w:spacing w:line="238" w:lineRule="exact"/>
              <w:ind w:right="19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w w:val="95"/>
                <w:sz w:val="21"/>
              </w:rPr>
              <w:t>15</w:t>
            </w:r>
          </w:p>
        </w:tc>
      </w:tr>
      <w:tr w:rsidR="00447697" w14:paraId="0D712909" w14:textId="77777777">
        <w:trPr>
          <w:trHeight w:val="362"/>
        </w:trPr>
        <w:tc>
          <w:tcPr>
            <w:tcW w:w="652" w:type="dxa"/>
          </w:tcPr>
          <w:p w14:paraId="1DE64A6F" w14:textId="77777777" w:rsidR="00447697" w:rsidRDefault="00BE6F0B">
            <w:pPr>
              <w:pStyle w:val="TableParagraph"/>
              <w:spacing w:before="56"/>
              <w:ind w:left="200"/>
              <w:rPr>
                <w:b/>
                <w:sz w:val="21"/>
              </w:rPr>
            </w:pPr>
            <w:r>
              <w:rPr>
                <w:b/>
                <w:w w:val="83"/>
                <w:sz w:val="21"/>
              </w:rPr>
              <w:t>3</w:t>
            </w:r>
          </w:p>
        </w:tc>
        <w:tc>
          <w:tcPr>
            <w:tcW w:w="8259" w:type="dxa"/>
            <w:gridSpan w:val="2"/>
          </w:tcPr>
          <w:p w14:paraId="26C236FA" w14:textId="77777777" w:rsidR="00447697" w:rsidRDefault="00BE6F0B">
            <w:pPr>
              <w:pStyle w:val="TableParagraph"/>
              <w:spacing w:before="56"/>
              <w:ind w:left="3"/>
              <w:rPr>
                <w:b/>
                <w:sz w:val="21"/>
              </w:rPr>
            </w:pPr>
            <w:hyperlink w:anchor="_bookmark3" w:history="1">
              <w:r>
                <w:rPr>
                  <w:b/>
                  <w:w w:val="95"/>
                  <w:sz w:val="21"/>
                </w:rPr>
                <w:t>RECRUITMENT</w:t>
              </w:r>
              <w:r>
                <w:rPr>
                  <w:b/>
                  <w:spacing w:val="50"/>
                  <w:w w:val="95"/>
                  <w:sz w:val="21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AND</w:t>
              </w:r>
              <w:r>
                <w:rPr>
                  <w:b/>
                  <w:spacing w:val="53"/>
                  <w:w w:val="95"/>
                  <w:sz w:val="21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SELECTION</w:t>
              </w:r>
              <w:r>
                <w:rPr>
                  <w:b/>
                  <w:spacing w:val="53"/>
                  <w:w w:val="95"/>
                  <w:sz w:val="21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.....................................................................................</w:t>
              </w:r>
            </w:hyperlink>
            <w:r>
              <w:rPr>
                <w:b/>
                <w:w w:val="95"/>
                <w:sz w:val="21"/>
              </w:rPr>
              <w:t>.</w:t>
            </w:r>
          </w:p>
        </w:tc>
        <w:tc>
          <w:tcPr>
            <w:tcW w:w="427" w:type="dxa"/>
          </w:tcPr>
          <w:p w14:paraId="03C3E692" w14:textId="77777777" w:rsidR="00447697" w:rsidRDefault="00BE6F0B">
            <w:pPr>
              <w:pStyle w:val="TableParagraph"/>
              <w:spacing w:before="56"/>
              <w:ind w:right="196"/>
              <w:jc w:val="right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16</w:t>
            </w:r>
          </w:p>
        </w:tc>
      </w:tr>
      <w:tr w:rsidR="00447697" w14:paraId="51BDC991" w14:textId="77777777">
        <w:trPr>
          <w:trHeight w:val="302"/>
        </w:trPr>
        <w:tc>
          <w:tcPr>
            <w:tcW w:w="652" w:type="dxa"/>
          </w:tcPr>
          <w:p w14:paraId="49400860" w14:textId="77777777" w:rsidR="00447697" w:rsidRDefault="00BE6F0B">
            <w:pPr>
              <w:pStyle w:val="TableParagraph"/>
              <w:spacing w:before="58" w:line="224" w:lineRule="exact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3.1</w:t>
            </w:r>
          </w:p>
        </w:tc>
        <w:tc>
          <w:tcPr>
            <w:tcW w:w="8259" w:type="dxa"/>
            <w:gridSpan w:val="2"/>
          </w:tcPr>
          <w:p w14:paraId="388E1701" w14:textId="77777777" w:rsidR="00447697" w:rsidRDefault="00BE6F0B">
            <w:pPr>
              <w:pStyle w:val="TableParagraph"/>
              <w:spacing w:before="58" w:line="224" w:lineRule="exact"/>
              <w:ind w:left="548"/>
              <w:rPr>
                <w:rFonts w:ascii="Arial MT"/>
                <w:sz w:val="21"/>
              </w:rPr>
            </w:pPr>
            <w:hyperlink w:anchor="_bookmark3" w:history="1">
              <w:r>
                <w:rPr>
                  <w:b/>
                  <w:w w:val="95"/>
                  <w:sz w:val="21"/>
                </w:rPr>
                <w:t>P</w:t>
              </w:r>
              <w:r>
                <w:rPr>
                  <w:b/>
                  <w:w w:val="95"/>
                  <w:sz w:val="16"/>
                </w:rPr>
                <w:t>OLICY</w:t>
              </w:r>
              <w:r>
                <w:rPr>
                  <w:b/>
                  <w:spacing w:val="110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427" w:type="dxa"/>
          </w:tcPr>
          <w:p w14:paraId="3E1549D2" w14:textId="77777777" w:rsidR="00447697" w:rsidRDefault="00BE6F0B">
            <w:pPr>
              <w:pStyle w:val="TableParagraph"/>
              <w:spacing w:before="58" w:line="224" w:lineRule="exact"/>
              <w:ind w:right="19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w w:val="95"/>
                <w:sz w:val="21"/>
              </w:rPr>
              <w:t>16</w:t>
            </w:r>
          </w:p>
        </w:tc>
      </w:tr>
      <w:tr w:rsidR="00447697" w14:paraId="1AC6F1DB" w14:textId="77777777">
        <w:trPr>
          <w:trHeight w:val="240"/>
        </w:trPr>
        <w:tc>
          <w:tcPr>
            <w:tcW w:w="652" w:type="dxa"/>
          </w:tcPr>
          <w:p w14:paraId="78EA9611" w14:textId="77777777" w:rsidR="00447697" w:rsidRDefault="00BE6F0B">
            <w:pPr>
              <w:pStyle w:val="TableParagraph"/>
              <w:spacing w:line="220" w:lineRule="exact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3.2</w:t>
            </w:r>
          </w:p>
        </w:tc>
        <w:tc>
          <w:tcPr>
            <w:tcW w:w="8259" w:type="dxa"/>
            <w:gridSpan w:val="2"/>
          </w:tcPr>
          <w:p w14:paraId="5A8BF493" w14:textId="77777777" w:rsidR="00447697" w:rsidRDefault="00BE6F0B">
            <w:pPr>
              <w:pStyle w:val="TableParagraph"/>
              <w:spacing w:line="220" w:lineRule="exact"/>
              <w:ind w:left="558"/>
              <w:rPr>
                <w:rFonts w:ascii="Arial MT"/>
                <w:sz w:val="21"/>
              </w:rPr>
            </w:pPr>
            <w:hyperlink w:anchor="_bookmark3" w:history="1">
              <w:r>
                <w:rPr>
                  <w:b/>
                  <w:w w:val="95"/>
                  <w:sz w:val="21"/>
                </w:rPr>
                <w:t>V</w:t>
              </w:r>
              <w:r>
                <w:rPr>
                  <w:b/>
                  <w:w w:val="95"/>
                  <w:sz w:val="16"/>
                </w:rPr>
                <w:t>ACANCY</w:t>
              </w:r>
              <w:r>
                <w:rPr>
                  <w:b/>
                  <w:spacing w:val="111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A</w:t>
              </w:r>
              <w:r>
                <w:rPr>
                  <w:b/>
                  <w:w w:val="95"/>
                  <w:sz w:val="16"/>
                </w:rPr>
                <w:t>NNOUNCEMENTS</w:t>
              </w:r>
              <w:r>
                <w:rPr>
                  <w:b/>
                  <w:spacing w:val="111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4632828B" w14:textId="77777777" w:rsidR="00447697" w:rsidRDefault="00BE6F0B">
            <w:pPr>
              <w:pStyle w:val="TableParagraph"/>
              <w:spacing w:line="220" w:lineRule="exact"/>
              <w:ind w:right="19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w w:val="95"/>
                <w:sz w:val="21"/>
              </w:rPr>
              <w:t>16</w:t>
            </w:r>
          </w:p>
        </w:tc>
      </w:tr>
      <w:tr w:rsidR="00447697" w14:paraId="655245AF" w14:textId="77777777">
        <w:trPr>
          <w:trHeight w:val="244"/>
        </w:trPr>
        <w:tc>
          <w:tcPr>
            <w:tcW w:w="652" w:type="dxa"/>
          </w:tcPr>
          <w:p w14:paraId="5D390C7D" w14:textId="77777777" w:rsidR="00447697" w:rsidRDefault="00BE6F0B">
            <w:pPr>
              <w:pStyle w:val="TableParagraph"/>
              <w:spacing w:line="225" w:lineRule="exact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3.3</w:t>
            </w:r>
          </w:p>
        </w:tc>
        <w:tc>
          <w:tcPr>
            <w:tcW w:w="607" w:type="dxa"/>
          </w:tcPr>
          <w:p w14:paraId="70A0FE82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52" w:type="dxa"/>
          </w:tcPr>
          <w:p w14:paraId="6B50BF07" w14:textId="77777777" w:rsidR="00447697" w:rsidRDefault="00BE6F0B">
            <w:pPr>
              <w:pStyle w:val="TableParagraph"/>
              <w:spacing w:line="225" w:lineRule="exact"/>
              <w:ind w:right="9"/>
              <w:jc w:val="right"/>
              <w:rPr>
                <w:rFonts w:ascii="Arial MT"/>
                <w:sz w:val="21"/>
              </w:rPr>
            </w:pPr>
            <w:hyperlink w:anchor="_bookmark3" w:history="1">
              <w:r>
                <w:rPr>
                  <w:b/>
                  <w:w w:val="95"/>
                  <w:sz w:val="21"/>
                </w:rPr>
                <w:t>A</w:t>
              </w:r>
              <w:r>
                <w:rPr>
                  <w:b/>
                  <w:w w:val="95"/>
                  <w:sz w:val="16"/>
                </w:rPr>
                <w:t>PPLICATION</w:t>
              </w:r>
              <w:r>
                <w:rPr>
                  <w:b/>
                  <w:spacing w:val="44"/>
                  <w:sz w:val="16"/>
                </w:rPr>
                <w:t xml:space="preserve"> </w:t>
              </w:r>
              <w:r>
                <w:rPr>
                  <w:b/>
                  <w:w w:val="95"/>
                  <w:sz w:val="16"/>
                </w:rPr>
                <w:t>FOR</w:t>
              </w:r>
              <w:r>
                <w:rPr>
                  <w:b/>
                  <w:spacing w:val="72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J</w:t>
              </w:r>
              <w:r>
                <w:rPr>
                  <w:b/>
                  <w:w w:val="95"/>
                  <w:sz w:val="16"/>
                </w:rPr>
                <w:t>OB</w:t>
              </w:r>
              <w:r>
                <w:rPr>
                  <w:b/>
                  <w:spacing w:val="73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V</w:t>
              </w:r>
              <w:r>
                <w:rPr>
                  <w:b/>
                  <w:w w:val="95"/>
                  <w:sz w:val="16"/>
                </w:rPr>
                <w:t>ACANCIES</w:t>
              </w:r>
              <w:r>
                <w:rPr>
                  <w:b/>
                  <w:spacing w:val="66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13BD6ED9" w14:textId="77777777" w:rsidR="00447697" w:rsidRDefault="00BE6F0B">
            <w:pPr>
              <w:pStyle w:val="TableParagraph"/>
              <w:spacing w:line="225" w:lineRule="exact"/>
              <w:ind w:right="19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w w:val="95"/>
                <w:sz w:val="21"/>
              </w:rPr>
              <w:t>16</w:t>
            </w:r>
          </w:p>
        </w:tc>
      </w:tr>
      <w:tr w:rsidR="00447697" w14:paraId="56746152" w14:textId="77777777">
        <w:trPr>
          <w:trHeight w:val="244"/>
        </w:trPr>
        <w:tc>
          <w:tcPr>
            <w:tcW w:w="1259" w:type="dxa"/>
            <w:gridSpan w:val="2"/>
          </w:tcPr>
          <w:p w14:paraId="20483606" w14:textId="77777777" w:rsidR="00447697" w:rsidRDefault="00BE6F0B">
            <w:pPr>
              <w:pStyle w:val="TableParagraph"/>
              <w:spacing w:before="1" w:line="224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3.3.1</w:t>
            </w:r>
          </w:p>
        </w:tc>
        <w:tc>
          <w:tcPr>
            <w:tcW w:w="7652" w:type="dxa"/>
          </w:tcPr>
          <w:p w14:paraId="0D4D49CB" w14:textId="77777777" w:rsidR="00447697" w:rsidRDefault="00BE6F0B">
            <w:pPr>
              <w:pStyle w:val="TableParagraph"/>
              <w:spacing w:before="1" w:line="224" w:lineRule="exact"/>
              <w:ind w:right="10"/>
              <w:jc w:val="right"/>
              <w:rPr>
                <w:i/>
                <w:sz w:val="21"/>
              </w:rPr>
            </w:pPr>
            <w:hyperlink w:anchor="_bookmark4" w:history="1">
              <w:r>
                <w:rPr>
                  <w:i/>
                  <w:spacing w:val="-1"/>
                  <w:sz w:val="21"/>
                </w:rPr>
                <w:t>Application</w:t>
              </w:r>
              <w:r>
                <w:rPr>
                  <w:i/>
                  <w:spacing w:val="12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Submission</w:t>
              </w:r>
              <w:r>
                <w:rPr>
                  <w:i/>
                  <w:spacing w:val="12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69149A67" w14:textId="77777777" w:rsidR="00447697" w:rsidRDefault="00BE6F0B">
            <w:pPr>
              <w:pStyle w:val="TableParagraph"/>
              <w:spacing w:before="1" w:line="224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17</w:t>
            </w:r>
          </w:p>
        </w:tc>
      </w:tr>
      <w:tr w:rsidR="00447697" w14:paraId="597B9D07" w14:textId="77777777">
        <w:trPr>
          <w:trHeight w:val="240"/>
        </w:trPr>
        <w:tc>
          <w:tcPr>
            <w:tcW w:w="1259" w:type="dxa"/>
            <w:gridSpan w:val="2"/>
          </w:tcPr>
          <w:p w14:paraId="49C662F3" w14:textId="77777777" w:rsidR="00447697" w:rsidRDefault="00BE6F0B">
            <w:pPr>
              <w:pStyle w:val="TableParagraph"/>
              <w:spacing w:line="220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3.3.2</w:t>
            </w:r>
          </w:p>
        </w:tc>
        <w:tc>
          <w:tcPr>
            <w:tcW w:w="7652" w:type="dxa"/>
          </w:tcPr>
          <w:p w14:paraId="5ACEEE26" w14:textId="77777777" w:rsidR="00447697" w:rsidRDefault="00BE6F0B">
            <w:pPr>
              <w:pStyle w:val="TableParagraph"/>
              <w:spacing w:line="220" w:lineRule="exact"/>
              <w:ind w:right="10"/>
              <w:jc w:val="right"/>
              <w:rPr>
                <w:i/>
                <w:sz w:val="21"/>
              </w:rPr>
            </w:pPr>
            <w:hyperlink w:anchor="_bookmark4" w:history="1">
              <w:r>
                <w:rPr>
                  <w:i/>
                  <w:sz w:val="21"/>
                </w:rPr>
                <w:t>Grounds</w:t>
              </w:r>
              <w:r>
                <w:rPr>
                  <w:i/>
                  <w:spacing w:val="-8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for</w:t>
              </w:r>
              <w:r>
                <w:rPr>
                  <w:i/>
                  <w:spacing w:val="-8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Rejection</w:t>
              </w:r>
              <w:r>
                <w:rPr>
                  <w:i/>
                  <w:spacing w:val="-7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of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Job</w:t>
              </w:r>
              <w:r>
                <w:rPr>
                  <w:i/>
                  <w:spacing w:val="-7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Applicants</w:t>
              </w:r>
              <w:r>
                <w:rPr>
                  <w:i/>
                  <w:spacing w:val="-7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</w:t>
              </w:r>
            </w:hyperlink>
          </w:p>
        </w:tc>
        <w:tc>
          <w:tcPr>
            <w:tcW w:w="427" w:type="dxa"/>
          </w:tcPr>
          <w:p w14:paraId="4F931AE5" w14:textId="77777777" w:rsidR="00447697" w:rsidRDefault="00BE6F0B">
            <w:pPr>
              <w:pStyle w:val="TableParagraph"/>
              <w:spacing w:line="220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17</w:t>
            </w:r>
          </w:p>
        </w:tc>
      </w:tr>
      <w:tr w:rsidR="00447697" w14:paraId="4F709A19" w14:textId="77777777">
        <w:trPr>
          <w:trHeight w:val="241"/>
        </w:trPr>
        <w:tc>
          <w:tcPr>
            <w:tcW w:w="1259" w:type="dxa"/>
            <w:gridSpan w:val="2"/>
          </w:tcPr>
          <w:p w14:paraId="76440D93" w14:textId="77777777" w:rsidR="00447697" w:rsidRDefault="00BE6F0B">
            <w:pPr>
              <w:pStyle w:val="TableParagraph"/>
              <w:spacing w:line="222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3.3.3</w:t>
            </w:r>
          </w:p>
        </w:tc>
        <w:tc>
          <w:tcPr>
            <w:tcW w:w="7652" w:type="dxa"/>
          </w:tcPr>
          <w:p w14:paraId="2BC9C028" w14:textId="77777777" w:rsidR="00447697" w:rsidRDefault="00BE6F0B">
            <w:pPr>
              <w:pStyle w:val="TableParagraph"/>
              <w:spacing w:line="222" w:lineRule="exact"/>
              <w:ind w:right="10"/>
              <w:jc w:val="right"/>
              <w:rPr>
                <w:i/>
                <w:sz w:val="21"/>
              </w:rPr>
            </w:pPr>
            <w:hyperlink w:anchor="_bookmark5" w:history="1">
              <w:r>
                <w:rPr>
                  <w:i/>
                  <w:sz w:val="21"/>
                </w:rPr>
                <w:t>Application</w:t>
              </w:r>
              <w:r>
                <w:rPr>
                  <w:i/>
                  <w:spacing w:val="-13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Review</w:t>
              </w:r>
              <w:r>
                <w:rPr>
                  <w:i/>
                  <w:spacing w:val="-11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and</w:t>
              </w:r>
              <w:r>
                <w:rPr>
                  <w:i/>
                  <w:spacing w:val="-13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Referral</w:t>
              </w:r>
              <w:r>
                <w:rPr>
                  <w:i/>
                  <w:spacing w:val="-12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75DD8CD4" w14:textId="77777777" w:rsidR="00447697" w:rsidRDefault="00BE6F0B">
            <w:pPr>
              <w:pStyle w:val="TableParagraph"/>
              <w:spacing w:line="222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18</w:t>
            </w:r>
          </w:p>
        </w:tc>
      </w:tr>
      <w:tr w:rsidR="00447697" w14:paraId="0D2381BD" w14:textId="77777777">
        <w:trPr>
          <w:trHeight w:val="242"/>
        </w:trPr>
        <w:tc>
          <w:tcPr>
            <w:tcW w:w="652" w:type="dxa"/>
          </w:tcPr>
          <w:p w14:paraId="2DD49F4E" w14:textId="77777777" w:rsidR="00447697" w:rsidRDefault="00BE6F0B">
            <w:pPr>
              <w:pStyle w:val="TableParagraph"/>
              <w:spacing w:line="222" w:lineRule="exact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3.4</w:t>
            </w:r>
          </w:p>
        </w:tc>
        <w:tc>
          <w:tcPr>
            <w:tcW w:w="607" w:type="dxa"/>
          </w:tcPr>
          <w:p w14:paraId="50F02E3B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52" w:type="dxa"/>
          </w:tcPr>
          <w:p w14:paraId="292A5E6F" w14:textId="77777777" w:rsidR="00447697" w:rsidRDefault="00BE6F0B">
            <w:pPr>
              <w:pStyle w:val="TableParagraph"/>
              <w:spacing w:line="222" w:lineRule="exact"/>
              <w:ind w:right="7"/>
              <w:jc w:val="right"/>
              <w:rPr>
                <w:rFonts w:ascii="Arial MT"/>
                <w:sz w:val="21"/>
              </w:rPr>
            </w:pPr>
            <w:hyperlink w:anchor="_bookmark5" w:history="1">
              <w:r>
                <w:rPr>
                  <w:b/>
                  <w:w w:val="95"/>
                  <w:sz w:val="21"/>
                </w:rPr>
                <w:t>S</w:t>
              </w:r>
              <w:r>
                <w:rPr>
                  <w:b/>
                  <w:w w:val="95"/>
                  <w:sz w:val="16"/>
                </w:rPr>
                <w:t>ELECTION</w:t>
              </w:r>
              <w:r>
                <w:rPr>
                  <w:b/>
                  <w:spacing w:val="70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M</w:t>
              </w:r>
              <w:r>
                <w:rPr>
                  <w:b/>
                  <w:w w:val="95"/>
                  <w:sz w:val="16"/>
                </w:rPr>
                <w:t>ETHOD</w:t>
              </w:r>
              <w:r>
                <w:rPr>
                  <w:b/>
                  <w:spacing w:val="68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427" w:type="dxa"/>
          </w:tcPr>
          <w:p w14:paraId="5975895C" w14:textId="77777777" w:rsidR="00447697" w:rsidRDefault="00BE6F0B">
            <w:pPr>
              <w:pStyle w:val="TableParagraph"/>
              <w:spacing w:line="222" w:lineRule="exact"/>
              <w:ind w:right="19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w w:val="95"/>
                <w:sz w:val="21"/>
              </w:rPr>
              <w:t>18</w:t>
            </w:r>
          </w:p>
        </w:tc>
      </w:tr>
      <w:tr w:rsidR="00447697" w14:paraId="58AD6BDB" w14:textId="77777777">
        <w:trPr>
          <w:trHeight w:val="242"/>
        </w:trPr>
        <w:tc>
          <w:tcPr>
            <w:tcW w:w="1259" w:type="dxa"/>
            <w:gridSpan w:val="2"/>
          </w:tcPr>
          <w:p w14:paraId="2634F80B" w14:textId="77777777" w:rsidR="00447697" w:rsidRDefault="00BE6F0B">
            <w:pPr>
              <w:pStyle w:val="TableParagraph"/>
              <w:spacing w:line="222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3.4.1</w:t>
            </w:r>
          </w:p>
        </w:tc>
        <w:tc>
          <w:tcPr>
            <w:tcW w:w="7652" w:type="dxa"/>
          </w:tcPr>
          <w:p w14:paraId="591C834E" w14:textId="77777777" w:rsidR="00447697" w:rsidRDefault="00BE6F0B">
            <w:pPr>
              <w:pStyle w:val="TableParagraph"/>
              <w:spacing w:line="222" w:lineRule="exact"/>
              <w:ind w:right="10"/>
              <w:jc w:val="right"/>
              <w:rPr>
                <w:i/>
                <w:sz w:val="21"/>
              </w:rPr>
            </w:pPr>
            <w:hyperlink w:anchor="_bookmark5" w:history="1">
              <w:r>
                <w:rPr>
                  <w:i/>
                  <w:spacing w:val="-1"/>
                  <w:sz w:val="21"/>
                </w:rPr>
                <w:t>Security</w:t>
              </w:r>
              <w:r>
                <w:rPr>
                  <w:i/>
                  <w:spacing w:val="18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35E621DA" w14:textId="77777777" w:rsidR="00447697" w:rsidRDefault="00BE6F0B">
            <w:pPr>
              <w:pStyle w:val="TableParagraph"/>
              <w:spacing w:line="222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18</w:t>
            </w:r>
          </w:p>
        </w:tc>
      </w:tr>
      <w:tr w:rsidR="00447697" w14:paraId="48F411D3" w14:textId="77777777">
        <w:trPr>
          <w:trHeight w:val="240"/>
        </w:trPr>
        <w:tc>
          <w:tcPr>
            <w:tcW w:w="1259" w:type="dxa"/>
            <w:gridSpan w:val="2"/>
          </w:tcPr>
          <w:p w14:paraId="100F8B3A" w14:textId="77777777" w:rsidR="00447697" w:rsidRDefault="00BE6F0B">
            <w:pPr>
              <w:pStyle w:val="TableParagraph"/>
              <w:spacing w:line="220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3.4.2</w:t>
            </w:r>
          </w:p>
        </w:tc>
        <w:tc>
          <w:tcPr>
            <w:tcW w:w="7652" w:type="dxa"/>
          </w:tcPr>
          <w:p w14:paraId="3F5CDB4E" w14:textId="77777777" w:rsidR="00447697" w:rsidRDefault="00BE6F0B">
            <w:pPr>
              <w:pStyle w:val="TableParagraph"/>
              <w:spacing w:line="220" w:lineRule="exact"/>
              <w:ind w:right="10"/>
              <w:jc w:val="right"/>
              <w:rPr>
                <w:i/>
                <w:sz w:val="21"/>
              </w:rPr>
            </w:pPr>
            <w:hyperlink w:anchor="_bookmark5" w:history="1">
              <w:r>
                <w:rPr>
                  <w:i/>
                  <w:spacing w:val="-1"/>
                  <w:sz w:val="21"/>
                </w:rPr>
                <w:t>Nepotism</w:t>
              </w:r>
              <w:r>
                <w:rPr>
                  <w:i/>
                  <w:spacing w:val="16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685611C1" w14:textId="77777777" w:rsidR="00447697" w:rsidRDefault="00BE6F0B">
            <w:pPr>
              <w:pStyle w:val="TableParagraph"/>
              <w:spacing w:line="220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18</w:t>
            </w:r>
          </w:p>
        </w:tc>
      </w:tr>
      <w:tr w:rsidR="00447697" w14:paraId="39986FEE" w14:textId="77777777">
        <w:trPr>
          <w:trHeight w:val="242"/>
        </w:trPr>
        <w:tc>
          <w:tcPr>
            <w:tcW w:w="1259" w:type="dxa"/>
            <w:gridSpan w:val="2"/>
          </w:tcPr>
          <w:p w14:paraId="565C9707" w14:textId="77777777" w:rsidR="00447697" w:rsidRDefault="00BE6F0B">
            <w:pPr>
              <w:pStyle w:val="TableParagraph"/>
              <w:spacing w:line="222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3.4.3</w:t>
            </w:r>
          </w:p>
        </w:tc>
        <w:tc>
          <w:tcPr>
            <w:tcW w:w="7652" w:type="dxa"/>
          </w:tcPr>
          <w:p w14:paraId="391ADD68" w14:textId="16F1EC52" w:rsidR="00447697" w:rsidRDefault="00BE6F0B">
            <w:pPr>
              <w:pStyle w:val="TableParagraph"/>
              <w:spacing w:line="222" w:lineRule="exact"/>
              <w:ind w:right="10"/>
              <w:jc w:val="right"/>
              <w:rPr>
                <w:i/>
                <w:sz w:val="21"/>
              </w:rPr>
            </w:pPr>
            <w:r>
              <w:fldChar w:fldCharType="begin"/>
            </w:r>
            <w:r>
              <w:instrText>HYPERLINK \l "_bookmark5"</w:instrText>
            </w:r>
            <w:r>
              <w:fldChar w:fldCharType="separate"/>
            </w:r>
            <w:r>
              <w:rPr>
                <w:i/>
                <w:spacing w:val="-1"/>
                <w:sz w:val="21"/>
              </w:rPr>
              <w:t>Pre-</w:t>
            </w:r>
            <w:ins w:id="14" w:author="DELL" w:date="2025-07-03T07:37:00Z" w16du:dateUtc="2025-07-03T02:37:00Z">
              <w:r w:rsidR="00536F22">
                <w:rPr>
                  <w:i/>
                  <w:spacing w:val="-1"/>
                  <w:sz w:val="21"/>
                </w:rPr>
                <w:t>S</w:t>
              </w:r>
            </w:ins>
            <w:del w:id="15" w:author="DELL" w:date="2025-07-03T07:37:00Z" w16du:dateUtc="2025-07-03T02:37:00Z">
              <w:r w:rsidDel="00536F22">
                <w:rPr>
                  <w:i/>
                  <w:spacing w:val="-1"/>
                  <w:sz w:val="21"/>
                </w:rPr>
                <w:delText>s</w:delText>
              </w:r>
            </w:del>
            <w:r>
              <w:rPr>
                <w:i/>
                <w:spacing w:val="-1"/>
                <w:sz w:val="21"/>
              </w:rPr>
              <w:t>election</w:t>
            </w:r>
            <w:r>
              <w:rPr>
                <w:i/>
                <w:spacing w:val="13"/>
                <w:sz w:val="21"/>
              </w:rPr>
              <w:t xml:space="preserve"> </w:t>
            </w:r>
            <w:r>
              <w:rPr>
                <w:i/>
                <w:spacing w:val="-1"/>
                <w:sz w:val="21"/>
              </w:rPr>
              <w:t>Prohibited</w:t>
            </w:r>
            <w:r>
              <w:rPr>
                <w:i/>
                <w:spacing w:val="13"/>
                <w:sz w:val="21"/>
              </w:rPr>
              <w:t xml:space="preserve"> </w:t>
            </w:r>
            <w:r>
              <w:rPr>
                <w:i/>
                <w:spacing w:val="-1"/>
                <w:sz w:val="21"/>
              </w:rPr>
              <w:t>........................................................................................</w:t>
            </w:r>
            <w:r>
              <w:fldChar w:fldCharType="end"/>
            </w:r>
          </w:p>
        </w:tc>
        <w:tc>
          <w:tcPr>
            <w:tcW w:w="427" w:type="dxa"/>
          </w:tcPr>
          <w:p w14:paraId="56ACADE8" w14:textId="77777777" w:rsidR="00447697" w:rsidRDefault="00BE6F0B">
            <w:pPr>
              <w:pStyle w:val="TableParagraph"/>
              <w:spacing w:line="222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18</w:t>
            </w:r>
          </w:p>
        </w:tc>
      </w:tr>
      <w:tr w:rsidR="00447697" w14:paraId="5CCA4495" w14:textId="77777777">
        <w:trPr>
          <w:trHeight w:val="242"/>
        </w:trPr>
        <w:tc>
          <w:tcPr>
            <w:tcW w:w="1259" w:type="dxa"/>
            <w:gridSpan w:val="2"/>
          </w:tcPr>
          <w:p w14:paraId="280ABE5A" w14:textId="77777777" w:rsidR="00447697" w:rsidRDefault="00BE6F0B">
            <w:pPr>
              <w:pStyle w:val="TableParagraph"/>
              <w:spacing w:line="222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3.4.4</w:t>
            </w:r>
          </w:p>
        </w:tc>
        <w:tc>
          <w:tcPr>
            <w:tcW w:w="7652" w:type="dxa"/>
          </w:tcPr>
          <w:p w14:paraId="3F3541B6" w14:textId="77777777" w:rsidR="00447697" w:rsidRDefault="00BE6F0B">
            <w:pPr>
              <w:pStyle w:val="TableParagraph"/>
              <w:spacing w:line="222" w:lineRule="exact"/>
              <w:ind w:right="10"/>
              <w:jc w:val="right"/>
              <w:rPr>
                <w:i/>
                <w:sz w:val="21"/>
              </w:rPr>
            </w:pPr>
            <w:hyperlink w:anchor="_bookmark6" w:history="1">
              <w:r>
                <w:rPr>
                  <w:i/>
                  <w:sz w:val="21"/>
                </w:rPr>
                <w:t>Education</w:t>
              </w:r>
              <w:r>
                <w:rPr>
                  <w:i/>
                  <w:spacing w:val="-10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and/or</w:t>
              </w:r>
              <w:r>
                <w:rPr>
                  <w:i/>
                  <w:spacing w:val="-11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Experience</w:t>
              </w:r>
              <w:r>
                <w:rPr>
                  <w:i/>
                  <w:spacing w:val="-10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Substitution</w:t>
              </w:r>
              <w:r>
                <w:rPr>
                  <w:i/>
                  <w:spacing w:val="-10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</w:t>
              </w:r>
            </w:hyperlink>
          </w:p>
        </w:tc>
        <w:tc>
          <w:tcPr>
            <w:tcW w:w="427" w:type="dxa"/>
          </w:tcPr>
          <w:p w14:paraId="7926B3BD" w14:textId="77777777" w:rsidR="00447697" w:rsidRDefault="00BE6F0B">
            <w:pPr>
              <w:pStyle w:val="TableParagraph"/>
              <w:spacing w:line="222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19</w:t>
            </w:r>
          </w:p>
        </w:tc>
      </w:tr>
      <w:tr w:rsidR="00447697" w14:paraId="56ACFA88" w14:textId="77777777">
        <w:trPr>
          <w:trHeight w:val="238"/>
        </w:trPr>
        <w:tc>
          <w:tcPr>
            <w:tcW w:w="1259" w:type="dxa"/>
            <w:gridSpan w:val="2"/>
          </w:tcPr>
          <w:p w14:paraId="56B5E9C2" w14:textId="77777777" w:rsidR="00447697" w:rsidRDefault="00BE6F0B">
            <w:pPr>
              <w:pStyle w:val="TableParagraph"/>
              <w:spacing w:line="219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3.4.5</w:t>
            </w:r>
          </w:p>
        </w:tc>
        <w:tc>
          <w:tcPr>
            <w:tcW w:w="7652" w:type="dxa"/>
          </w:tcPr>
          <w:p w14:paraId="1BD5AB51" w14:textId="77777777" w:rsidR="00447697" w:rsidRDefault="00BE6F0B">
            <w:pPr>
              <w:pStyle w:val="TableParagraph"/>
              <w:spacing w:line="219" w:lineRule="exact"/>
              <w:ind w:right="10"/>
              <w:jc w:val="right"/>
              <w:rPr>
                <w:i/>
                <w:sz w:val="21"/>
              </w:rPr>
            </w:pPr>
            <w:hyperlink w:anchor="_bookmark7" w:history="1">
              <w:r>
                <w:rPr>
                  <w:i/>
                  <w:spacing w:val="-1"/>
                  <w:sz w:val="21"/>
                </w:rPr>
                <w:t>Interviews</w:t>
              </w:r>
              <w:r>
                <w:rPr>
                  <w:i/>
                  <w:spacing w:val="19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6F1A1538" w14:textId="77777777" w:rsidR="00447697" w:rsidRDefault="00BE6F0B">
            <w:pPr>
              <w:pStyle w:val="TableParagraph"/>
              <w:spacing w:line="219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20</w:t>
            </w:r>
          </w:p>
        </w:tc>
      </w:tr>
      <w:tr w:rsidR="00447697" w14:paraId="49F57EC1" w14:textId="77777777">
        <w:trPr>
          <w:trHeight w:val="242"/>
        </w:trPr>
        <w:tc>
          <w:tcPr>
            <w:tcW w:w="1259" w:type="dxa"/>
            <w:gridSpan w:val="2"/>
          </w:tcPr>
          <w:p w14:paraId="4514108B" w14:textId="77777777" w:rsidR="00447697" w:rsidRDefault="00BE6F0B">
            <w:pPr>
              <w:pStyle w:val="TableParagraph"/>
              <w:spacing w:line="222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3.4.6</w:t>
            </w:r>
          </w:p>
        </w:tc>
        <w:tc>
          <w:tcPr>
            <w:tcW w:w="7652" w:type="dxa"/>
          </w:tcPr>
          <w:p w14:paraId="2DCB75DF" w14:textId="77777777" w:rsidR="00447697" w:rsidRDefault="00BE6F0B">
            <w:pPr>
              <w:pStyle w:val="TableParagraph"/>
              <w:spacing w:line="222" w:lineRule="exact"/>
              <w:ind w:right="10"/>
              <w:jc w:val="right"/>
              <w:rPr>
                <w:i/>
                <w:sz w:val="21"/>
              </w:rPr>
            </w:pPr>
            <w:hyperlink w:anchor="_bookmark8" w:history="1">
              <w:r>
                <w:rPr>
                  <w:i/>
                  <w:spacing w:val="-1"/>
                  <w:sz w:val="21"/>
                </w:rPr>
                <w:t>Employment</w:t>
              </w:r>
              <w:r>
                <w:rPr>
                  <w:i/>
                  <w:spacing w:val="11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Testing</w:t>
              </w:r>
              <w:r>
                <w:rPr>
                  <w:i/>
                  <w:spacing w:val="14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7175A986" w14:textId="77777777" w:rsidR="00447697" w:rsidRDefault="00BE6F0B">
            <w:pPr>
              <w:pStyle w:val="TableParagraph"/>
              <w:spacing w:line="222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21</w:t>
            </w:r>
          </w:p>
        </w:tc>
      </w:tr>
      <w:tr w:rsidR="00447697" w14:paraId="51DD6D44" w14:textId="77777777">
        <w:trPr>
          <w:trHeight w:val="243"/>
        </w:trPr>
        <w:tc>
          <w:tcPr>
            <w:tcW w:w="652" w:type="dxa"/>
          </w:tcPr>
          <w:p w14:paraId="6A0C7C5D" w14:textId="77777777" w:rsidR="00447697" w:rsidRDefault="00BE6F0B">
            <w:pPr>
              <w:pStyle w:val="TableParagraph"/>
              <w:spacing w:line="224" w:lineRule="exact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3.5</w:t>
            </w:r>
          </w:p>
        </w:tc>
        <w:tc>
          <w:tcPr>
            <w:tcW w:w="8259" w:type="dxa"/>
            <w:gridSpan w:val="2"/>
          </w:tcPr>
          <w:p w14:paraId="7C0BFC35" w14:textId="77777777" w:rsidR="00447697" w:rsidRDefault="00BE6F0B">
            <w:pPr>
              <w:pStyle w:val="TableParagraph"/>
              <w:spacing w:line="224" w:lineRule="exact"/>
              <w:ind w:left="541"/>
              <w:rPr>
                <w:rFonts w:ascii="Arial MT"/>
                <w:sz w:val="21"/>
              </w:rPr>
            </w:pPr>
            <w:hyperlink w:anchor="_bookmark8" w:history="1">
              <w:r>
                <w:rPr>
                  <w:b/>
                  <w:sz w:val="21"/>
                </w:rPr>
                <w:t>A</w:t>
              </w:r>
              <w:r>
                <w:rPr>
                  <w:b/>
                  <w:sz w:val="16"/>
                </w:rPr>
                <w:t>DMINISTRATIVE</w:t>
              </w:r>
              <w:r>
                <w:rPr>
                  <w:b/>
                  <w:spacing w:val="-5"/>
                  <w:sz w:val="16"/>
                </w:rPr>
                <w:t xml:space="preserve"> </w:t>
              </w:r>
              <w:r>
                <w:rPr>
                  <w:b/>
                  <w:sz w:val="21"/>
                </w:rPr>
                <w:t>H</w:t>
              </w:r>
              <w:r>
                <w:rPr>
                  <w:b/>
                  <w:sz w:val="16"/>
                </w:rPr>
                <w:t>IRING</w:t>
              </w:r>
              <w:r>
                <w:rPr>
                  <w:b/>
                  <w:spacing w:val="-8"/>
                  <w:sz w:val="16"/>
                </w:rPr>
                <w:t xml:space="preserve"> </w:t>
              </w:r>
              <w:r>
                <w:rPr>
                  <w:b/>
                  <w:sz w:val="21"/>
                </w:rPr>
                <w:t>P</w:t>
              </w:r>
              <w:r>
                <w:rPr>
                  <w:b/>
                  <w:sz w:val="16"/>
                </w:rPr>
                <w:t>ROCEDURES</w:t>
              </w:r>
              <w:r>
                <w:rPr>
                  <w:rFonts w:ascii="Arial MT"/>
                  <w:sz w:val="21"/>
                </w:rPr>
                <w:t>............................................................................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72D78A31" w14:textId="77777777" w:rsidR="00447697" w:rsidRDefault="00BE6F0B">
            <w:pPr>
              <w:pStyle w:val="TableParagraph"/>
              <w:spacing w:line="224" w:lineRule="exact"/>
              <w:ind w:right="19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w w:val="95"/>
                <w:sz w:val="21"/>
              </w:rPr>
              <w:t>21</w:t>
            </w:r>
          </w:p>
        </w:tc>
      </w:tr>
      <w:tr w:rsidR="00447697" w14:paraId="07589C11" w14:textId="77777777">
        <w:trPr>
          <w:trHeight w:val="240"/>
        </w:trPr>
        <w:tc>
          <w:tcPr>
            <w:tcW w:w="1259" w:type="dxa"/>
            <w:gridSpan w:val="2"/>
          </w:tcPr>
          <w:p w14:paraId="36B5A019" w14:textId="77777777" w:rsidR="00447697" w:rsidRDefault="00BE6F0B">
            <w:pPr>
              <w:pStyle w:val="TableParagraph"/>
              <w:spacing w:line="220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3.5.1</w:t>
            </w:r>
          </w:p>
        </w:tc>
        <w:tc>
          <w:tcPr>
            <w:tcW w:w="7652" w:type="dxa"/>
          </w:tcPr>
          <w:p w14:paraId="70CBA31D" w14:textId="77777777" w:rsidR="00447697" w:rsidRDefault="00BE6F0B">
            <w:pPr>
              <w:pStyle w:val="TableParagraph"/>
              <w:spacing w:line="220" w:lineRule="exact"/>
              <w:ind w:right="10"/>
              <w:jc w:val="right"/>
              <w:rPr>
                <w:i/>
                <w:sz w:val="21"/>
              </w:rPr>
            </w:pPr>
            <w:hyperlink w:anchor="_bookmark8" w:history="1">
              <w:r>
                <w:rPr>
                  <w:i/>
                  <w:sz w:val="21"/>
                </w:rPr>
                <w:t>Step</w:t>
              </w:r>
              <w:r>
                <w:rPr>
                  <w:i/>
                  <w:spacing w:val="-11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1:</w:t>
              </w:r>
              <w:r>
                <w:rPr>
                  <w:i/>
                  <w:spacing w:val="-11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Request</w:t>
              </w:r>
              <w:r>
                <w:rPr>
                  <w:i/>
                  <w:spacing w:val="-11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Memorandum</w:t>
              </w:r>
              <w:r>
                <w:rPr>
                  <w:i/>
                  <w:spacing w:val="-14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4F3D8D0A" w14:textId="77777777" w:rsidR="00447697" w:rsidRDefault="00BE6F0B">
            <w:pPr>
              <w:pStyle w:val="TableParagraph"/>
              <w:spacing w:line="220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21</w:t>
            </w:r>
          </w:p>
        </w:tc>
      </w:tr>
      <w:tr w:rsidR="00447697" w14:paraId="76A12195" w14:textId="77777777">
        <w:trPr>
          <w:trHeight w:val="242"/>
        </w:trPr>
        <w:tc>
          <w:tcPr>
            <w:tcW w:w="1259" w:type="dxa"/>
            <w:gridSpan w:val="2"/>
          </w:tcPr>
          <w:p w14:paraId="6D67ED13" w14:textId="77777777" w:rsidR="00447697" w:rsidRDefault="00BE6F0B">
            <w:pPr>
              <w:pStyle w:val="TableParagraph"/>
              <w:spacing w:line="222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3.5.2</w:t>
            </w:r>
          </w:p>
        </w:tc>
        <w:tc>
          <w:tcPr>
            <w:tcW w:w="7652" w:type="dxa"/>
          </w:tcPr>
          <w:p w14:paraId="46FED4E2" w14:textId="77777777" w:rsidR="00447697" w:rsidRDefault="00BE6F0B">
            <w:pPr>
              <w:pStyle w:val="TableParagraph"/>
              <w:spacing w:line="222" w:lineRule="exact"/>
              <w:ind w:right="10"/>
              <w:jc w:val="right"/>
              <w:rPr>
                <w:i/>
                <w:sz w:val="21"/>
              </w:rPr>
            </w:pPr>
            <w:hyperlink w:anchor="_bookmark8" w:history="1">
              <w:r>
                <w:rPr>
                  <w:i/>
                  <w:sz w:val="21"/>
                </w:rPr>
                <w:t>Step</w:t>
              </w:r>
              <w:r>
                <w:rPr>
                  <w:i/>
                  <w:spacing w:val="-7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2:</w:t>
              </w:r>
              <w:r>
                <w:rPr>
                  <w:i/>
                  <w:spacing w:val="-7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Assembling</w:t>
              </w:r>
              <w:r>
                <w:rPr>
                  <w:i/>
                  <w:spacing w:val="-7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Staffing</w:t>
              </w:r>
              <w:r>
                <w:rPr>
                  <w:i/>
                  <w:spacing w:val="-6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Review</w:t>
              </w:r>
              <w:r>
                <w:rPr>
                  <w:i/>
                  <w:spacing w:val="-8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Committee</w:t>
              </w:r>
              <w:r>
                <w:rPr>
                  <w:i/>
                  <w:spacing w:val="-7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</w:t>
              </w:r>
            </w:hyperlink>
          </w:p>
        </w:tc>
        <w:tc>
          <w:tcPr>
            <w:tcW w:w="427" w:type="dxa"/>
          </w:tcPr>
          <w:p w14:paraId="3939B9FE" w14:textId="77777777" w:rsidR="00447697" w:rsidRDefault="00BE6F0B">
            <w:pPr>
              <w:pStyle w:val="TableParagraph"/>
              <w:spacing w:line="222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21</w:t>
            </w:r>
          </w:p>
        </w:tc>
      </w:tr>
      <w:tr w:rsidR="00447697" w14:paraId="40858D97" w14:textId="77777777">
        <w:trPr>
          <w:trHeight w:val="243"/>
        </w:trPr>
        <w:tc>
          <w:tcPr>
            <w:tcW w:w="1259" w:type="dxa"/>
            <w:gridSpan w:val="2"/>
          </w:tcPr>
          <w:p w14:paraId="1E9248F1" w14:textId="77777777" w:rsidR="00447697" w:rsidRDefault="00BE6F0B">
            <w:pPr>
              <w:pStyle w:val="TableParagraph"/>
              <w:spacing w:line="224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3.5.3</w:t>
            </w:r>
          </w:p>
        </w:tc>
        <w:tc>
          <w:tcPr>
            <w:tcW w:w="7652" w:type="dxa"/>
          </w:tcPr>
          <w:p w14:paraId="6D050A1C" w14:textId="77777777" w:rsidR="00447697" w:rsidRDefault="00BE6F0B">
            <w:pPr>
              <w:pStyle w:val="TableParagraph"/>
              <w:spacing w:line="224" w:lineRule="exact"/>
              <w:ind w:right="10"/>
              <w:jc w:val="right"/>
              <w:rPr>
                <w:i/>
                <w:sz w:val="21"/>
              </w:rPr>
            </w:pPr>
            <w:hyperlink w:anchor="_bookmark9" w:history="1">
              <w:r>
                <w:rPr>
                  <w:i/>
                  <w:sz w:val="21"/>
                </w:rPr>
                <w:t>Step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3:</w:t>
              </w:r>
              <w:r>
                <w:rPr>
                  <w:i/>
                  <w:spacing w:val="-10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Human</w:t>
              </w:r>
              <w:r>
                <w:rPr>
                  <w:i/>
                  <w:spacing w:val="-8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Resource</w:t>
              </w:r>
              <w:r>
                <w:rPr>
                  <w:i/>
                  <w:spacing w:val="-12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Section</w:t>
              </w:r>
              <w:r>
                <w:rPr>
                  <w:i/>
                  <w:spacing w:val="-8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7561B5BA" w14:textId="77777777" w:rsidR="00447697" w:rsidRDefault="00BE6F0B">
            <w:pPr>
              <w:pStyle w:val="TableParagraph"/>
              <w:spacing w:line="224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22</w:t>
            </w:r>
          </w:p>
        </w:tc>
      </w:tr>
      <w:tr w:rsidR="00447697" w14:paraId="7F512C15" w14:textId="77777777">
        <w:trPr>
          <w:trHeight w:val="240"/>
        </w:trPr>
        <w:tc>
          <w:tcPr>
            <w:tcW w:w="1259" w:type="dxa"/>
            <w:gridSpan w:val="2"/>
          </w:tcPr>
          <w:p w14:paraId="5E95BEC8" w14:textId="77777777" w:rsidR="00447697" w:rsidRDefault="00BE6F0B">
            <w:pPr>
              <w:pStyle w:val="TableParagraph"/>
              <w:spacing w:line="220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3.5.4</w:t>
            </w:r>
          </w:p>
        </w:tc>
        <w:tc>
          <w:tcPr>
            <w:tcW w:w="7652" w:type="dxa"/>
          </w:tcPr>
          <w:p w14:paraId="31C4F232" w14:textId="20B8ADDE" w:rsidR="00447697" w:rsidRDefault="00BE6F0B">
            <w:pPr>
              <w:pStyle w:val="TableParagraph"/>
              <w:spacing w:line="220" w:lineRule="exact"/>
              <w:ind w:right="10"/>
              <w:jc w:val="right"/>
              <w:rPr>
                <w:i/>
                <w:sz w:val="21"/>
              </w:rPr>
            </w:pPr>
            <w:r>
              <w:fldChar w:fldCharType="begin"/>
            </w:r>
            <w:r>
              <w:instrText>HYPERLINK \l "_bookmark9"</w:instrText>
            </w:r>
            <w:r>
              <w:fldChar w:fldCharType="separate"/>
            </w:r>
            <w:r>
              <w:rPr>
                <w:i/>
                <w:sz w:val="21"/>
              </w:rPr>
              <w:t>Step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3:</w:t>
            </w:r>
            <w:r>
              <w:rPr>
                <w:i/>
                <w:spacing w:val="-5"/>
                <w:sz w:val="21"/>
              </w:rPr>
              <w:t xml:space="preserve"> </w:t>
            </w:r>
            <w:r>
              <w:rPr>
                <w:i/>
                <w:sz w:val="21"/>
              </w:rPr>
              <w:t>Screening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of</w:t>
            </w:r>
            <w:r>
              <w:rPr>
                <w:i/>
                <w:spacing w:val="-5"/>
                <w:sz w:val="21"/>
              </w:rPr>
              <w:t xml:space="preserve"> </w:t>
            </w:r>
            <w:r>
              <w:rPr>
                <w:i/>
                <w:sz w:val="21"/>
              </w:rPr>
              <w:t>Applications,</w:t>
            </w:r>
            <w:r>
              <w:rPr>
                <w:i/>
                <w:spacing w:val="-5"/>
                <w:sz w:val="21"/>
              </w:rPr>
              <w:t xml:space="preserve"> </w:t>
            </w:r>
            <w:del w:id="16" w:author="DELL" w:date="2025-07-03T07:38:00Z" w16du:dateUtc="2025-07-03T02:38:00Z">
              <w:r w:rsidDel="000F7502">
                <w:rPr>
                  <w:i/>
                  <w:sz w:val="21"/>
                </w:rPr>
                <w:delText>i</w:delText>
              </w:r>
            </w:del>
            <w:ins w:id="17" w:author="DELL" w:date="2025-07-03T07:38:00Z" w16du:dateUtc="2025-07-03T02:38:00Z">
              <w:r w:rsidR="000F7502">
                <w:rPr>
                  <w:i/>
                  <w:sz w:val="21"/>
                </w:rPr>
                <w:t>I</w:t>
              </w:r>
            </w:ins>
            <w:r>
              <w:rPr>
                <w:i/>
                <w:sz w:val="21"/>
              </w:rPr>
              <w:t>nterview</w:t>
            </w:r>
            <w:r>
              <w:rPr>
                <w:i/>
                <w:spacing w:val="-3"/>
                <w:sz w:val="21"/>
              </w:rPr>
              <w:t xml:space="preserve"> </w:t>
            </w:r>
            <w:r>
              <w:rPr>
                <w:i/>
                <w:sz w:val="21"/>
              </w:rPr>
              <w:t>and</w:t>
            </w:r>
            <w:r>
              <w:rPr>
                <w:i/>
                <w:spacing w:val="-4"/>
                <w:sz w:val="21"/>
              </w:rPr>
              <w:t xml:space="preserve"> </w:t>
            </w:r>
            <w:del w:id="18" w:author="DELL" w:date="2025-07-03T07:38:00Z" w16du:dateUtc="2025-07-03T02:38:00Z">
              <w:r w:rsidDel="000F7502">
                <w:rPr>
                  <w:i/>
                  <w:sz w:val="21"/>
                </w:rPr>
                <w:delText>s</w:delText>
              </w:r>
            </w:del>
            <w:ins w:id="19" w:author="DELL" w:date="2025-07-03T07:38:00Z" w16du:dateUtc="2025-07-03T02:38:00Z">
              <w:r w:rsidR="000F7502">
                <w:rPr>
                  <w:i/>
                  <w:sz w:val="21"/>
                </w:rPr>
                <w:t>S</w:t>
              </w:r>
            </w:ins>
            <w:r>
              <w:rPr>
                <w:i/>
                <w:sz w:val="21"/>
              </w:rPr>
              <w:t>election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..................................</w:t>
            </w:r>
            <w:r>
              <w:fldChar w:fldCharType="end"/>
            </w:r>
          </w:p>
        </w:tc>
        <w:tc>
          <w:tcPr>
            <w:tcW w:w="427" w:type="dxa"/>
          </w:tcPr>
          <w:p w14:paraId="6B8C4573" w14:textId="77777777" w:rsidR="00447697" w:rsidRDefault="00BE6F0B">
            <w:pPr>
              <w:pStyle w:val="TableParagraph"/>
              <w:spacing w:line="220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22</w:t>
            </w:r>
          </w:p>
        </w:tc>
      </w:tr>
      <w:tr w:rsidR="00447697" w14:paraId="7D023B84" w14:textId="77777777">
        <w:trPr>
          <w:trHeight w:val="242"/>
        </w:trPr>
        <w:tc>
          <w:tcPr>
            <w:tcW w:w="1259" w:type="dxa"/>
            <w:gridSpan w:val="2"/>
          </w:tcPr>
          <w:p w14:paraId="681523A1" w14:textId="77777777" w:rsidR="00447697" w:rsidRDefault="00BE6F0B">
            <w:pPr>
              <w:pStyle w:val="TableParagraph"/>
              <w:spacing w:line="222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3.5.5</w:t>
            </w:r>
          </w:p>
        </w:tc>
        <w:tc>
          <w:tcPr>
            <w:tcW w:w="7652" w:type="dxa"/>
          </w:tcPr>
          <w:p w14:paraId="0E04B706" w14:textId="3EFD15A6" w:rsidR="00447697" w:rsidRDefault="000F7502" w:rsidP="000F7502">
            <w:pPr>
              <w:pStyle w:val="TableParagraph"/>
              <w:spacing w:line="222" w:lineRule="exact"/>
              <w:ind w:right="10"/>
              <w:jc w:val="center"/>
              <w:rPr>
                <w:i/>
                <w:sz w:val="21"/>
              </w:rPr>
              <w:pPrChange w:id="20" w:author="DELL" w:date="2025-07-03T07:38:00Z" w16du:dateUtc="2025-07-03T02:38:00Z">
                <w:pPr>
                  <w:pStyle w:val="TableParagraph"/>
                  <w:spacing w:line="222" w:lineRule="exact"/>
                  <w:ind w:right="10"/>
                  <w:jc w:val="right"/>
                </w:pPr>
              </w:pPrChange>
            </w:pPr>
            <w:ins w:id="21" w:author="DELL" w:date="2025-07-03T07:38:00Z" w16du:dateUtc="2025-07-03T02:38:00Z">
              <w:r>
                <w:t xml:space="preserve">  </w:t>
              </w:r>
            </w:ins>
            <w:r w:rsidR="00BE6F0B">
              <w:fldChar w:fldCharType="begin"/>
            </w:r>
            <w:r w:rsidR="00BE6F0B">
              <w:instrText>HYPERLINK \l "_bookmark10"</w:instrText>
            </w:r>
            <w:r w:rsidR="00BE6F0B">
              <w:fldChar w:fldCharType="separate"/>
            </w:r>
            <w:r w:rsidR="00BE6F0B">
              <w:rPr>
                <w:i/>
                <w:spacing w:val="-1"/>
                <w:sz w:val="21"/>
              </w:rPr>
              <w:t>Step</w:t>
            </w:r>
            <w:r w:rsidR="00BE6F0B">
              <w:rPr>
                <w:i/>
                <w:spacing w:val="9"/>
                <w:sz w:val="21"/>
              </w:rPr>
              <w:t xml:space="preserve"> </w:t>
            </w:r>
            <w:r w:rsidR="00BE6F0B">
              <w:rPr>
                <w:i/>
                <w:spacing w:val="-1"/>
                <w:sz w:val="21"/>
              </w:rPr>
              <w:t>4:</w:t>
            </w:r>
            <w:r w:rsidR="00BE6F0B">
              <w:rPr>
                <w:i/>
                <w:spacing w:val="8"/>
                <w:sz w:val="21"/>
              </w:rPr>
              <w:t xml:space="preserve"> </w:t>
            </w:r>
            <w:r w:rsidR="00BE6F0B">
              <w:rPr>
                <w:i/>
                <w:spacing w:val="-1"/>
                <w:sz w:val="21"/>
              </w:rPr>
              <w:t>Hiring</w:t>
            </w:r>
            <w:r w:rsidR="00BE6F0B">
              <w:rPr>
                <w:i/>
                <w:spacing w:val="9"/>
                <w:sz w:val="21"/>
              </w:rPr>
              <w:t xml:space="preserve"> </w:t>
            </w:r>
            <w:r w:rsidR="00BE6F0B">
              <w:rPr>
                <w:i/>
                <w:spacing w:val="-1"/>
                <w:sz w:val="21"/>
              </w:rPr>
              <w:t>........................................................................................................</w:t>
            </w:r>
            <w:r w:rsidR="00BE6F0B">
              <w:fldChar w:fldCharType="end"/>
            </w:r>
          </w:p>
        </w:tc>
        <w:tc>
          <w:tcPr>
            <w:tcW w:w="427" w:type="dxa"/>
          </w:tcPr>
          <w:p w14:paraId="65EE2B5B" w14:textId="77777777" w:rsidR="00447697" w:rsidRDefault="00BE6F0B">
            <w:pPr>
              <w:pStyle w:val="TableParagraph"/>
              <w:spacing w:line="222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24</w:t>
            </w:r>
          </w:p>
        </w:tc>
      </w:tr>
      <w:tr w:rsidR="00447697" w14:paraId="7529A52F" w14:textId="77777777">
        <w:trPr>
          <w:trHeight w:val="301"/>
        </w:trPr>
        <w:tc>
          <w:tcPr>
            <w:tcW w:w="1259" w:type="dxa"/>
            <w:gridSpan w:val="2"/>
          </w:tcPr>
          <w:p w14:paraId="59B221A6" w14:textId="77777777" w:rsidR="00447697" w:rsidRDefault="00BE6F0B">
            <w:pPr>
              <w:pStyle w:val="TableParagraph"/>
              <w:spacing w:line="240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3.5.6</w:t>
            </w:r>
          </w:p>
        </w:tc>
        <w:tc>
          <w:tcPr>
            <w:tcW w:w="7652" w:type="dxa"/>
          </w:tcPr>
          <w:p w14:paraId="21C1D052" w14:textId="77777777" w:rsidR="00447697" w:rsidRDefault="00BE6F0B">
            <w:pPr>
              <w:pStyle w:val="TableParagraph"/>
              <w:spacing w:line="240" w:lineRule="exact"/>
              <w:ind w:right="10"/>
              <w:jc w:val="right"/>
              <w:rPr>
                <w:i/>
                <w:sz w:val="21"/>
              </w:rPr>
            </w:pPr>
            <w:hyperlink w:anchor="_bookmark10" w:history="1">
              <w:r>
                <w:rPr>
                  <w:i/>
                  <w:sz w:val="21"/>
                </w:rPr>
                <w:t>Step</w:t>
              </w:r>
              <w:r>
                <w:rPr>
                  <w:i/>
                  <w:spacing w:val="-12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6:</w:t>
              </w:r>
              <w:r>
                <w:rPr>
                  <w:i/>
                  <w:spacing w:val="-13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Employee</w:t>
              </w:r>
              <w:r>
                <w:rPr>
                  <w:i/>
                  <w:spacing w:val="-12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Induction</w:t>
              </w:r>
              <w:r>
                <w:rPr>
                  <w:i/>
                  <w:spacing w:val="-12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2361ACA9" w14:textId="77777777" w:rsidR="00447697" w:rsidRDefault="00BE6F0B">
            <w:pPr>
              <w:pStyle w:val="TableParagraph"/>
              <w:spacing w:line="240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24</w:t>
            </w:r>
          </w:p>
        </w:tc>
      </w:tr>
      <w:tr w:rsidR="00447697" w14:paraId="0A012EC3" w14:textId="77777777">
        <w:trPr>
          <w:trHeight w:val="358"/>
        </w:trPr>
        <w:tc>
          <w:tcPr>
            <w:tcW w:w="652" w:type="dxa"/>
          </w:tcPr>
          <w:p w14:paraId="59B2FB73" w14:textId="77777777" w:rsidR="00447697" w:rsidRDefault="00BE6F0B">
            <w:pPr>
              <w:pStyle w:val="TableParagraph"/>
              <w:spacing w:before="55"/>
              <w:ind w:left="200"/>
              <w:rPr>
                <w:b/>
                <w:sz w:val="21"/>
              </w:rPr>
            </w:pPr>
            <w:r>
              <w:rPr>
                <w:b/>
                <w:w w:val="83"/>
                <w:sz w:val="21"/>
              </w:rPr>
              <w:t>4</w:t>
            </w:r>
          </w:p>
        </w:tc>
        <w:tc>
          <w:tcPr>
            <w:tcW w:w="8259" w:type="dxa"/>
            <w:gridSpan w:val="2"/>
          </w:tcPr>
          <w:p w14:paraId="426562E3" w14:textId="77777777" w:rsidR="00447697" w:rsidRDefault="00BE6F0B">
            <w:pPr>
              <w:pStyle w:val="TableParagraph"/>
              <w:spacing w:before="55"/>
              <w:ind w:left="3"/>
              <w:rPr>
                <w:b/>
                <w:sz w:val="21"/>
              </w:rPr>
            </w:pPr>
            <w:hyperlink w:anchor="_bookmark11" w:history="1">
              <w:r>
                <w:rPr>
                  <w:b/>
                  <w:w w:val="95"/>
                  <w:sz w:val="21"/>
                </w:rPr>
                <w:t>EMPLOYEE</w:t>
              </w:r>
              <w:r>
                <w:rPr>
                  <w:b/>
                  <w:spacing w:val="69"/>
                  <w:sz w:val="21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CLASSIFICATION</w:t>
              </w:r>
              <w:r>
                <w:rPr>
                  <w:b/>
                  <w:spacing w:val="70"/>
                  <w:sz w:val="21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...........................................................................................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468F7ED3" w14:textId="77777777" w:rsidR="00447697" w:rsidRDefault="00BE6F0B">
            <w:pPr>
              <w:pStyle w:val="TableParagraph"/>
              <w:spacing w:before="55"/>
              <w:ind w:right="196"/>
              <w:jc w:val="right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25</w:t>
            </w:r>
          </w:p>
        </w:tc>
      </w:tr>
      <w:tr w:rsidR="00447697" w14:paraId="3A4C5A14" w14:textId="77777777">
        <w:trPr>
          <w:trHeight w:val="298"/>
        </w:trPr>
        <w:tc>
          <w:tcPr>
            <w:tcW w:w="652" w:type="dxa"/>
          </w:tcPr>
          <w:p w14:paraId="6A6B949A" w14:textId="77777777" w:rsidR="00447697" w:rsidRDefault="00BE6F0B">
            <w:pPr>
              <w:pStyle w:val="TableParagraph"/>
              <w:spacing w:before="56" w:line="223" w:lineRule="exact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4.1</w:t>
            </w:r>
          </w:p>
        </w:tc>
        <w:tc>
          <w:tcPr>
            <w:tcW w:w="8259" w:type="dxa"/>
            <w:gridSpan w:val="2"/>
          </w:tcPr>
          <w:p w14:paraId="3C30C6C4" w14:textId="77777777" w:rsidR="00447697" w:rsidRDefault="00BE6F0B">
            <w:pPr>
              <w:pStyle w:val="TableParagraph"/>
              <w:spacing w:before="56" w:line="223" w:lineRule="exact"/>
              <w:ind w:left="529"/>
              <w:rPr>
                <w:rFonts w:ascii="Arial MT"/>
                <w:sz w:val="21"/>
              </w:rPr>
            </w:pPr>
            <w:hyperlink w:anchor="_bookmark11" w:history="1">
              <w:r>
                <w:rPr>
                  <w:b/>
                  <w:w w:val="95"/>
                  <w:sz w:val="21"/>
                </w:rPr>
                <w:t>C</w:t>
              </w:r>
              <w:r>
                <w:rPr>
                  <w:b/>
                  <w:w w:val="95"/>
                  <w:sz w:val="16"/>
                </w:rPr>
                <w:t>LASS</w:t>
              </w:r>
              <w:r>
                <w:rPr>
                  <w:b/>
                  <w:spacing w:val="112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S</w:t>
              </w:r>
              <w:r>
                <w:rPr>
                  <w:b/>
                  <w:w w:val="95"/>
                  <w:sz w:val="16"/>
                </w:rPr>
                <w:t>PECIFICATION</w:t>
              </w:r>
              <w:r>
                <w:rPr>
                  <w:b/>
                  <w:spacing w:val="120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3646197B" w14:textId="77777777" w:rsidR="00447697" w:rsidRDefault="00BE6F0B">
            <w:pPr>
              <w:pStyle w:val="TableParagraph"/>
              <w:spacing w:before="56" w:line="223" w:lineRule="exact"/>
              <w:ind w:right="19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w w:val="95"/>
                <w:sz w:val="21"/>
              </w:rPr>
              <w:t>25</w:t>
            </w:r>
          </w:p>
        </w:tc>
      </w:tr>
      <w:tr w:rsidR="00447697" w14:paraId="7F70EC5C" w14:textId="77777777">
        <w:trPr>
          <w:trHeight w:val="242"/>
        </w:trPr>
        <w:tc>
          <w:tcPr>
            <w:tcW w:w="652" w:type="dxa"/>
          </w:tcPr>
          <w:p w14:paraId="1E28754E" w14:textId="77777777" w:rsidR="00447697" w:rsidRDefault="00BE6F0B">
            <w:pPr>
              <w:pStyle w:val="TableParagraph"/>
              <w:spacing w:line="222" w:lineRule="exact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4.2</w:t>
            </w:r>
          </w:p>
        </w:tc>
        <w:tc>
          <w:tcPr>
            <w:tcW w:w="607" w:type="dxa"/>
          </w:tcPr>
          <w:p w14:paraId="1128E21E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52" w:type="dxa"/>
          </w:tcPr>
          <w:p w14:paraId="687755E3" w14:textId="77777777" w:rsidR="00447697" w:rsidRDefault="00BE6F0B">
            <w:pPr>
              <w:pStyle w:val="TableParagraph"/>
              <w:spacing w:line="222" w:lineRule="exact"/>
              <w:ind w:right="7"/>
              <w:jc w:val="right"/>
              <w:rPr>
                <w:rFonts w:ascii="Arial MT"/>
                <w:sz w:val="21"/>
              </w:rPr>
            </w:pPr>
            <w:hyperlink w:anchor="_bookmark11" w:history="1">
              <w:r>
                <w:rPr>
                  <w:b/>
                  <w:w w:val="95"/>
                  <w:sz w:val="21"/>
                </w:rPr>
                <w:t>C</w:t>
              </w:r>
              <w:r>
                <w:rPr>
                  <w:b/>
                  <w:w w:val="95"/>
                  <w:sz w:val="16"/>
                </w:rPr>
                <w:t>LASS</w:t>
              </w:r>
              <w:r>
                <w:rPr>
                  <w:b/>
                  <w:spacing w:val="35"/>
                  <w:w w:val="95"/>
                  <w:sz w:val="16"/>
                </w:rPr>
                <w:t xml:space="preserve"> </w:t>
              </w:r>
              <w:r>
                <w:rPr>
                  <w:b/>
                  <w:w w:val="95"/>
                  <w:sz w:val="16"/>
                </w:rPr>
                <w:t>OR</w:t>
              </w:r>
              <w:r>
                <w:rPr>
                  <w:b/>
                  <w:spacing w:val="59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C</w:t>
              </w:r>
              <w:r>
                <w:rPr>
                  <w:b/>
                  <w:w w:val="95"/>
                  <w:sz w:val="16"/>
                </w:rPr>
                <w:t>ATEGORY</w:t>
              </w:r>
              <w:r>
                <w:rPr>
                  <w:b/>
                  <w:spacing w:val="58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427" w:type="dxa"/>
          </w:tcPr>
          <w:p w14:paraId="4526E01F" w14:textId="77777777" w:rsidR="00447697" w:rsidRDefault="00BE6F0B">
            <w:pPr>
              <w:pStyle w:val="TableParagraph"/>
              <w:spacing w:line="222" w:lineRule="exact"/>
              <w:ind w:right="19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w w:val="95"/>
                <w:sz w:val="21"/>
              </w:rPr>
              <w:t>25</w:t>
            </w:r>
          </w:p>
        </w:tc>
      </w:tr>
      <w:tr w:rsidR="00447697" w14:paraId="78F93B46" w14:textId="77777777">
        <w:trPr>
          <w:trHeight w:val="242"/>
        </w:trPr>
        <w:tc>
          <w:tcPr>
            <w:tcW w:w="652" w:type="dxa"/>
          </w:tcPr>
          <w:p w14:paraId="2A28833A" w14:textId="77777777" w:rsidR="00447697" w:rsidRDefault="00BE6F0B">
            <w:pPr>
              <w:pStyle w:val="TableParagraph"/>
              <w:spacing w:line="222" w:lineRule="exact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4.3</w:t>
            </w:r>
          </w:p>
        </w:tc>
        <w:tc>
          <w:tcPr>
            <w:tcW w:w="8259" w:type="dxa"/>
            <w:gridSpan w:val="2"/>
          </w:tcPr>
          <w:p w14:paraId="6F3F2102" w14:textId="77777777" w:rsidR="00447697" w:rsidRDefault="00BE6F0B">
            <w:pPr>
              <w:pStyle w:val="TableParagraph"/>
              <w:spacing w:line="222" w:lineRule="exact"/>
              <w:ind w:left="575"/>
              <w:rPr>
                <w:rFonts w:ascii="Arial MT"/>
                <w:sz w:val="21"/>
              </w:rPr>
            </w:pPr>
            <w:hyperlink w:anchor="_bookmark11" w:history="1">
              <w:r>
                <w:rPr>
                  <w:b/>
                  <w:w w:val="95"/>
                  <w:sz w:val="21"/>
                </w:rPr>
                <w:t>R</w:t>
              </w:r>
              <w:r>
                <w:rPr>
                  <w:b/>
                  <w:w w:val="95"/>
                  <w:sz w:val="16"/>
                </w:rPr>
                <w:t>ECLASSIFICATION</w:t>
              </w:r>
              <w:r>
                <w:rPr>
                  <w:b/>
                  <w:spacing w:val="61"/>
                  <w:sz w:val="16"/>
                </w:rPr>
                <w:t xml:space="preserve"> </w:t>
              </w:r>
              <w:r>
                <w:rPr>
                  <w:b/>
                  <w:w w:val="95"/>
                  <w:sz w:val="16"/>
                </w:rPr>
                <w:t>OF</w:t>
              </w:r>
              <w:r>
                <w:rPr>
                  <w:b/>
                  <w:spacing w:val="93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P</w:t>
              </w:r>
              <w:r>
                <w:rPr>
                  <w:b/>
                  <w:w w:val="95"/>
                  <w:sz w:val="16"/>
                </w:rPr>
                <w:t>OSTS</w:t>
              </w:r>
              <w:r>
                <w:rPr>
                  <w:b/>
                  <w:spacing w:val="81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63E23ADE" w14:textId="77777777" w:rsidR="00447697" w:rsidRDefault="00BE6F0B">
            <w:pPr>
              <w:pStyle w:val="TableParagraph"/>
              <w:spacing w:line="222" w:lineRule="exact"/>
              <w:ind w:right="19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w w:val="95"/>
                <w:sz w:val="21"/>
              </w:rPr>
              <w:t>25</w:t>
            </w:r>
          </w:p>
        </w:tc>
      </w:tr>
      <w:tr w:rsidR="00447697" w14:paraId="436D28D1" w14:textId="77777777">
        <w:trPr>
          <w:trHeight w:val="241"/>
        </w:trPr>
        <w:tc>
          <w:tcPr>
            <w:tcW w:w="652" w:type="dxa"/>
          </w:tcPr>
          <w:p w14:paraId="0C63EA76" w14:textId="77777777" w:rsidR="00447697" w:rsidRDefault="00BE6F0B">
            <w:pPr>
              <w:pStyle w:val="TableParagraph"/>
              <w:spacing w:line="221" w:lineRule="exact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4.4</w:t>
            </w:r>
          </w:p>
        </w:tc>
        <w:tc>
          <w:tcPr>
            <w:tcW w:w="8259" w:type="dxa"/>
            <w:gridSpan w:val="2"/>
          </w:tcPr>
          <w:p w14:paraId="7026786C" w14:textId="77777777" w:rsidR="00447697" w:rsidRDefault="00BE6F0B">
            <w:pPr>
              <w:pStyle w:val="TableParagraph"/>
              <w:spacing w:line="221" w:lineRule="exact"/>
              <w:ind w:left="543"/>
              <w:rPr>
                <w:rFonts w:ascii="Arial MT"/>
                <w:sz w:val="21"/>
              </w:rPr>
            </w:pPr>
            <w:hyperlink w:anchor="_bookmark11" w:history="1">
              <w:r>
                <w:rPr>
                  <w:b/>
                  <w:w w:val="95"/>
                  <w:sz w:val="21"/>
                </w:rPr>
                <w:t>C</w:t>
              </w:r>
              <w:r>
                <w:rPr>
                  <w:b/>
                  <w:w w:val="95"/>
                  <w:sz w:val="16"/>
                </w:rPr>
                <w:t>LASSIFICATION</w:t>
              </w:r>
              <w:r>
                <w:rPr>
                  <w:b/>
                  <w:spacing w:val="116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C</w:t>
              </w:r>
              <w:r>
                <w:rPr>
                  <w:b/>
                  <w:w w:val="95"/>
                  <w:sz w:val="16"/>
                </w:rPr>
                <w:t>ATEGORIES</w:t>
              </w:r>
              <w:r>
                <w:rPr>
                  <w:b/>
                  <w:spacing w:val="112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0EE6B2FC" w14:textId="77777777" w:rsidR="00447697" w:rsidRDefault="00BE6F0B">
            <w:pPr>
              <w:pStyle w:val="TableParagraph"/>
              <w:spacing w:line="221" w:lineRule="exact"/>
              <w:ind w:right="19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w w:val="95"/>
                <w:sz w:val="21"/>
              </w:rPr>
              <w:t>25</w:t>
            </w:r>
          </w:p>
        </w:tc>
      </w:tr>
      <w:tr w:rsidR="00447697" w14:paraId="79CD2CF8" w14:textId="77777777">
        <w:trPr>
          <w:trHeight w:val="244"/>
        </w:trPr>
        <w:tc>
          <w:tcPr>
            <w:tcW w:w="1259" w:type="dxa"/>
            <w:gridSpan w:val="2"/>
          </w:tcPr>
          <w:p w14:paraId="4DC3A767" w14:textId="77777777" w:rsidR="00447697" w:rsidRDefault="00BE6F0B">
            <w:pPr>
              <w:pStyle w:val="TableParagraph"/>
              <w:spacing w:line="225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4.4.1</w:t>
            </w:r>
          </w:p>
        </w:tc>
        <w:tc>
          <w:tcPr>
            <w:tcW w:w="7652" w:type="dxa"/>
          </w:tcPr>
          <w:p w14:paraId="65F9ED36" w14:textId="77777777" w:rsidR="00447697" w:rsidRDefault="00BE6F0B">
            <w:pPr>
              <w:pStyle w:val="TableParagraph"/>
              <w:spacing w:line="225" w:lineRule="exact"/>
              <w:ind w:right="10"/>
              <w:jc w:val="right"/>
              <w:rPr>
                <w:i/>
                <w:sz w:val="21"/>
              </w:rPr>
            </w:pPr>
            <w:hyperlink w:anchor="_bookmark11" w:history="1">
              <w:r>
                <w:rPr>
                  <w:i/>
                  <w:sz w:val="21"/>
                </w:rPr>
                <w:t>Categories</w:t>
              </w:r>
              <w:r>
                <w:rPr>
                  <w:i/>
                  <w:spacing w:val="-6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based</w:t>
              </w:r>
              <w:r>
                <w:rPr>
                  <w:i/>
                  <w:spacing w:val="-6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on</w:t>
              </w:r>
              <w:r>
                <w:rPr>
                  <w:i/>
                  <w:spacing w:val="-6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duration</w:t>
              </w:r>
              <w:r>
                <w:rPr>
                  <w:i/>
                  <w:spacing w:val="-6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of</w:t>
              </w:r>
              <w:r>
                <w:rPr>
                  <w:i/>
                  <w:spacing w:val="-7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employment</w:t>
              </w:r>
              <w:r>
                <w:rPr>
                  <w:i/>
                  <w:spacing w:val="-5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</w:t>
              </w:r>
            </w:hyperlink>
          </w:p>
        </w:tc>
        <w:tc>
          <w:tcPr>
            <w:tcW w:w="427" w:type="dxa"/>
          </w:tcPr>
          <w:p w14:paraId="400E25CE" w14:textId="77777777" w:rsidR="00447697" w:rsidRDefault="00BE6F0B">
            <w:pPr>
              <w:pStyle w:val="TableParagraph"/>
              <w:spacing w:line="225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25</w:t>
            </w:r>
          </w:p>
        </w:tc>
      </w:tr>
      <w:tr w:rsidR="00447697" w14:paraId="60E9C7F4" w14:textId="77777777">
        <w:trPr>
          <w:trHeight w:val="242"/>
        </w:trPr>
        <w:tc>
          <w:tcPr>
            <w:tcW w:w="1259" w:type="dxa"/>
            <w:gridSpan w:val="2"/>
          </w:tcPr>
          <w:p w14:paraId="4F431DD4" w14:textId="77777777" w:rsidR="00447697" w:rsidRDefault="00BE6F0B">
            <w:pPr>
              <w:pStyle w:val="TableParagraph"/>
              <w:spacing w:line="222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4.4.2</w:t>
            </w:r>
          </w:p>
        </w:tc>
        <w:tc>
          <w:tcPr>
            <w:tcW w:w="7652" w:type="dxa"/>
          </w:tcPr>
          <w:p w14:paraId="5CDC320B" w14:textId="77777777" w:rsidR="00447697" w:rsidRDefault="00BE6F0B">
            <w:pPr>
              <w:pStyle w:val="TableParagraph"/>
              <w:spacing w:line="222" w:lineRule="exact"/>
              <w:ind w:right="10"/>
              <w:jc w:val="right"/>
              <w:rPr>
                <w:i/>
                <w:sz w:val="21"/>
              </w:rPr>
            </w:pPr>
            <w:hyperlink w:anchor="_bookmark12" w:history="1">
              <w:r>
                <w:rPr>
                  <w:i/>
                  <w:sz w:val="21"/>
                </w:rPr>
                <w:t>Categories</w:t>
              </w:r>
              <w:r>
                <w:rPr>
                  <w:i/>
                  <w:spacing w:val="-3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based</w:t>
              </w:r>
              <w:r>
                <w:rPr>
                  <w:i/>
                  <w:spacing w:val="-3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qualifications,</w:t>
              </w:r>
              <w:r>
                <w:rPr>
                  <w:i/>
                  <w:spacing w:val="-3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experience</w:t>
              </w:r>
              <w:r>
                <w:rPr>
                  <w:i/>
                  <w:spacing w:val="-3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and</w:t>
              </w:r>
              <w:r>
                <w:rPr>
                  <w:i/>
                  <w:spacing w:val="-1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duty</w:t>
              </w:r>
              <w:r>
                <w:rPr>
                  <w:i/>
                  <w:spacing w:val="-3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to</w:t>
              </w:r>
              <w:r>
                <w:rPr>
                  <w:i/>
                  <w:spacing w:val="-3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be</w:t>
              </w:r>
              <w:r>
                <w:rPr>
                  <w:i/>
                  <w:spacing w:val="-2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performed</w:t>
              </w:r>
              <w:r>
                <w:rPr>
                  <w:i/>
                  <w:spacing w:val="-3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</w:t>
              </w:r>
            </w:hyperlink>
          </w:p>
        </w:tc>
        <w:tc>
          <w:tcPr>
            <w:tcW w:w="427" w:type="dxa"/>
          </w:tcPr>
          <w:p w14:paraId="0678BCA5" w14:textId="77777777" w:rsidR="00447697" w:rsidRDefault="00BE6F0B">
            <w:pPr>
              <w:pStyle w:val="TableParagraph"/>
              <w:spacing w:line="222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26</w:t>
            </w:r>
          </w:p>
        </w:tc>
      </w:tr>
      <w:tr w:rsidR="00447697" w14:paraId="3981F1CA" w14:textId="77777777">
        <w:trPr>
          <w:trHeight w:val="240"/>
        </w:trPr>
        <w:tc>
          <w:tcPr>
            <w:tcW w:w="652" w:type="dxa"/>
          </w:tcPr>
          <w:p w14:paraId="03A8B675" w14:textId="77777777" w:rsidR="00447697" w:rsidRDefault="00BE6F0B">
            <w:pPr>
              <w:pStyle w:val="TableParagraph"/>
              <w:spacing w:line="220" w:lineRule="exact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4.5</w:t>
            </w:r>
          </w:p>
        </w:tc>
        <w:tc>
          <w:tcPr>
            <w:tcW w:w="8259" w:type="dxa"/>
            <w:gridSpan w:val="2"/>
          </w:tcPr>
          <w:p w14:paraId="7A6C5FAC" w14:textId="77777777" w:rsidR="00447697" w:rsidRDefault="00BE6F0B">
            <w:pPr>
              <w:pStyle w:val="TableParagraph"/>
              <w:spacing w:line="220" w:lineRule="exact"/>
              <w:ind w:left="567"/>
              <w:rPr>
                <w:rFonts w:ascii="Arial MT"/>
                <w:sz w:val="21"/>
              </w:rPr>
            </w:pPr>
            <w:hyperlink w:anchor="_bookmark13" w:history="1">
              <w:r>
                <w:rPr>
                  <w:b/>
                  <w:w w:val="95"/>
                  <w:sz w:val="21"/>
                </w:rPr>
                <w:t>A</w:t>
              </w:r>
              <w:r>
                <w:rPr>
                  <w:b/>
                  <w:w w:val="95"/>
                  <w:sz w:val="16"/>
                </w:rPr>
                <w:t>PPOINTMENTS</w:t>
              </w:r>
              <w:r>
                <w:rPr>
                  <w:b/>
                  <w:spacing w:val="114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427" w:type="dxa"/>
          </w:tcPr>
          <w:p w14:paraId="2A9F3A07" w14:textId="77777777" w:rsidR="00447697" w:rsidRDefault="00BE6F0B">
            <w:pPr>
              <w:pStyle w:val="TableParagraph"/>
              <w:spacing w:line="220" w:lineRule="exact"/>
              <w:ind w:right="19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w w:val="95"/>
                <w:sz w:val="21"/>
              </w:rPr>
              <w:t>27</w:t>
            </w:r>
          </w:p>
        </w:tc>
      </w:tr>
      <w:tr w:rsidR="00447697" w14:paraId="04557C3D" w14:textId="77777777">
        <w:trPr>
          <w:trHeight w:val="242"/>
        </w:trPr>
        <w:tc>
          <w:tcPr>
            <w:tcW w:w="1259" w:type="dxa"/>
            <w:gridSpan w:val="2"/>
          </w:tcPr>
          <w:p w14:paraId="4925A4A7" w14:textId="77777777" w:rsidR="00447697" w:rsidRDefault="00BE6F0B">
            <w:pPr>
              <w:pStyle w:val="TableParagraph"/>
              <w:spacing w:line="222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4.5.1</w:t>
            </w:r>
          </w:p>
        </w:tc>
        <w:tc>
          <w:tcPr>
            <w:tcW w:w="7652" w:type="dxa"/>
          </w:tcPr>
          <w:p w14:paraId="442A8571" w14:textId="77777777" w:rsidR="00447697" w:rsidRDefault="00BE6F0B">
            <w:pPr>
              <w:pStyle w:val="TableParagraph"/>
              <w:spacing w:line="222" w:lineRule="exact"/>
              <w:ind w:right="10"/>
              <w:jc w:val="right"/>
              <w:rPr>
                <w:i/>
                <w:sz w:val="21"/>
              </w:rPr>
            </w:pPr>
            <w:hyperlink w:anchor="_bookmark13" w:history="1">
              <w:r>
                <w:rPr>
                  <w:i/>
                  <w:spacing w:val="-1"/>
                  <w:sz w:val="21"/>
                </w:rPr>
                <w:t>Appointment</w:t>
              </w:r>
              <w:r>
                <w:rPr>
                  <w:i/>
                  <w:spacing w:val="12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Methods</w:t>
              </w:r>
              <w:r>
                <w:rPr>
                  <w:i/>
                  <w:spacing w:val="15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2E4E13AC" w14:textId="77777777" w:rsidR="00447697" w:rsidRDefault="00BE6F0B">
            <w:pPr>
              <w:pStyle w:val="TableParagraph"/>
              <w:spacing w:line="222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27</w:t>
            </w:r>
          </w:p>
        </w:tc>
      </w:tr>
      <w:tr w:rsidR="00447697" w14:paraId="1A7DABDA" w14:textId="77777777">
        <w:trPr>
          <w:trHeight w:val="242"/>
        </w:trPr>
        <w:tc>
          <w:tcPr>
            <w:tcW w:w="1259" w:type="dxa"/>
            <w:gridSpan w:val="2"/>
          </w:tcPr>
          <w:p w14:paraId="5E8BDFF6" w14:textId="77777777" w:rsidR="00447697" w:rsidRDefault="00BE6F0B">
            <w:pPr>
              <w:pStyle w:val="TableParagraph"/>
              <w:spacing w:line="222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4.5.2</w:t>
            </w:r>
          </w:p>
        </w:tc>
        <w:tc>
          <w:tcPr>
            <w:tcW w:w="7652" w:type="dxa"/>
          </w:tcPr>
          <w:p w14:paraId="371BDC39" w14:textId="77777777" w:rsidR="00447697" w:rsidRDefault="00BE6F0B">
            <w:pPr>
              <w:pStyle w:val="TableParagraph"/>
              <w:spacing w:line="222" w:lineRule="exact"/>
              <w:ind w:right="10"/>
              <w:jc w:val="right"/>
              <w:rPr>
                <w:i/>
                <w:sz w:val="21"/>
              </w:rPr>
            </w:pPr>
            <w:hyperlink w:anchor="_bookmark13" w:history="1">
              <w:r>
                <w:rPr>
                  <w:i/>
                  <w:spacing w:val="-1"/>
                  <w:sz w:val="21"/>
                </w:rPr>
                <w:t>Appointing</w:t>
              </w:r>
              <w:r>
                <w:rPr>
                  <w:i/>
                  <w:spacing w:val="-11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/Terminating</w:t>
              </w:r>
              <w:r>
                <w:rPr>
                  <w:i/>
                  <w:spacing w:val="-13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Authority</w:t>
              </w:r>
              <w:r>
                <w:rPr>
                  <w:i/>
                  <w:spacing w:val="-11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42DC5A36" w14:textId="77777777" w:rsidR="00447697" w:rsidRDefault="00BE6F0B">
            <w:pPr>
              <w:pStyle w:val="TableParagraph"/>
              <w:spacing w:line="222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27</w:t>
            </w:r>
          </w:p>
        </w:tc>
      </w:tr>
      <w:tr w:rsidR="00447697" w14:paraId="55290D8B" w14:textId="77777777">
        <w:trPr>
          <w:trHeight w:val="240"/>
        </w:trPr>
        <w:tc>
          <w:tcPr>
            <w:tcW w:w="1259" w:type="dxa"/>
            <w:gridSpan w:val="2"/>
          </w:tcPr>
          <w:p w14:paraId="623682B1" w14:textId="77777777" w:rsidR="00447697" w:rsidRDefault="00BE6F0B">
            <w:pPr>
              <w:pStyle w:val="TableParagraph"/>
              <w:spacing w:line="220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4.5.3</w:t>
            </w:r>
          </w:p>
        </w:tc>
        <w:tc>
          <w:tcPr>
            <w:tcW w:w="7652" w:type="dxa"/>
          </w:tcPr>
          <w:p w14:paraId="6040987D" w14:textId="77777777" w:rsidR="00447697" w:rsidRDefault="00BE6F0B">
            <w:pPr>
              <w:pStyle w:val="TableParagraph"/>
              <w:spacing w:line="220" w:lineRule="exact"/>
              <w:ind w:right="10"/>
              <w:jc w:val="right"/>
              <w:rPr>
                <w:i/>
                <w:sz w:val="21"/>
              </w:rPr>
            </w:pPr>
            <w:hyperlink w:anchor="_bookmark14" w:history="1">
              <w:r>
                <w:rPr>
                  <w:i/>
                  <w:spacing w:val="-1"/>
                  <w:sz w:val="21"/>
                </w:rPr>
                <w:t>Appointment</w:t>
              </w:r>
              <w:r>
                <w:rPr>
                  <w:i/>
                  <w:spacing w:val="13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Letter</w:t>
              </w:r>
              <w:r>
                <w:rPr>
                  <w:i/>
                  <w:spacing w:val="14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2926EB99" w14:textId="77777777" w:rsidR="00447697" w:rsidRDefault="00BE6F0B">
            <w:pPr>
              <w:pStyle w:val="TableParagraph"/>
              <w:spacing w:line="220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28</w:t>
            </w:r>
          </w:p>
        </w:tc>
      </w:tr>
      <w:tr w:rsidR="00447697" w14:paraId="404AD25D" w14:textId="77777777">
        <w:trPr>
          <w:trHeight w:val="242"/>
        </w:trPr>
        <w:tc>
          <w:tcPr>
            <w:tcW w:w="1259" w:type="dxa"/>
            <w:gridSpan w:val="2"/>
          </w:tcPr>
          <w:p w14:paraId="22F979D8" w14:textId="77777777" w:rsidR="00447697" w:rsidRDefault="00BE6F0B">
            <w:pPr>
              <w:pStyle w:val="TableParagraph"/>
              <w:spacing w:line="222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4.5.4</w:t>
            </w:r>
          </w:p>
        </w:tc>
        <w:tc>
          <w:tcPr>
            <w:tcW w:w="7652" w:type="dxa"/>
          </w:tcPr>
          <w:p w14:paraId="57C41FF8" w14:textId="77777777" w:rsidR="00447697" w:rsidRDefault="00BE6F0B">
            <w:pPr>
              <w:pStyle w:val="TableParagraph"/>
              <w:spacing w:line="222" w:lineRule="exact"/>
              <w:ind w:right="10"/>
              <w:jc w:val="right"/>
              <w:rPr>
                <w:i/>
                <w:sz w:val="21"/>
              </w:rPr>
            </w:pPr>
            <w:hyperlink w:anchor="_bookmark14" w:history="1">
              <w:r>
                <w:rPr>
                  <w:i/>
                  <w:spacing w:val="-1"/>
                  <w:sz w:val="21"/>
                </w:rPr>
                <w:t>Medical</w:t>
              </w:r>
              <w:r>
                <w:rPr>
                  <w:i/>
                  <w:spacing w:val="13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Fitness</w:t>
              </w:r>
              <w:r>
                <w:rPr>
                  <w:i/>
                  <w:spacing w:val="13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1A0B5865" w14:textId="77777777" w:rsidR="00447697" w:rsidRDefault="00BE6F0B">
            <w:pPr>
              <w:pStyle w:val="TableParagraph"/>
              <w:spacing w:line="222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28</w:t>
            </w:r>
          </w:p>
        </w:tc>
      </w:tr>
      <w:tr w:rsidR="00447697" w14:paraId="0C690978" w14:textId="77777777">
        <w:trPr>
          <w:trHeight w:val="242"/>
        </w:trPr>
        <w:tc>
          <w:tcPr>
            <w:tcW w:w="1259" w:type="dxa"/>
            <w:gridSpan w:val="2"/>
          </w:tcPr>
          <w:p w14:paraId="1175120E" w14:textId="77777777" w:rsidR="00447697" w:rsidRDefault="00BE6F0B">
            <w:pPr>
              <w:pStyle w:val="TableParagraph"/>
              <w:spacing w:line="222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4.5.5</w:t>
            </w:r>
          </w:p>
        </w:tc>
        <w:tc>
          <w:tcPr>
            <w:tcW w:w="7652" w:type="dxa"/>
          </w:tcPr>
          <w:p w14:paraId="53425583" w14:textId="77777777" w:rsidR="00447697" w:rsidRDefault="00BE6F0B">
            <w:pPr>
              <w:pStyle w:val="TableParagraph"/>
              <w:spacing w:line="222" w:lineRule="exact"/>
              <w:ind w:right="10"/>
              <w:jc w:val="right"/>
              <w:rPr>
                <w:i/>
                <w:sz w:val="21"/>
              </w:rPr>
            </w:pPr>
            <w:hyperlink w:anchor="_bookmark14" w:history="1">
              <w:r>
                <w:rPr>
                  <w:i/>
                  <w:spacing w:val="-1"/>
                  <w:sz w:val="21"/>
                </w:rPr>
                <w:t>Confirmation</w:t>
              </w:r>
              <w:r>
                <w:rPr>
                  <w:i/>
                  <w:spacing w:val="19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32D765CC" w14:textId="77777777" w:rsidR="00447697" w:rsidRDefault="00BE6F0B">
            <w:pPr>
              <w:pStyle w:val="TableParagraph"/>
              <w:spacing w:line="222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28</w:t>
            </w:r>
          </w:p>
        </w:tc>
      </w:tr>
      <w:tr w:rsidR="00447697" w14:paraId="314FFA26" w14:textId="77777777">
        <w:trPr>
          <w:trHeight w:val="240"/>
        </w:trPr>
        <w:tc>
          <w:tcPr>
            <w:tcW w:w="1259" w:type="dxa"/>
            <w:gridSpan w:val="2"/>
          </w:tcPr>
          <w:p w14:paraId="349D0993" w14:textId="77777777" w:rsidR="00447697" w:rsidRDefault="00BE6F0B">
            <w:pPr>
              <w:pStyle w:val="TableParagraph"/>
              <w:spacing w:line="220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4.5.6</w:t>
            </w:r>
          </w:p>
        </w:tc>
        <w:tc>
          <w:tcPr>
            <w:tcW w:w="7652" w:type="dxa"/>
          </w:tcPr>
          <w:p w14:paraId="07852319" w14:textId="77777777" w:rsidR="00447697" w:rsidRDefault="00BE6F0B">
            <w:pPr>
              <w:pStyle w:val="TableParagraph"/>
              <w:spacing w:line="220" w:lineRule="exact"/>
              <w:ind w:right="10"/>
              <w:jc w:val="right"/>
              <w:rPr>
                <w:i/>
                <w:sz w:val="21"/>
              </w:rPr>
            </w:pPr>
            <w:hyperlink w:anchor="_bookmark14" w:history="1">
              <w:r>
                <w:rPr>
                  <w:i/>
                  <w:sz w:val="21"/>
                </w:rPr>
                <w:t>Internal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Hiring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to</w:t>
              </w:r>
              <w:r>
                <w:rPr>
                  <w:i/>
                  <w:spacing w:val="-8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New</w:t>
              </w:r>
              <w:r>
                <w:rPr>
                  <w:i/>
                  <w:spacing w:val="-11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Appointments</w:t>
              </w:r>
              <w:r>
                <w:rPr>
                  <w:i/>
                  <w:spacing w:val="-8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19A02FA1" w14:textId="77777777" w:rsidR="00447697" w:rsidRDefault="00BE6F0B">
            <w:pPr>
              <w:pStyle w:val="TableParagraph"/>
              <w:spacing w:line="220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28</w:t>
            </w:r>
          </w:p>
        </w:tc>
      </w:tr>
      <w:tr w:rsidR="00447697" w14:paraId="2BB49DD1" w14:textId="77777777">
        <w:trPr>
          <w:trHeight w:val="240"/>
        </w:trPr>
        <w:tc>
          <w:tcPr>
            <w:tcW w:w="1259" w:type="dxa"/>
            <w:gridSpan w:val="2"/>
          </w:tcPr>
          <w:p w14:paraId="643C424B" w14:textId="77777777" w:rsidR="00447697" w:rsidRDefault="00BE6F0B">
            <w:pPr>
              <w:pStyle w:val="TableParagraph"/>
              <w:spacing w:line="220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4.5.7</w:t>
            </w:r>
          </w:p>
        </w:tc>
        <w:tc>
          <w:tcPr>
            <w:tcW w:w="7652" w:type="dxa"/>
          </w:tcPr>
          <w:p w14:paraId="76C823D0" w14:textId="77777777" w:rsidR="00447697" w:rsidRDefault="00BE6F0B">
            <w:pPr>
              <w:pStyle w:val="TableParagraph"/>
              <w:spacing w:line="220" w:lineRule="exact"/>
              <w:ind w:right="10"/>
              <w:jc w:val="right"/>
              <w:rPr>
                <w:i/>
                <w:sz w:val="21"/>
              </w:rPr>
            </w:pPr>
            <w:hyperlink w:anchor="_bookmark14" w:history="1">
              <w:r>
                <w:rPr>
                  <w:i/>
                  <w:spacing w:val="-1"/>
                  <w:sz w:val="21"/>
                </w:rPr>
                <w:t>Open</w:t>
              </w:r>
              <w:r>
                <w:rPr>
                  <w:i/>
                  <w:spacing w:val="-10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Competitive</w:t>
              </w:r>
              <w:r>
                <w:rPr>
                  <w:i/>
                  <w:spacing w:val="-13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Hiring</w:t>
              </w:r>
              <w:r>
                <w:rPr>
                  <w:i/>
                  <w:spacing w:val="-11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.......................................................................................</w:t>
              </w:r>
            </w:hyperlink>
          </w:p>
        </w:tc>
        <w:tc>
          <w:tcPr>
            <w:tcW w:w="427" w:type="dxa"/>
          </w:tcPr>
          <w:p w14:paraId="7712EA54" w14:textId="77777777" w:rsidR="00447697" w:rsidRDefault="00BE6F0B">
            <w:pPr>
              <w:pStyle w:val="TableParagraph"/>
              <w:spacing w:line="220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28</w:t>
            </w:r>
          </w:p>
        </w:tc>
      </w:tr>
      <w:tr w:rsidR="00447697" w14:paraId="713C8A35" w14:textId="77777777">
        <w:trPr>
          <w:trHeight w:val="238"/>
        </w:trPr>
        <w:tc>
          <w:tcPr>
            <w:tcW w:w="1259" w:type="dxa"/>
            <w:gridSpan w:val="2"/>
          </w:tcPr>
          <w:p w14:paraId="4B1713CC" w14:textId="77777777" w:rsidR="00447697" w:rsidRDefault="00BE6F0B">
            <w:pPr>
              <w:pStyle w:val="TableParagraph"/>
              <w:spacing w:line="218" w:lineRule="exact"/>
              <w:ind w:left="598"/>
              <w:rPr>
                <w:i/>
                <w:sz w:val="21"/>
              </w:rPr>
            </w:pPr>
            <w:r>
              <w:rPr>
                <w:i/>
                <w:sz w:val="21"/>
              </w:rPr>
              <w:t>4.5.8</w:t>
            </w:r>
          </w:p>
        </w:tc>
        <w:tc>
          <w:tcPr>
            <w:tcW w:w="7652" w:type="dxa"/>
          </w:tcPr>
          <w:p w14:paraId="4F5F4DC7" w14:textId="77777777" w:rsidR="00447697" w:rsidRDefault="00BE6F0B">
            <w:pPr>
              <w:pStyle w:val="TableParagraph"/>
              <w:spacing w:line="218" w:lineRule="exact"/>
              <w:ind w:right="10"/>
              <w:jc w:val="right"/>
              <w:rPr>
                <w:i/>
                <w:sz w:val="21"/>
              </w:rPr>
            </w:pPr>
            <w:hyperlink w:anchor="_bookmark14" w:history="1">
              <w:r>
                <w:rPr>
                  <w:i/>
                  <w:sz w:val="21"/>
                </w:rPr>
                <w:t>Equivalence</w:t>
              </w:r>
              <w:r>
                <w:rPr>
                  <w:i/>
                  <w:spacing w:val="-6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of</w:t>
              </w:r>
              <w:r>
                <w:rPr>
                  <w:i/>
                  <w:spacing w:val="-7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Professional</w:t>
              </w:r>
              <w:r>
                <w:rPr>
                  <w:i/>
                  <w:spacing w:val="-7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&amp;</w:t>
              </w:r>
              <w:r>
                <w:rPr>
                  <w:i/>
                  <w:spacing w:val="-6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Academic</w:t>
              </w:r>
              <w:r>
                <w:rPr>
                  <w:i/>
                  <w:spacing w:val="-6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Degrees</w:t>
              </w:r>
              <w:r>
                <w:rPr>
                  <w:i/>
                  <w:spacing w:val="-6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</w:t>
              </w:r>
            </w:hyperlink>
          </w:p>
        </w:tc>
        <w:tc>
          <w:tcPr>
            <w:tcW w:w="427" w:type="dxa"/>
          </w:tcPr>
          <w:p w14:paraId="1637AEE0" w14:textId="77777777" w:rsidR="00447697" w:rsidRDefault="00BE6F0B">
            <w:pPr>
              <w:pStyle w:val="TableParagraph"/>
              <w:spacing w:line="218" w:lineRule="exact"/>
              <w:ind w:right="196"/>
              <w:jc w:val="righ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28</w:t>
            </w:r>
          </w:p>
        </w:tc>
      </w:tr>
    </w:tbl>
    <w:p w14:paraId="3A8F145B" w14:textId="13475AC4" w:rsidR="00447697" w:rsidRDefault="00BE6F0B">
      <w:pPr>
        <w:tabs>
          <w:tab w:val="left" w:pos="2937"/>
          <w:tab w:val="left" w:leader="dot" w:pos="9518"/>
        </w:tabs>
        <w:spacing w:before="3" w:after="7"/>
        <w:ind w:left="1920"/>
        <w:rPr>
          <w:rFonts w:ascii="Arial" w:hAnsi="Arial"/>
          <w:i/>
          <w:sz w:val="21"/>
        </w:rPr>
      </w:pPr>
      <w:r>
        <w:rPr>
          <w:rFonts w:ascii="Arial" w:hAnsi="Arial"/>
          <w:i/>
          <w:sz w:val="21"/>
        </w:rPr>
        <w:t>4.5.9</w:t>
      </w:r>
      <w:r>
        <w:rPr>
          <w:rFonts w:ascii="Arial" w:hAnsi="Arial"/>
          <w:i/>
          <w:sz w:val="21"/>
        </w:rPr>
        <w:tab/>
      </w:r>
      <w:r>
        <w:fldChar w:fldCharType="begin"/>
      </w:r>
      <w:r>
        <w:instrText>HYPERLINK \l "_bookmark14"</w:instrText>
      </w:r>
      <w:r>
        <w:fldChar w:fldCharType="separate"/>
      </w:r>
      <w:r>
        <w:rPr>
          <w:rFonts w:ascii="Arial" w:hAnsi="Arial"/>
          <w:i/>
          <w:sz w:val="21"/>
        </w:rPr>
        <w:t>Appointment</w:t>
      </w:r>
      <w:r>
        <w:rPr>
          <w:rFonts w:ascii="Arial" w:hAnsi="Arial"/>
          <w:i/>
          <w:spacing w:val="53"/>
          <w:sz w:val="21"/>
        </w:rPr>
        <w:t xml:space="preserve"> </w:t>
      </w:r>
      <w:r>
        <w:rPr>
          <w:rFonts w:ascii="Arial" w:hAnsi="Arial"/>
          <w:i/>
          <w:sz w:val="21"/>
        </w:rPr>
        <w:t>of</w:t>
      </w:r>
      <w:del w:id="22" w:author="DELL" w:date="2025-07-03T07:40:00Z" w16du:dateUtc="2025-07-03T02:40:00Z">
        <w:r w:rsidDel="00EF51FB">
          <w:rPr>
            <w:rFonts w:ascii="Arial" w:hAnsi="Arial"/>
            <w:i/>
            <w:spacing w:val="113"/>
            <w:sz w:val="21"/>
          </w:rPr>
          <w:delText xml:space="preserve"> </w:delText>
        </w:r>
      </w:del>
      <w:ins w:id="23" w:author="DELL" w:date="2025-07-03T07:40:00Z" w16du:dateUtc="2025-07-03T02:40:00Z">
        <w:r w:rsidR="00EF51FB">
          <w:rPr>
            <w:rFonts w:ascii="Arial" w:hAnsi="Arial"/>
            <w:i/>
            <w:spacing w:val="113"/>
            <w:sz w:val="21"/>
          </w:rPr>
          <w:t xml:space="preserve"> </w:t>
        </w:r>
      </w:ins>
      <w:r>
        <w:rPr>
          <w:rFonts w:ascii="Arial" w:hAnsi="Arial"/>
          <w:i/>
          <w:sz w:val="21"/>
        </w:rPr>
        <w:t>Employees</w:t>
      </w:r>
      <w:del w:id="24" w:author="DELL" w:date="2025-07-03T07:40:00Z" w16du:dateUtc="2025-07-03T02:40:00Z">
        <w:r w:rsidDel="00F02E63">
          <w:rPr>
            <w:rFonts w:ascii="Arial" w:hAnsi="Arial"/>
            <w:i/>
            <w:sz w:val="21"/>
          </w:rPr>
          <w:delText>’</w:delText>
        </w:r>
      </w:del>
      <w:r>
        <w:rPr>
          <w:rFonts w:ascii="Times New Roman" w:hAnsi="Times New Roman"/>
          <w:i/>
          <w:sz w:val="21"/>
        </w:rPr>
        <w:tab/>
      </w:r>
      <w:del w:id="25" w:author="DELL" w:date="2025-07-03T07:39:00Z" w16du:dateUtc="2025-07-03T02:39:00Z">
        <w:r w:rsidDel="00373F79">
          <w:rPr>
            <w:rFonts w:ascii="Arial" w:hAnsi="Arial"/>
            <w:i/>
            <w:sz w:val="21"/>
          </w:rPr>
          <w:delText>Relations</w:delText>
        </w:r>
      </w:del>
      <w:ins w:id="26" w:author="DELL" w:date="2025-07-03T07:39:00Z" w16du:dateUtc="2025-07-03T02:39:00Z">
        <w:r w:rsidR="00373F79">
          <w:rPr>
            <w:rFonts w:ascii="Arial" w:hAnsi="Arial"/>
            <w:i/>
            <w:sz w:val="21"/>
          </w:rPr>
          <w:t>……….</w:t>
        </w:r>
      </w:ins>
      <w:r>
        <w:rPr>
          <w:rFonts w:ascii="Arial" w:hAnsi="Arial"/>
          <w:i/>
          <w:sz w:val="21"/>
        </w:rPr>
        <w:t>2</w:t>
      </w:r>
      <w:r>
        <w:fldChar w:fldCharType="end"/>
      </w:r>
      <w:r>
        <w:rPr>
          <w:rFonts w:ascii="Arial" w:hAnsi="Arial"/>
          <w:i/>
          <w:sz w:val="21"/>
        </w:rPr>
        <w:t>8</w:t>
      </w:r>
    </w:p>
    <w:tbl>
      <w:tblPr>
        <w:tblW w:w="0" w:type="auto"/>
        <w:tblInd w:w="14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8"/>
        <w:gridCol w:w="7713"/>
        <w:gridCol w:w="695"/>
      </w:tblGrid>
      <w:tr w:rsidR="00447697" w14:paraId="73EDACD8" w14:textId="77777777">
        <w:trPr>
          <w:trHeight w:val="236"/>
        </w:trPr>
        <w:tc>
          <w:tcPr>
            <w:tcW w:w="1028" w:type="dxa"/>
          </w:tcPr>
          <w:p w14:paraId="1E0CBFB3" w14:textId="77777777" w:rsidR="00447697" w:rsidRDefault="00BE6F0B">
            <w:pPr>
              <w:pStyle w:val="TableParagraph"/>
              <w:spacing w:line="217" w:lineRule="exact"/>
              <w:jc w:val="right"/>
              <w:rPr>
                <w:i/>
                <w:sz w:val="21"/>
              </w:rPr>
            </w:pPr>
            <w:r>
              <w:rPr>
                <w:i/>
                <w:sz w:val="21"/>
              </w:rPr>
              <w:t>4.5.10</w:t>
            </w:r>
          </w:p>
        </w:tc>
        <w:tc>
          <w:tcPr>
            <w:tcW w:w="7713" w:type="dxa"/>
          </w:tcPr>
          <w:p w14:paraId="6A230B4B" w14:textId="77777777" w:rsidR="00447697" w:rsidRDefault="00BE6F0B">
            <w:pPr>
              <w:pStyle w:val="TableParagraph"/>
              <w:spacing w:line="217" w:lineRule="exact"/>
              <w:ind w:right="1"/>
              <w:jc w:val="right"/>
              <w:rPr>
                <w:i/>
                <w:sz w:val="21"/>
              </w:rPr>
            </w:pPr>
            <w:hyperlink w:anchor="_bookmark15" w:history="1">
              <w:r>
                <w:rPr>
                  <w:i/>
                  <w:sz w:val="21"/>
                </w:rPr>
                <w:t>Employment</w:t>
              </w:r>
              <w:r>
                <w:rPr>
                  <w:i/>
                  <w:spacing w:val="-10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of</w:t>
              </w:r>
              <w:r>
                <w:rPr>
                  <w:i/>
                  <w:spacing w:val="-7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Individuals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with</w:t>
              </w:r>
              <w:r>
                <w:rPr>
                  <w:i/>
                  <w:spacing w:val="-11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Disabilities</w:t>
              </w:r>
              <w:r>
                <w:rPr>
                  <w:i/>
                  <w:spacing w:val="-8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</w:t>
              </w:r>
            </w:hyperlink>
          </w:p>
        </w:tc>
        <w:tc>
          <w:tcPr>
            <w:tcW w:w="695" w:type="dxa"/>
          </w:tcPr>
          <w:p w14:paraId="5D753135" w14:textId="77777777" w:rsidR="00447697" w:rsidRDefault="00BE6F0B">
            <w:pPr>
              <w:pStyle w:val="TableParagraph"/>
              <w:spacing w:line="217" w:lineRule="exact"/>
              <w:rPr>
                <w:i/>
                <w:sz w:val="21"/>
              </w:rPr>
            </w:pPr>
            <w:r>
              <w:rPr>
                <w:i/>
                <w:sz w:val="21"/>
              </w:rPr>
              <w:t>29</w:t>
            </w:r>
          </w:p>
        </w:tc>
      </w:tr>
      <w:tr w:rsidR="00447697" w14:paraId="46CEA30D" w14:textId="77777777">
        <w:trPr>
          <w:trHeight w:val="241"/>
        </w:trPr>
        <w:tc>
          <w:tcPr>
            <w:tcW w:w="1028" w:type="dxa"/>
          </w:tcPr>
          <w:p w14:paraId="000CDE92" w14:textId="77777777" w:rsidR="00447697" w:rsidRDefault="00BE6F0B">
            <w:pPr>
              <w:pStyle w:val="TableParagraph"/>
              <w:spacing w:line="221" w:lineRule="exact"/>
              <w:jc w:val="right"/>
              <w:rPr>
                <w:i/>
                <w:sz w:val="21"/>
              </w:rPr>
            </w:pPr>
            <w:r>
              <w:rPr>
                <w:i/>
                <w:sz w:val="21"/>
              </w:rPr>
              <w:t>4.5.11</w:t>
            </w:r>
          </w:p>
        </w:tc>
        <w:tc>
          <w:tcPr>
            <w:tcW w:w="7713" w:type="dxa"/>
          </w:tcPr>
          <w:p w14:paraId="08C34383" w14:textId="77777777" w:rsidR="00447697" w:rsidRDefault="00BE6F0B">
            <w:pPr>
              <w:pStyle w:val="TableParagraph"/>
              <w:spacing w:line="221" w:lineRule="exact"/>
              <w:ind w:right="1"/>
              <w:jc w:val="right"/>
              <w:rPr>
                <w:i/>
                <w:sz w:val="21"/>
              </w:rPr>
            </w:pPr>
            <w:hyperlink w:anchor="_bookmark15" w:history="1">
              <w:r>
                <w:rPr>
                  <w:i/>
                  <w:sz w:val="21"/>
                </w:rPr>
                <w:t>Employment</w:t>
              </w:r>
              <w:r>
                <w:rPr>
                  <w:i/>
                  <w:spacing w:val="-12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of</w:t>
              </w:r>
              <w:r>
                <w:rPr>
                  <w:i/>
                  <w:spacing w:val="-12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Retired</w:t>
              </w:r>
              <w:r>
                <w:rPr>
                  <w:i/>
                  <w:spacing w:val="-10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Persons</w:t>
              </w:r>
              <w:r>
                <w:rPr>
                  <w:i/>
                  <w:spacing w:val="-11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46019C1B" w14:textId="77777777" w:rsidR="00447697" w:rsidRDefault="00BE6F0B">
            <w:pPr>
              <w:pStyle w:val="TableParagraph"/>
              <w:spacing w:line="221" w:lineRule="exact"/>
              <w:rPr>
                <w:i/>
                <w:sz w:val="21"/>
              </w:rPr>
            </w:pPr>
            <w:r>
              <w:rPr>
                <w:i/>
                <w:sz w:val="21"/>
              </w:rPr>
              <w:t>29</w:t>
            </w:r>
          </w:p>
        </w:tc>
      </w:tr>
      <w:tr w:rsidR="00447697" w14:paraId="45EB5F02" w14:textId="77777777">
        <w:trPr>
          <w:trHeight w:val="242"/>
        </w:trPr>
        <w:tc>
          <w:tcPr>
            <w:tcW w:w="1028" w:type="dxa"/>
          </w:tcPr>
          <w:p w14:paraId="0051F8ED" w14:textId="77777777" w:rsidR="00447697" w:rsidRDefault="00BE6F0B">
            <w:pPr>
              <w:pStyle w:val="TableParagraph"/>
              <w:spacing w:line="222" w:lineRule="exact"/>
              <w:jc w:val="right"/>
              <w:rPr>
                <w:i/>
                <w:sz w:val="21"/>
              </w:rPr>
            </w:pPr>
            <w:r>
              <w:rPr>
                <w:i/>
                <w:sz w:val="21"/>
              </w:rPr>
              <w:t>4.5.12</w:t>
            </w:r>
          </w:p>
        </w:tc>
        <w:tc>
          <w:tcPr>
            <w:tcW w:w="7713" w:type="dxa"/>
          </w:tcPr>
          <w:p w14:paraId="63C74F59" w14:textId="1F5D0363" w:rsidR="00447697" w:rsidRDefault="00BE6F0B">
            <w:pPr>
              <w:pStyle w:val="TableParagraph"/>
              <w:spacing w:line="222" w:lineRule="exact"/>
              <w:ind w:right="1"/>
              <w:jc w:val="right"/>
              <w:rPr>
                <w:i/>
                <w:sz w:val="21"/>
              </w:rPr>
            </w:pPr>
            <w:r>
              <w:fldChar w:fldCharType="begin"/>
            </w:r>
            <w:r>
              <w:instrText>HYPERLINK \l "_bookmark15"</w:instrText>
            </w:r>
            <w:r>
              <w:fldChar w:fldCharType="separate"/>
            </w:r>
            <w:r>
              <w:rPr>
                <w:i/>
                <w:sz w:val="21"/>
              </w:rPr>
              <w:t>Age</w:t>
            </w:r>
            <w:r>
              <w:rPr>
                <w:i/>
                <w:spacing w:val="-9"/>
                <w:sz w:val="21"/>
              </w:rPr>
              <w:t xml:space="preserve"> </w:t>
            </w:r>
            <w:r>
              <w:rPr>
                <w:i/>
                <w:sz w:val="21"/>
              </w:rPr>
              <w:t>of</w:t>
            </w:r>
            <w:r>
              <w:rPr>
                <w:i/>
                <w:spacing w:val="-9"/>
                <w:sz w:val="21"/>
              </w:rPr>
              <w:t xml:space="preserve"> </w:t>
            </w:r>
            <w:r>
              <w:rPr>
                <w:i/>
                <w:sz w:val="21"/>
              </w:rPr>
              <w:t>Retir</w:t>
            </w:r>
            <w:ins w:id="27" w:author="DELL" w:date="2025-07-03T07:40:00Z" w16du:dateUtc="2025-07-03T02:40:00Z">
              <w:r w:rsidR="00F02E63">
                <w:rPr>
                  <w:i/>
                  <w:sz w:val="21"/>
                </w:rPr>
                <w:t>e</w:t>
              </w:r>
            </w:ins>
            <w:r>
              <w:rPr>
                <w:i/>
                <w:sz w:val="21"/>
              </w:rPr>
              <w:t>ment</w:t>
            </w:r>
            <w:r>
              <w:rPr>
                <w:i/>
                <w:spacing w:val="-9"/>
                <w:sz w:val="21"/>
              </w:rPr>
              <w:t xml:space="preserve"> </w:t>
            </w:r>
            <w:r>
              <w:rPr>
                <w:i/>
                <w:sz w:val="21"/>
              </w:rPr>
              <w:t>or</w:t>
            </w:r>
            <w:r>
              <w:rPr>
                <w:i/>
                <w:spacing w:val="-9"/>
                <w:sz w:val="21"/>
              </w:rPr>
              <w:t xml:space="preserve"> </w:t>
            </w:r>
            <w:r>
              <w:rPr>
                <w:i/>
                <w:sz w:val="21"/>
              </w:rPr>
              <w:t>Superannuation</w:t>
            </w:r>
            <w:r>
              <w:rPr>
                <w:i/>
                <w:spacing w:val="-8"/>
                <w:sz w:val="21"/>
              </w:rPr>
              <w:t xml:space="preserve"> </w:t>
            </w:r>
            <w:r>
              <w:rPr>
                <w:i/>
                <w:sz w:val="21"/>
              </w:rPr>
              <w:t>....................................................................</w:t>
            </w:r>
            <w:r>
              <w:fldChar w:fldCharType="end"/>
            </w:r>
          </w:p>
        </w:tc>
        <w:tc>
          <w:tcPr>
            <w:tcW w:w="695" w:type="dxa"/>
          </w:tcPr>
          <w:p w14:paraId="703BEC76" w14:textId="77777777" w:rsidR="00447697" w:rsidRDefault="00BE6F0B">
            <w:pPr>
              <w:pStyle w:val="TableParagraph"/>
              <w:spacing w:line="222" w:lineRule="exact"/>
              <w:rPr>
                <w:i/>
                <w:sz w:val="21"/>
              </w:rPr>
            </w:pPr>
            <w:r>
              <w:rPr>
                <w:i/>
                <w:sz w:val="21"/>
              </w:rPr>
              <w:t>29</w:t>
            </w:r>
          </w:p>
        </w:tc>
      </w:tr>
      <w:tr w:rsidR="00447697" w14:paraId="6451E434" w14:textId="77777777">
        <w:trPr>
          <w:trHeight w:val="240"/>
        </w:trPr>
        <w:tc>
          <w:tcPr>
            <w:tcW w:w="1028" w:type="dxa"/>
          </w:tcPr>
          <w:p w14:paraId="71A8982E" w14:textId="77777777" w:rsidR="00447697" w:rsidRDefault="00BE6F0B">
            <w:pPr>
              <w:pStyle w:val="TableParagraph"/>
              <w:spacing w:line="220" w:lineRule="exact"/>
              <w:jc w:val="right"/>
              <w:rPr>
                <w:i/>
                <w:sz w:val="21"/>
              </w:rPr>
            </w:pPr>
            <w:r>
              <w:rPr>
                <w:i/>
                <w:sz w:val="21"/>
              </w:rPr>
              <w:t>4.5.13</w:t>
            </w:r>
          </w:p>
        </w:tc>
        <w:tc>
          <w:tcPr>
            <w:tcW w:w="7713" w:type="dxa"/>
          </w:tcPr>
          <w:p w14:paraId="6BE30F59" w14:textId="77777777" w:rsidR="00447697" w:rsidRDefault="00BE6F0B">
            <w:pPr>
              <w:pStyle w:val="TableParagraph"/>
              <w:spacing w:line="220" w:lineRule="exact"/>
              <w:jc w:val="right"/>
              <w:rPr>
                <w:i/>
                <w:sz w:val="21"/>
              </w:rPr>
            </w:pPr>
            <w:hyperlink w:anchor="_bookmark15" w:history="1">
              <w:proofErr w:type="gramStart"/>
              <w:r>
                <w:rPr>
                  <w:i/>
                  <w:w w:val="95"/>
                  <w:sz w:val="21"/>
                </w:rPr>
                <w:t>Promotions</w:t>
              </w:r>
              <w:r>
                <w:rPr>
                  <w:i/>
                  <w:spacing w:val="60"/>
                  <w:sz w:val="21"/>
                </w:rPr>
                <w:t xml:space="preserve"> 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............................................................................................................</w:t>
              </w:r>
              <w:proofErr w:type="gramEnd"/>
            </w:hyperlink>
          </w:p>
        </w:tc>
        <w:tc>
          <w:tcPr>
            <w:tcW w:w="695" w:type="dxa"/>
          </w:tcPr>
          <w:p w14:paraId="00D0C63E" w14:textId="77777777" w:rsidR="00447697" w:rsidRDefault="00BE6F0B">
            <w:pPr>
              <w:pStyle w:val="TableParagraph"/>
              <w:spacing w:line="220" w:lineRule="exact"/>
              <w:rPr>
                <w:i/>
                <w:sz w:val="21"/>
              </w:rPr>
            </w:pPr>
            <w:r>
              <w:rPr>
                <w:i/>
                <w:sz w:val="21"/>
              </w:rPr>
              <w:t>29</w:t>
            </w:r>
          </w:p>
        </w:tc>
      </w:tr>
      <w:tr w:rsidR="00447697" w14:paraId="33E7C598" w14:textId="77777777">
        <w:trPr>
          <w:trHeight w:val="241"/>
        </w:trPr>
        <w:tc>
          <w:tcPr>
            <w:tcW w:w="1028" w:type="dxa"/>
          </w:tcPr>
          <w:p w14:paraId="34AC9B20" w14:textId="77777777" w:rsidR="00447697" w:rsidRDefault="00BE6F0B">
            <w:pPr>
              <w:pStyle w:val="TableParagraph"/>
              <w:spacing w:line="221" w:lineRule="exact"/>
              <w:jc w:val="right"/>
              <w:rPr>
                <w:i/>
                <w:sz w:val="21"/>
              </w:rPr>
            </w:pPr>
            <w:r>
              <w:rPr>
                <w:i/>
                <w:sz w:val="21"/>
              </w:rPr>
              <w:t>4.5.14</w:t>
            </w:r>
          </w:p>
        </w:tc>
        <w:tc>
          <w:tcPr>
            <w:tcW w:w="7713" w:type="dxa"/>
          </w:tcPr>
          <w:p w14:paraId="5CC7DFB5" w14:textId="799EC271" w:rsidR="00447697" w:rsidRDefault="00BE6F0B">
            <w:pPr>
              <w:pStyle w:val="TableParagraph"/>
              <w:spacing w:line="221" w:lineRule="exact"/>
              <w:jc w:val="right"/>
              <w:rPr>
                <w:i/>
                <w:sz w:val="21"/>
              </w:rPr>
            </w:pPr>
            <w:r>
              <w:fldChar w:fldCharType="begin"/>
            </w:r>
            <w:r>
              <w:instrText>HYPERLINK \l "_bookmark15"</w:instrText>
            </w:r>
            <w:r>
              <w:fldChar w:fldCharType="separate"/>
            </w:r>
            <w:proofErr w:type="gramStart"/>
            <w:r>
              <w:rPr>
                <w:i/>
                <w:w w:val="95"/>
                <w:sz w:val="21"/>
              </w:rPr>
              <w:t>Transfer</w:t>
            </w:r>
            <w:ins w:id="28" w:author="DELL" w:date="2025-07-03T07:40:00Z" w16du:dateUtc="2025-07-03T02:40:00Z">
              <w:r w:rsidR="002438EE">
                <w:rPr>
                  <w:i/>
                  <w:w w:val="95"/>
                  <w:sz w:val="21"/>
                </w:rPr>
                <w:t>s</w:t>
              </w:r>
            </w:ins>
            <w:r>
              <w:rPr>
                <w:i/>
                <w:spacing w:val="60"/>
                <w:sz w:val="21"/>
              </w:rPr>
              <w:t xml:space="preserve">  </w:t>
            </w:r>
            <w:r>
              <w:rPr>
                <w:i/>
                <w:w w:val="95"/>
                <w:sz w:val="21"/>
              </w:rPr>
              <w:t>.................................................................................................................</w:t>
            </w:r>
            <w:proofErr w:type="gramEnd"/>
            <w:r>
              <w:fldChar w:fldCharType="end"/>
            </w:r>
          </w:p>
        </w:tc>
        <w:tc>
          <w:tcPr>
            <w:tcW w:w="695" w:type="dxa"/>
          </w:tcPr>
          <w:p w14:paraId="7ADE0EB9" w14:textId="77777777" w:rsidR="00447697" w:rsidRDefault="00BE6F0B">
            <w:pPr>
              <w:pStyle w:val="TableParagraph"/>
              <w:spacing w:line="221" w:lineRule="exact"/>
              <w:rPr>
                <w:i/>
                <w:sz w:val="21"/>
              </w:rPr>
            </w:pPr>
            <w:r>
              <w:rPr>
                <w:i/>
                <w:sz w:val="21"/>
              </w:rPr>
              <w:t>29</w:t>
            </w:r>
          </w:p>
        </w:tc>
      </w:tr>
      <w:tr w:rsidR="00447697" w14:paraId="5A59AD15" w14:textId="77777777">
        <w:trPr>
          <w:trHeight w:val="242"/>
        </w:trPr>
        <w:tc>
          <w:tcPr>
            <w:tcW w:w="1028" w:type="dxa"/>
          </w:tcPr>
          <w:p w14:paraId="5D9431C2" w14:textId="77777777" w:rsidR="00447697" w:rsidRDefault="00BE6F0B">
            <w:pPr>
              <w:pStyle w:val="TableParagraph"/>
              <w:spacing w:line="222" w:lineRule="exact"/>
              <w:ind w:left="200"/>
              <w:rPr>
                <w:b/>
                <w:sz w:val="21"/>
              </w:rPr>
            </w:pPr>
            <w:r>
              <w:rPr>
                <w:b/>
                <w:sz w:val="21"/>
              </w:rPr>
              <w:t>4.6</w:t>
            </w:r>
          </w:p>
        </w:tc>
        <w:tc>
          <w:tcPr>
            <w:tcW w:w="7713" w:type="dxa"/>
          </w:tcPr>
          <w:p w14:paraId="1945BBA4" w14:textId="77777777" w:rsidR="00447697" w:rsidRDefault="00BE6F0B">
            <w:pPr>
              <w:pStyle w:val="TableParagraph"/>
              <w:spacing w:line="222" w:lineRule="exact"/>
              <w:ind w:right="-15"/>
              <w:jc w:val="right"/>
              <w:rPr>
                <w:rFonts w:ascii="Arial MT"/>
                <w:sz w:val="21"/>
              </w:rPr>
            </w:pPr>
            <w:hyperlink w:anchor="_bookmark15" w:history="1">
              <w:r>
                <w:rPr>
                  <w:b/>
                  <w:w w:val="95"/>
                  <w:sz w:val="21"/>
                </w:rPr>
                <w:t>P</w:t>
              </w:r>
              <w:r>
                <w:rPr>
                  <w:b/>
                  <w:w w:val="95"/>
                  <w:sz w:val="16"/>
                </w:rPr>
                <w:t>ROBATION</w:t>
              </w:r>
              <w:r>
                <w:rPr>
                  <w:b/>
                  <w:spacing w:val="108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695" w:type="dxa"/>
          </w:tcPr>
          <w:p w14:paraId="233C4617" w14:textId="77777777" w:rsidR="00447697" w:rsidRDefault="00BE6F0B">
            <w:pPr>
              <w:pStyle w:val="TableParagraph"/>
              <w:spacing w:line="222" w:lineRule="exact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29</w:t>
            </w:r>
          </w:p>
        </w:tc>
      </w:tr>
      <w:tr w:rsidR="00447697" w14:paraId="04CC35F3" w14:textId="77777777">
        <w:trPr>
          <w:trHeight w:val="242"/>
        </w:trPr>
        <w:tc>
          <w:tcPr>
            <w:tcW w:w="1028" w:type="dxa"/>
          </w:tcPr>
          <w:p w14:paraId="3D51D878" w14:textId="77777777" w:rsidR="00447697" w:rsidRDefault="00BE6F0B">
            <w:pPr>
              <w:pStyle w:val="TableParagraph"/>
              <w:spacing w:line="222" w:lineRule="exact"/>
              <w:ind w:right="126"/>
              <w:jc w:val="right"/>
              <w:rPr>
                <w:i/>
                <w:sz w:val="21"/>
              </w:rPr>
            </w:pPr>
            <w:r>
              <w:rPr>
                <w:i/>
                <w:sz w:val="21"/>
              </w:rPr>
              <w:t>4.6.1</w:t>
            </w:r>
          </w:p>
        </w:tc>
        <w:tc>
          <w:tcPr>
            <w:tcW w:w="7713" w:type="dxa"/>
          </w:tcPr>
          <w:p w14:paraId="07EA4545" w14:textId="77777777" w:rsidR="00447697" w:rsidRDefault="00BE6F0B">
            <w:pPr>
              <w:pStyle w:val="TableParagraph"/>
              <w:spacing w:line="222" w:lineRule="exact"/>
              <w:jc w:val="right"/>
              <w:rPr>
                <w:i/>
                <w:sz w:val="21"/>
              </w:rPr>
            </w:pPr>
            <w:hyperlink w:anchor="_bookmark15" w:history="1">
              <w:r>
                <w:rPr>
                  <w:i/>
                  <w:w w:val="95"/>
                  <w:sz w:val="21"/>
                </w:rPr>
                <w:t>Probationary</w:t>
              </w:r>
              <w:r>
                <w:rPr>
                  <w:i/>
                  <w:spacing w:val="82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periods</w:t>
              </w:r>
              <w:r>
                <w:rPr>
                  <w:i/>
                  <w:spacing w:val="87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41701B18" w14:textId="77777777" w:rsidR="00447697" w:rsidRDefault="00BE6F0B">
            <w:pPr>
              <w:pStyle w:val="TableParagraph"/>
              <w:spacing w:line="222" w:lineRule="exact"/>
              <w:rPr>
                <w:i/>
                <w:sz w:val="21"/>
              </w:rPr>
            </w:pPr>
            <w:r>
              <w:rPr>
                <w:i/>
                <w:sz w:val="21"/>
              </w:rPr>
              <w:t>29</w:t>
            </w:r>
          </w:p>
        </w:tc>
      </w:tr>
      <w:tr w:rsidR="00447697" w14:paraId="1773F741" w14:textId="77777777">
        <w:trPr>
          <w:trHeight w:val="342"/>
        </w:trPr>
        <w:tc>
          <w:tcPr>
            <w:tcW w:w="1028" w:type="dxa"/>
          </w:tcPr>
          <w:p w14:paraId="293E50AB" w14:textId="77777777" w:rsidR="00447697" w:rsidRDefault="00BE6F0B">
            <w:pPr>
              <w:pStyle w:val="TableParagraph"/>
              <w:spacing w:line="239" w:lineRule="exact"/>
              <w:ind w:right="126"/>
              <w:jc w:val="right"/>
              <w:rPr>
                <w:i/>
                <w:sz w:val="21"/>
              </w:rPr>
            </w:pPr>
            <w:r>
              <w:rPr>
                <w:i/>
                <w:sz w:val="21"/>
              </w:rPr>
              <w:t>4.6.2</w:t>
            </w:r>
          </w:p>
        </w:tc>
        <w:tc>
          <w:tcPr>
            <w:tcW w:w="7713" w:type="dxa"/>
          </w:tcPr>
          <w:p w14:paraId="56A97C19" w14:textId="77777777" w:rsidR="00447697" w:rsidRDefault="00BE6F0B">
            <w:pPr>
              <w:pStyle w:val="TableParagraph"/>
              <w:spacing w:line="239" w:lineRule="exact"/>
              <w:ind w:right="1"/>
              <w:jc w:val="right"/>
              <w:rPr>
                <w:i/>
                <w:sz w:val="21"/>
              </w:rPr>
            </w:pPr>
            <w:hyperlink w:anchor="_bookmark16" w:history="1">
              <w:r>
                <w:rPr>
                  <w:i/>
                  <w:spacing w:val="-1"/>
                  <w:sz w:val="21"/>
                </w:rPr>
                <w:t>Waiver</w:t>
              </w:r>
              <w:r>
                <w:rPr>
                  <w:i/>
                  <w:spacing w:val="13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of</w:t>
              </w:r>
              <w:r>
                <w:rPr>
                  <w:i/>
                  <w:spacing w:val="13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Probation...............................................................................................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3F0AABF7" w14:textId="77777777" w:rsidR="00447697" w:rsidRDefault="00BE6F0B">
            <w:pPr>
              <w:pStyle w:val="TableParagraph"/>
              <w:spacing w:line="239" w:lineRule="exact"/>
              <w:rPr>
                <w:i/>
                <w:sz w:val="21"/>
              </w:rPr>
            </w:pPr>
            <w:r>
              <w:rPr>
                <w:i/>
                <w:sz w:val="21"/>
              </w:rPr>
              <w:t>30</w:t>
            </w:r>
          </w:p>
        </w:tc>
      </w:tr>
      <w:tr w:rsidR="00447697" w14:paraId="254884B2" w14:textId="77777777">
        <w:trPr>
          <w:trHeight w:val="361"/>
        </w:trPr>
        <w:tc>
          <w:tcPr>
            <w:tcW w:w="1028" w:type="dxa"/>
          </w:tcPr>
          <w:p w14:paraId="56E127E4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13" w:type="dxa"/>
          </w:tcPr>
          <w:p w14:paraId="16C44746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5" w:type="dxa"/>
          </w:tcPr>
          <w:p w14:paraId="02EEFC0F" w14:textId="77777777" w:rsidR="00447697" w:rsidRDefault="00BE6F0B">
            <w:pPr>
              <w:pStyle w:val="TableParagraph"/>
              <w:spacing w:before="96" w:line="245" w:lineRule="exact"/>
              <w:ind w:left="19"/>
              <w:rPr>
                <w:rFonts w:ascii="Arial MT"/>
                <w:sz w:val="14"/>
              </w:rPr>
            </w:pPr>
            <w:r>
              <w:rPr>
                <w:b/>
                <w:sz w:val="23"/>
              </w:rPr>
              <w:t>2</w:t>
            </w:r>
            <w:r>
              <w:rPr>
                <w:b/>
                <w:spacing w:val="-12"/>
                <w:sz w:val="23"/>
              </w:rPr>
              <w:t xml:space="preserve"> </w:t>
            </w:r>
            <w:r>
              <w:rPr>
                <w:rFonts w:ascii="Arial MT"/>
                <w:sz w:val="14"/>
              </w:rPr>
              <w:t>of</w:t>
            </w:r>
            <w:r>
              <w:rPr>
                <w:rFonts w:ascii="Arial MT"/>
                <w:spacing w:val="-7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74</w:t>
            </w:r>
          </w:p>
        </w:tc>
      </w:tr>
    </w:tbl>
    <w:p w14:paraId="6A1771D0" w14:textId="77777777" w:rsidR="00447697" w:rsidRDefault="00447697">
      <w:pPr>
        <w:spacing w:line="245" w:lineRule="exact"/>
        <w:rPr>
          <w:sz w:val="14"/>
        </w:rPr>
        <w:sectPr w:rsidR="00447697">
          <w:headerReference w:type="default" r:id="rId7"/>
          <w:pgSz w:w="11900" w:h="16840"/>
          <w:pgMar w:top="1280" w:right="0" w:bottom="280" w:left="0" w:header="138" w:footer="0" w:gutter="0"/>
          <w:cols w:space="720"/>
        </w:sectPr>
      </w:pPr>
    </w:p>
    <w:p w14:paraId="20761E8B" w14:textId="77777777" w:rsidR="00447697" w:rsidRDefault="00447697">
      <w:pPr>
        <w:pStyle w:val="BodyText"/>
        <w:spacing w:before="10"/>
        <w:rPr>
          <w:rFonts w:ascii="Arial"/>
          <w:i/>
          <w:sz w:val="11"/>
        </w:rPr>
      </w:pPr>
    </w:p>
    <w:tbl>
      <w:tblPr>
        <w:tblW w:w="0" w:type="auto"/>
        <w:tblInd w:w="13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"/>
        <w:gridCol w:w="783"/>
        <w:gridCol w:w="7709"/>
        <w:gridCol w:w="695"/>
      </w:tblGrid>
      <w:tr w:rsidR="00447697" w14:paraId="082D6319" w14:textId="77777777">
        <w:trPr>
          <w:trHeight w:val="238"/>
        </w:trPr>
        <w:tc>
          <w:tcPr>
            <w:tcW w:w="409" w:type="dxa"/>
          </w:tcPr>
          <w:p w14:paraId="6E7E7623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04870D09" w14:textId="77777777" w:rsidR="00447697" w:rsidRDefault="00BE6F0B">
            <w:pPr>
              <w:pStyle w:val="TableParagraph"/>
              <w:spacing w:line="218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4.6.3</w:t>
            </w:r>
          </w:p>
        </w:tc>
        <w:tc>
          <w:tcPr>
            <w:tcW w:w="7709" w:type="dxa"/>
          </w:tcPr>
          <w:p w14:paraId="4C0BD089" w14:textId="77777777" w:rsidR="00447697" w:rsidRDefault="00BE6F0B">
            <w:pPr>
              <w:pStyle w:val="TableParagraph"/>
              <w:spacing w:line="218" w:lineRule="exact"/>
              <w:jc w:val="right"/>
              <w:rPr>
                <w:i/>
                <w:sz w:val="21"/>
              </w:rPr>
            </w:pPr>
            <w:hyperlink w:anchor="_bookmark16" w:history="1">
              <w:r>
                <w:rPr>
                  <w:i/>
                  <w:sz w:val="21"/>
                </w:rPr>
                <w:t>Assessment</w:t>
              </w:r>
              <w:r>
                <w:rPr>
                  <w:i/>
                  <w:spacing w:val="-7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of</w:t>
              </w:r>
              <w:r>
                <w:rPr>
                  <w:i/>
                  <w:spacing w:val="-6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Work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Performance</w:t>
              </w:r>
              <w:r>
                <w:rPr>
                  <w:i/>
                  <w:spacing w:val="-5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and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Conduct..................................................</w:t>
              </w:r>
            </w:hyperlink>
          </w:p>
        </w:tc>
        <w:tc>
          <w:tcPr>
            <w:tcW w:w="695" w:type="dxa"/>
          </w:tcPr>
          <w:p w14:paraId="7C4BEF6F" w14:textId="77777777" w:rsidR="00447697" w:rsidRDefault="00BE6F0B">
            <w:pPr>
              <w:pStyle w:val="TableParagraph"/>
              <w:spacing w:line="218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30</w:t>
            </w:r>
          </w:p>
        </w:tc>
      </w:tr>
      <w:tr w:rsidR="00447697" w14:paraId="6EDF7384" w14:textId="77777777">
        <w:trPr>
          <w:trHeight w:val="242"/>
        </w:trPr>
        <w:tc>
          <w:tcPr>
            <w:tcW w:w="409" w:type="dxa"/>
          </w:tcPr>
          <w:p w14:paraId="503F6D9A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2C5C9DA4" w14:textId="77777777" w:rsidR="00447697" w:rsidRDefault="00BE6F0B">
            <w:pPr>
              <w:pStyle w:val="TableParagraph"/>
              <w:spacing w:line="223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4.6.4</w:t>
            </w:r>
          </w:p>
        </w:tc>
        <w:tc>
          <w:tcPr>
            <w:tcW w:w="7709" w:type="dxa"/>
          </w:tcPr>
          <w:p w14:paraId="7818573E" w14:textId="77777777" w:rsidR="00447697" w:rsidRDefault="00BE6F0B">
            <w:pPr>
              <w:pStyle w:val="TableParagraph"/>
              <w:spacing w:line="223" w:lineRule="exact"/>
              <w:ind w:right="1"/>
              <w:jc w:val="right"/>
              <w:rPr>
                <w:i/>
                <w:sz w:val="21"/>
              </w:rPr>
            </w:pPr>
            <w:hyperlink w:anchor="_bookmark16" w:history="1">
              <w:r>
                <w:rPr>
                  <w:i/>
                  <w:w w:val="95"/>
                  <w:sz w:val="21"/>
                </w:rPr>
                <w:t>Extension</w:t>
              </w:r>
              <w:r>
                <w:rPr>
                  <w:i/>
                  <w:spacing w:val="56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of</w:t>
              </w:r>
              <w:r>
                <w:rPr>
                  <w:i/>
                  <w:spacing w:val="60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Probation</w:t>
              </w:r>
              <w:r>
                <w:rPr>
                  <w:i/>
                  <w:spacing w:val="56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58D7EE57" w14:textId="77777777" w:rsidR="00447697" w:rsidRDefault="00BE6F0B">
            <w:pPr>
              <w:pStyle w:val="TableParagraph"/>
              <w:spacing w:line="223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30</w:t>
            </w:r>
          </w:p>
        </w:tc>
      </w:tr>
      <w:tr w:rsidR="00447697" w14:paraId="36E90F64" w14:textId="77777777">
        <w:trPr>
          <w:trHeight w:val="242"/>
        </w:trPr>
        <w:tc>
          <w:tcPr>
            <w:tcW w:w="409" w:type="dxa"/>
          </w:tcPr>
          <w:p w14:paraId="0D5F8F15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2600E37C" w14:textId="77777777" w:rsidR="00447697" w:rsidRDefault="00BE6F0B">
            <w:pPr>
              <w:pStyle w:val="TableParagraph"/>
              <w:spacing w:line="222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4.6.5</w:t>
            </w:r>
          </w:p>
        </w:tc>
        <w:tc>
          <w:tcPr>
            <w:tcW w:w="7709" w:type="dxa"/>
          </w:tcPr>
          <w:p w14:paraId="0B23D122" w14:textId="77777777" w:rsidR="00447697" w:rsidRDefault="00BE6F0B">
            <w:pPr>
              <w:pStyle w:val="TableParagraph"/>
              <w:spacing w:line="222" w:lineRule="exact"/>
              <w:ind w:right="1"/>
              <w:jc w:val="right"/>
              <w:rPr>
                <w:i/>
                <w:sz w:val="21"/>
              </w:rPr>
            </w:pPr>
            <w:hyperlink w:anchor="_bookmark17" w:history="1">
              <w:r>
                <w:rPr>
                  <w:i/>
                  <w:w w:val="95"/>
                  <w:sz w:val="21"/>
                </w:rPr>
                <w:t>Termination</w:t>
              </w:r>
              <w:r>
                <w:rPr>
                  <w:i/>
                  <w:spacing w:val="57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of</w:t>
              </w:r>
              <w:r>
                <w:rPr>
                  <w:i/>
                  <w:spacing w:val="62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Probation</w:t>
              </w:r>
              <w:r>
                <w:rPr>
                  <w:i/>
                  <w:spacing w:val="57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781ACAF5" w14:textId="77777777" w:rsidR="00447697" w:rsidRDefault="00BE6F0B">
            <w:pPr>
              <w:pStyle w:val="TableParagraph"/>
              <w:spacing w:line="222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31</w:t>
            </w:r>
          </w:p>
        </w:tc>
      </w:tr>
      <w:tr w:rsidR="00447697" w14:paraId="6C5FDA32" w14:textId="77777777">
        <w:trPr>
          <w:trHeight w:val="240"/>
        </w:trPr>
        <w:tc>
          <w:tcPr>
            <w:tcW w:w="409" w:type="dxa"/>
          </w:tcPr>
          <w:p w14:paraId="260048DF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73F848CF" w14:textId="77777777" w:rsidR="00447697" w:rsidRDefault="00BE6F0B">
            <w:pPr>
              <w:pStyle w:val="TableParagraph"/>
              <w:spacing w:line="220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4.6.6</w:t>
            </w:r>
          </w:p>
        </w:tc>
        <w:tc>
          <w:tcPr>
            <w:tcW w:w="7709" w:type="dxa"/>
          </w:tcPr>
          <w:p w14:paraId="170E1713" w14:textId="77777777" w:rsidR="00447697" w:rsidRDefault="00BE6F0B">
            <w:pPr>
              <w:pStyle w:val="TableParagraph"/>
              <w:spacing w:line="220" w:lineRule="exact"/>
              <w:jc w:val="right"/>
              <w:rPr>
                <w:i/>
                <w:sz w:val="21"/>
              </w:rPr>
            </w:pPr>
            <w:hyperlink w:anchor="_bookmark18" w:history="1">
              <w:r>
                <w:rPr>
                  <w:i/>
                  <w:sz w:val="21"/>
                </w:rPr>
                <w:t>Post-Probation</w:t>
              </w:r>
              <w:r>
                <w:rPr>
                  <w:i/>
                  <w:spacing w:val="-14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Performance</w:t>
              </w:r>
              <w:r>
                <w:rPr>
                  <w:i/>
                  <w:spacing w:val="-12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Appraisal</w:t>
              </w:r>
              <w:r>
                <w:rPr>
                  <w:i/>
                  <w:spacing w:val="-13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................................................................</w:t>
              </w:r>
            </w:hyperlink>
          </w:p>
        </w:tc>
        <w:tc>
          <w:tcPr>
            <w:tcW w:w="695" w:type="dxa"/>
          </w:tcPr>
          <w:p w14:paraId="129800B5" w14:textId="77777777" w:rsidR="00447697" w:rsidRDefault="00BE6F0B">
            <w:pPr>
              <w:pStyle w:val="TableParagraph"/>
              <w:spacing w:line="220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32</w:t>
            </w:r>
          </w:p>
        </w:tc>
      </w:tr>
      <w:tr w:rsidR="00447697" w14:paraId="6EC434DE" w14:textId="77777777">
        <w:trPr>
          <w:trHeight w:val="301"/>
        </w:trPr>
        <w:tc>
          <w:tcPr>
            <w:tcW w:w="409" w:type="dxa"/>
          </w:tcPr>
          <w:p w14:paraId="3442A414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3" w:type="dxa"/>
          </w:tcPr>
          <w:p w14:paraId="7B9D6D1A" w14:textId="77777777" w:rsidR="00447697" w:rsidRDefault="00BE6F0B">
            <w:pPr>
              <w:pStyle w:val="TableParagraph"/>
              <w:spacing w:line="238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4.6.7</w:t>
            </w:r>
          </w:p>
        </w:tc>
        <w:tc>
          <w:tcPr>
            <w:tcW w:w="7709" w:type="dxa"/>
          </w:tcPr>
          <w:p w14:paraId="616F767B" w14:textId="77777777" w:rsidR="00447697" w:rsidRDefault="00BE6F0B">
            <w:pPr>
              <w:pStyle w:val="TableParagraph"/>
              <w:spacing w:line="238" w:lineRule="exact"/>
              <w:jc w:val="right"/>
              <w:rPr>
                <w:i/>
                <w:sz w:val="21"/>
              </w:rPr>
            </w:pPr>
            <w:hyperlink w:anchor="_bookmark18" w:history="1">
              <w:r>
                <w:rPr>
                  <w:i/>
                  <w:sz w:val="21"/>
                </w:rPr>
                <w:t>Career</w:t>
              </w:r>
              <w:r>
                <w:rPr>
                  <w:i/>
                  <w:spacing w:val="-11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Planning</w:t>
              </w:r>
              <w:r>
                <w:rPr>
                  <w:i/>
                  <w:spacing w:val="-8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and</w:t>
              </w:r>
              <w:r>
                <w:rPr>
                  <w:i/>
                  <w:spacing w:val="-7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Performance</w:t>
              </w:r>
              <w:r>
                <w:rPr>
                  <w:i/>
                  <w:spacing w:val="-7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Appraisal</w:t>
              </w:r>
              <w:r>
                <w:rPr>
                  <w:i/>
                  <w:spacing w:val="-6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</w:t>
              </w:r>
            </w:hyperlink>
          </w:p>
        </w:tc>
        <w:tc>
          <w:tcPr>
            <w:tcW w:w="695" w:type="dxa"/>
          </w:tcPr>
          <w:p w14:paraId="0C21263A" w14:textId="77777777" w:rsidR="00447697" w:rsidRDefault="00BE6F0B">
            <w:pPr>
              <w:pStyle w:val="TableParagraph"/>
              <w:spacing w:line="238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32</w:t>
            </w:r>
          </w:p>
        </w:tc>
      </w:tr>
      <w:tr w:rsidR="00447697" w14:paraId="721B4544" w14:textId="77777777">
        <w:trPr>
          <w:trHeight w:val="361"/>
        </w:trPr>
        <w:tc>
          <w:tcPr>
            <w:tcW w:w="409" w:type="dxa"/>
          </w:tcPr>
          <w:p w14:paraId="782D1285" w14:textId="77777777" w:rsidR="00447697" w:rsidRDefault="00BE6F0B">
            <w:pPr>
              <w:pStyle w:val="TableParagraph"/>
              <w:spacing w:before="57"/>
              <w:ind w:left="88"/>
              <w:jc w:val="center"/>
              <w:rPr>
                <w:b/>
                <w:sz w:val="21"/>
              </w:rPr>
            </w:pPr>
            <w:r>
              <w:rPr>
                <w:b/>
                <w:w w:val="83"/>
                <w:sz w:val="21"/>
              </w:rPr>
              <w:t>5</w:t>
            </w:r>
          </w:p>
        </w:tc>
        <w:tc>
          <w:tcPr>
            <w:tcW w:w="8492" w:type="dxa"/>
            <w:gridSpan w:val="2"/>
          </w:tcPr>
          <w:p w14:paraId="742C6B7A" w14:textId="77777777" w:rsidR="00447697" w:rsidRDefault="00BE6F0B">
            <w:pPr>
              <w:pStyle w:val="TableParagraph"/>
              <w:spacing w:before="57"/>
              <w:ind w:left="143"/>
              <w:rPr>
                <w:b/>
                <w:sz w:val="21"/>
              </w:rPr>
            </w:pPr>
            <w:hyperlink w:anchor="_bookmark19" w:history="1">
              <w:r>
                <w:rPr>
                  <w:b/>
                  <w:spacing w:val="-1"/>
                  <w:sz w:val="21"/>
                </w:rPr>
                <w:t>ENTITLEMENTS</w:t>
              </w:r>
              <w:r>
                <w:rPr>
                  <w:b/>
                  <w:spacing w:val="13"/>
                  <w:sz w:val="21"/>
                </w:rPr>
                <w:t xml:space="preserve"> </w:t>
              </w:r>
              <w:r>
                <w:rPr>
                  <w:b/>
                  <w:spacing w:val="-1"/>
                  <w:sz w:val="21"/>
                </w:rPr>
                <w:t>&amp;</w:t>
              </w:r>
              <w:r>
                <w:rPr>
                  <w:b/>
                  <w:spacing w:val="14"/>
                  <w:sz w:val="21"/>
                </w:rPr>
                <w:t xml:space="preserve"> </w:t>
              </w:r>
              <w:r>
                <w:rPr>
                  <w:b/>
                  <w:spacing w:val="-1"/>
                  <w:sz w:val="21"/>
                </w:rPr>
                <w:t>BENEFITS.............................................................................................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67242E90" w14:textId="77777777" w:rsidR="00447697" w:rsidRDefault="00BE6F0B">
            <w:pPr>
              <w:pStyle w:val="TableParagraph"/>
              <w:spacing w:before="57"/>
              <w:ind w:left="-2"/>
              <w:rPr>
                <w:b/>
                <w:sz w:val="21"/>
              </w:rPr>
            </w:pPr>
            <w:r>
              <w:rPr>
                <w:b/>
                <w:sz w:val="21"/>
              </w:rPr>
              <w:t>33</w:t>
            </w:r>
          </w:p>
        </w:tc>
      </w:tr>
      <w:tr w:rsidR="00447697" w14:paraId="661C5CA2" w14:textId="77777777">
        <w:trPr>
          <w:trHeight w:val="301"/>
        </w:trPr>
        <w:tc>
          <w:tcPr>
            <w:tcW w:w="1192" w:type="dxa"/>
            <w:gridSpan w:val="2"/>
          </w:tcPr>
          <w:p w14:paraId="1B3D44AE" w14:textId="77777777" w:rsidR="00447697" w:rsidRDefault="00BE6F0B">
            <w:pPr>
              <w:pStyle w:val="TableParagraph"/>
              <w:spacing w:before="56" w:line="225" w:lineRule="exact"/>
              <w:ind w:left="358"/>
              <w:rPr>
                <w:b/>
                <w:sz w:val="21"/>
              </w:rPr>
            </w:pPr>
            <w:r>
              <w:rPr>
                <w:b/>
                <w:sz w:val="21"/>
              </w:rPr>
              <w:t>5.1</w:t>
            </w:r>
          </w:p>
        </w:tc>
        <w:tc>
          <w:tcPr>
            <w:tcW w:w="7709" w:type="dxa"/>
          </w:tcPr>
          <w:p w14:paraId="18808E2C" w14:textId="77777777" w:rsidR="00447697" w:rsidRDefault="00BE6F0B">
            <w:pPr>
              <w:pStyle w:val="TableParagraph"/>
              <w:spacing w:before="56" w:line="225" w:lineRule="exact"/>
              <w:ind w:right="2"/>
              <w:jc w:val="right"/>
              <w:rPr>
                <w:rFonts w:ascii="Arial MT"/>
                <w:sz w:val="21"/>
              </w:rPr>
            </w:pPr>
            <w:hyperlink w:anchor="_bookmark19" w:history="1">
              <w:r>
                <w:rPr>
                  <w:b/>
                  <w:w w:val="95"/>
                  <w:sz w:val="21"/>
                </w:rPr>
                <w:t>T</w:t>
              </w:r>
              <w:r>
                <w:rPr>
                  <w:b/>
                  <w:w w:val="95"/>
                  <w:sz w:val="16"/>
                </w:rPr>
                <w:t>RAVEL</w:t>
              </w:r>
              <w:r>
                <w:rPr>
                  <w:b/>
                  <w:spacing w:val="35"/>
                  <w:w w:val="95"/>
                  <w:sz w:val="16"/>
                </w:rPr>
                <w:t xml:space="preserve"> </w:t>
              </w:r>
              <w:r>
                <w:rPr>
                  <w:b/>
                  <w:w w:val="95"/>
                  <w:sz w:val="16"/>
                </w:rPr>
                <w:t>AND</w:t>
              </w:r>
              <w:r>
                <w:rPr>
                  <w:b/>
                  <w:spacing w:val="61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D</w:t>
              </w:r>
              <w:r>
                <w:rPr>
                  <w:b/>
                  <w:w w:val="95"/>
                  <w:sz w:val="16"/>
                </w:rPr>
                <w:t>AILY</w:t>
              </w:r>
              <w:r>
                <w:rPr>
                  <w:b/>
                  <w:spacing w:val="52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A</w:t>
              </w:r>
              <w:r>
                <w:rPr>
                  <w:b/>
                  <w:w w:val="95"/>
                  <w:sz w:val="16"/>
                </w:rPr>
                <w:t>LLOWANCES</w:t>
              </w:r>
              <w:r>
                <w:rPr>
                  <w:b/>
                  <w:spacing w:val="54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(TA/DA)</w:t>
              </w:r>
              <w:r>
                <w:rPr>
                  <w:b/>
                  <w:spacing w:val="47"/>
                  <w:w w:val="95"/>
                  <w:sz w:val="21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16DAE1FD" w14:textId="77777777" w:rsidR="00447697" w:rsidRDefault="00BE6F0B">
            <w:pPr>
              <w:pStyle w:val="TableParagraph"/>
              <w:spacing w:before="56" w:line="225" w:lineRule="exact"/>
              <w:ind w:left="-2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33</w:t>
            </w:r>
          </w:p>
        </w:tc>
      </w:tr>
      <w:tr w:rsidR="00447697" w14:paraId="46422DDA" w14:textId="77777777">
        <w:trPr>
          <w:trHeight w:val="241"/>
        </w:trPr>
        <w:tc>
          <w:tcPr>
            <w:tcW w:w="409" w:type="dxa"/>
          </w:tcPr>
          <w:p w14:paraId="691A95C1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3BF00453" w14:textId="77777777" w:rsidR="00447697" w:rsidRDefault="00BE6F0B">
            <w:pPr>
              <w:pStyle w:val="TableParagraph"/>
              <w:spacing w:line="221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5.1.1</w:t>
            </w:r>
          </w:p>
        </w:tc>
        <w:tc>
          <w:tcPr>
            <w:tcW w:w="7709" w:type="dxa"/>
          </w:tcPr>
          <w:p w14:paraId="01E2BD9F" w14:textId="77777777" w:rsidR="00447697" w:rsidRDefault="00BE6F0B">
            <w:pPr>
              <w:pStyle w:val="TableParagraph"/>
              <w:spacing w:line="221" w:lineRule="exact"/>
              <w:jc w:val="right"/>
              <w:rPr>
                <w:i/>
                <w:sz w:val="21"/>
              </w:rPr>
            </w:pPr>
            <w:hyperlink w:anchor="_bookmark19" w:history="1">
              <w:r>
                <w:rPr>
                  <w:i/>
                  <w:spacing w:val="-1"/>
                  <w:sz w:val="21"/>
                </w:rPr>
                <w:t>Travel</w:t>
              </w:r>
              <w:r>
                <w:rPr>
                  <w:i/>
                  <w:spacing w:val="14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Authorization</w:t>
              </w:r>
              <w:r>
                <w:rPr>
                  <w:i/>
                  <w:spacing w:val="14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72912B97" w14:textId="77777777" w:rsidR="00447697" w:rsidRDefault="00BE6F0B">
            <w:pPr>
              <w:pStyle w:val="TableParagraph"/>
              <w:spacing w:line="221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33</w:t>
            </w:r>
          </w:p>
        </w:tc>
      </w:tr>
      <w:tr w:rsidR="00447697" w14:paraId="05ECB611" w14:textId="77777777">
        <w:trPr>
          <w:trHeight w:val="242"/>
        </w:trPr>
        <w:tc>
          <w:tcPr>
            <w:tcW w:w="409" w:type="dxa"/>
          </w:tcPr>
          <w:p w14:paraId="73E5E79F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55F3C063" w14:textId="77777777" w:rsidR="00447697" w:rsidRDefault="00BE6F0B">
            <w:pPr>
              <w:pStyle w:val="TableParagraph"/>
              <w:spacing w:line="222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5.1.2</w:t>
            </w:r>
          </w:p>
        </w:tc>
        <w:tc>
          <w:tcPr>
            <w:tcW w:w="7709" w:type="dxa"/>
          </w:tcPr>
          <w:p w14:paraId="03287919" w14:textId="77777777" w:rsidR="00447697" w:rsidRDefault="00BE6F0B">
            <w:pPr>
              <w:pStyle w:val="TableParagraph"/>
              <w:spacing w:line="222" w:lineRule="exact"/>
              <w:jc w:val="right"/>
              <w:rPr>
                <w:i/>
                <w:sz w:val="21"/>
              </w:rPr>
            </w:pPr>
            <w:hyperlink w:anchor="_bookmark19" w:history="1">
              <w:r>
                <w:rPr>
                  <w:i/>
                  <w:spacing w:val="-1"/>
                  <w:sz w:val="21"/>
                </w:rPr>
                <w:t>Entitlements</w:t>
              </w:r>
              <w:r>
                <w:rPr>
                  <w:i/>
                  <w:spacing w:val="-14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for</w:t>
              </w:r>
              <w:r>
                <w:rPr>
                  <w:i/>
                  <w:spacing w:val="-13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Travel</w:t>
              </w:r>
              <w:r>
                <w:rPr>
                  <w:i/>
                  <w:spacing w:val="-13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42BA7379" w14:textId="77777777" w:rsidR="00447697" w:rsidRDefault="00BE6F0B">
            <w:pPr>
              <w:pStyle w:val="TableParagraph"/>
              <w:spacing w:line="222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33</w:t>
            </w:r>
          </w:p>
        </w:tc>
      </w:tr>
      <w:tr w:rsidR="00447697" w14:paraId="4A3BF40D" w14:textId="77777777">
        <w:trPr>
          <w:trHeight w:val="242"/>
        </w:trPr>
        <w:tc>
          <w:tcPr>
            <w:tcW w:w="409" w:type="dxa"/>
          </w:tcPr>
          <w:p w14:paraId="65114AC5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636E41EE" w14:textId="77777777" w:rsidR="00447697" w:rsidRDefault="00BE6F0B">
            <w:pPr>
              <w:pStyle w:val="TableParagraph"/>
              <w:spacing w:line="222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5.1.3</w:t>
            </w:r>
          </w:p>
        </w:tc>
        <w:tc>
          <w:tcPr>
            <w:tcW w:w="7709" w:type="dxa"/>
          </w:tcPr>
          <w:p w14:paraId="17E4238D" w14:textId="77777777" w:rsidR="00447697" w:rsidRDefault="00BE6F0B">
            <w:pPr>
              <w:pStyle w:val="TableParagraph"/>
              <w:spacing w:line="222" w:lineRule="exact"/>
              <w:ind w:right="1"/>
              <w:jc w:val="right"/>
              <w:rPr>
                <w:i/>
                <w:sz w:val="21"/>
              </w:rPr>
            </w:pPr>
            <w:hyperlink w:anchor="_bookmark19" w:history="1">
              <w:r>
                <w:rPr>
                  <w:i/>
                  <w:w w:val="95"/>
                  <w:sz w:val="21"/>
                </w:rPr>
                <w:t>Outstation</w:t>
              </w:r>
              <w:r>
                <w:rPr>
                  <w:i/>
                  <w:spacing w:val="92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Accommodation</w:t>
              </w:r>
              <w:r>
                <w:rPr>
                  <w:i/>
                  <w:spacing w:val="88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263494C4" w14:textId="77777777" w:rsidR="00447697" w:rsidRDefault="00BE6F0B">
            <w:pPr>
              <w:pStyle w:val="TableParagraph"/>
              <w:spacing w:line="222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33</w:t>
            </w:r>
          </w:p>
        </w:tc>
      </w:tr>
      <w:tr w:rsidR="00447697" w14:paraId="6B8A594E" w14:textId="77777777">
        <w:trPr>
          <w:trHeight w:val="240"/>
        </w:trPr>
        <w:tc>
          <w:tcPr>
            <w:tcW w:w="409" w:type="dxa"/>
          </w:tcPr>
          <w:p w14:paraId="790E702F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39F2B6A2" w14:textId="77777777" w:rsidR="00447697" w:rsidRDefault="00BE6F0B">
            <w:pPr>
              <w:pStyle w:val="TableParagraph"/>
              <w:spacing w:line="220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5.1.4</w:t>
            </w:r>
          </w:p>
        </w:tc>
        <w:tc>
          <w:tcPr>
            <w:tcW w:w="7709" w:type="dxa"/>
          </w:tcPr>
          <w:p w14:paraId="2F552C8F" w14:textId="77777777" w:rsidR="00447697" w:rsidRDefault="00BE6F0B">
            <w:pPr>
              <w:pStyle w:val="TableParagraph"/>
              <w:spacing w:line="220" w:lineRule="exact"/>
              <w:ind w:right="1"/>
              <w:jc w:val="right"/>
              <w:rPr>
                <w:i/>
                <w:sz w:val="21"/>
              </w:rPr>
            </w:pPr>
            <w:hyperlink w:anchor="_bookmark20" w:history="1">
              <w:r>
                <w:rPr>
                  <w:i/>
                  <w:w w:val="95"/>
                  <w:sz w:val="21"/>
                </w:rPr>
                <w:t>Travel</w:t>
              </w:r>
              <w:r>
                <w:rPr>
                  <w:i/>
                  <w:spacing w:val="87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Allowances</w:t>
              </w:r>
              <w:r>
                <w:rPr>
                  <w:i/>
                  <w:spacing w:val="91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719B3D44" w14:textId="77777777" w:rsidR="00447697" w:rsidRDefault="00BE6F0B">
            <w:pPr>
              <w:pStyle w:val="TableParagraph"/>
              <w:spacing w:line="220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34</w:t>
            </w:r>
          </w:p>
        </w:tc>
      </w:tr>
      <w:tr w:rsidR="00447697" w14:paraId="50E2A11B" w14:textId="77777777">
        <w:trPr>
          <w:trHeight w:val="241"/>
        </w:trPr>
        <w:tc>
          <w:tcPr>
            <w:tcW w:w="409" w:type="dxa"/>
          </w:tcPr>
          <w:p w14:paraId="3590EC10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13BCFCDA" w14:textId="77777777" w:rsidR="00447697" w:rsidRDefault="00BE6F0B">
            <w:pPr>
              <w:pStyle w:val="TableParagraph"/>
              <w:spacing w:line="221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5.1.5</w:t>
            </w:r>
          </w:p>
        </w:tc>
        <w:tc>
          <w:tcPr>
            <w:tcW w:w="7709" w:type="dxa"/>
          </w:tcPr>
          <w:p w14:paraId="543D0545" w14:textId="77777777" w:rsidR="00447697" w:rsidRDefault="00BE6F0B">
            <w:pPr>
              <w:pStyle w:val="TableParagraph"/>
              <w:spacing w:line="221" w:lineRule="exact"/>
              <w:jc w:val="right"/>
              <w:rPr>
                <w:i/>
                <w:sz w:val="21"/>
              </w:rPr>
            </w:pPr>
            <w:hyperlink w:anchor="_bookmark21" w:history="1">
              <w:r>
                <w:rPr>
                  <w:i/>
                  <w:spacing w:val="-1"/>
                  <w:sz w:val="21"/>
                </w:rPr>
                <w:t>Travel</w:t>
              </w:r>
              <w:r>
                <w:rPr>
                  <w:i/>
                  <w:spacing w:val="13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Advance</w:t>
              </w:r>
              <w:r>
                <w:rPr>
                  <w:i/>
                  <w:spacing w:val="13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44000C3F" w14:textId="77777777" w:rsidR="00447697" w:rsidRDefault="00BE6F0B">
            <w:pPr>
              <w:pStyle w:val="TableParagraph"/>
              <w:spacing w:line="221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35</w:t>
            </w:r>
          </w:p>
        </w:tc>
      </w:tr>
      <w:tr w:rsidR="00447697" w14:paraId="0D9429E1" w14:textId="77777777">
        <w:trPr>
          <w:trHeight w:val="242"/>
        </w:trPr>
        <w:tc>
          <w:tcPr>
            <w:tcW w:w="1192" w:type="dxa"/>
            <w:gridSpan w:val="2"/>
          </w:tcPr>
          <w:p w14:paraId="214B68F2" w14:textId="77777777" w:rsidR="00447697" w:rsidRDefault="00BE6F0B">
            <w:pPr>
              <w:pStyle w:val="TableParagraph"/>
              <w:spacing w:line="222" w:lineRule="exact"/>
              <w:ind w:left="358"/>
              <w:rPr>
                <w:b/>
                <w:sz w:val="21"/>
              </w:rPr>
            </w:pPr>
            <w:r>
              <w:rPr>
                <w:b/>
                <w:sz w:val="21"/>
              </w:rPr>
              <w:t>5.2</w:t>
            </w:r>
          </w:p>
        </w:tc>
        <w:tc>
          <w:tcPr>
            <w:tcW w:w="7709" w:type="dxa"/>
          </w:tcPr>
          <w:p w14:paraId="6505C11C" w14:textId="77777777" w:rsidR="00447697" w:rsidRDefault="00BE6F0B">
            <w:pPr>
              <w:pStyle w:val="TableParagraph"/>
              <w:spacing w:line="222" w:lineRule="exact"/>
              <w:ind w:right="1"/>
              <w:jc w:val="right"/>
              <w:rPr>
                <w:rFonts w:ascii="Arial MT"/>
                <w:sz w:val="21"/>
              </w:rPr>
            </w:pPr>
            <w:hyperlink w:anchor="_bookmark21" w:history="1">
              <w:r>
                <w:rPr>
                  <w:b/>
                  <w:w w:val="95"/>
                  <w:sz w:val="21"/>
                </w:rPr>
                <w:t>V</w:t>
              </w:r>
              <w:r>
                <w:rPr>
                  <w:b/>
                  <w:w w:val="95"/>
                  <w:sz w:val="16"/>
                </w:rPr>
                <w:t>EHICLES</w:t>
              </w:r>
              <w:r>
                <w:rPr>
                  <w:b/>
                  <w:spacing w:val="39"/>
                  <w:w w:val="95"/>
                  <w:sz w:val="16"/>
                </w:rPr>
                <w:t xml:space="preserve"> </w:t>
              </w:r>
              <w:r>
                <w:rPr>
                  <w:b/>
                  <w:w w:val="95"/>
                  <w:sz w:val="16"/>
                </w:rPr>
                <w:t>AND</w:t>
              </w:r>
              <w:r>
                <w:rPr>
                  <w:b/>
                  <w:spacing w:val="68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T</w:t>
              </w:r>
              <w:r>
                <w:rPr>
                  <w:b/>
                  <w:w w:val="95"/>
                  <w:sz w:val="16"/>
                </w:rPr>
                <w:t>RANSPORT</w:t>
              </w:r>
              <w:r>
                <w:rPr>
                  <w:b/>
                  <w:spacing w:val="69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P</w:t>
              </w:r>
              <w:r>
                <w:rPr>
                  <w:b/>
                  <w:w w:val="95"/>
                  <w:sz w:val="16"/>
                </w:rPr>
                <w:t>OOL</w:t>
              </w:r>
              <w:r>
                <w:rPr>
                  <w:b/>
                  <w:spacing w:val="63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28CE4E07" w14:textId="77777777" w:rsidR="00447697" w:rsidRDefault="00BE6F0B">
            <w:pPr>
              <w:pStyle w:val="TableParagraph"/>
              <w:spacing w:line="222" w:lineRule="exact"/>
              <w:ind w:left="-2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35</w:t>
            </w:r>
          </w:p>
        </w:tc>
      </w:tr>
      <w:tr w:rsidR="00447697" w14:paraId="5DE15157" w14:textId="77777777">
        <w:trPr>
          <w:trHeight w:val="241"/>
        </w:trPr>
        <w:tc>
          <w:tcPr>
            <w:tcW w:w="409" w:type="dxa"/>
          </w:tcPr>
          <w:p w14:paraId="08174D38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00FA24D4" w14:textId="77777777" w:rsidR="00447697" w:rsidRDefault="00BE6F0B">
            <w:pPr>
              <w:pStyle w:val="TableParagraph"/>
              <w:spacing w:line="221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5.2.1</w:t>
            </w:r>
          </w:p>
        </w:tc>
        <w:tc>
          <w:tcPr>
            <w:tcW w:w="7709" w:type="dxa"/>
          </w:tcPr>
          <w:p w14:paraId="1763976F" w14:textId="4C97E221" w:rsidR="00447697" w:rsidRDefault="002438EE" w:rsidP="002438EE">
            <w:pPr>
              <w:pStyle w:val="TableParagraph"/>
              <w:spacing w:line="221" w:lineRule="exact"/>
              <w:rPr>
                <w:i/>
                <w:sz w:val="21"/>
              </w:rPr>
              <w:pPrChange w:id="29" w:author="DELL" w:date="2025-07-03T07:42:00Z" w16du:dateUtc="2025-07-03T02:42:00Z">
                <w:pPr>
                  <w:pStyle w:val="TableParagraph"/>
                  <w:spacing w:line="221" w:lineRule="exact"/>
                  <w:jc w:val="right"/>
                </w:pPr>
              </w:pPrChange>
            </w:pPr>
            <w:ins w:id="30" w:author="DELL" w:date="2025-07-03T07:42:00Z" w16du:dateUtc="2025-07-03T02:42:00Z">
              <w:r>
                <w:t xml:space="preserve">      </w:t>
              </w:r>
            </w:ins>
            <w:r w:rsidR="00BE6F0B">
              <w:fldChar w:fldCharType="begin"/>
            </w:r>
            <w:r w:rsidR="00BE6F0B">
              <w:instrText>HYPERLINK \l "_bookmark21"</w:instrText>
            </w:r>
            <w:r w:rsidR="00BE6F0B">
              <w:fldChar w:fldCharType="separate"/>
            </w:r>
            <w:r w:rsidR="00BE6F0B">
              <w:rPr>
                <w:i/>
                <w:sz w:val="21"/>
              </w:rPr>
              <w:t>Official</w:t>
            </w:r>
            <w:r w:rsidR="00BE6F0B">
              <w:rPr>
                <w:i/>
                <w:spacing w:val="-11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Use</w:t>
            </w:r>
            <w:r w:rsidR="00BE6F0B">
              <w:rPr>
                <w:i/>
                <w:spacing w:val="-9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of</w:t>
            </w:r>
            <w:r w:rsidR="00BE6F0B">
              <w:rPr>
                <w:i/>
                <w:spacing w:val="-10"/>
                <w:sz w:val="21"/>
              </w:rPr>
              <w:t xml:space="preserve"> </w:t>
            </w:r>
            <w:del w:id="31" w:author="DELL" w:date="2025-07-03T07:41:00Z" w16du:dateUtc="2025-07-03T02:41:00Z">
              <w:r w:rsidR="00BE6F0B" w:rsidDel="002438EE">
                <w:rPr>
                  <w:i/>
                  <w:sz w:val="21"/>
                </w:rPr>
                <w:delText>ORGANIZATION</w:delText>
              </w:r>
            </w:del>
            <w:ins w:id="32" w:author="DELL" w:date="2025-07-03T07:41:00Z" w16du:dateUtc="2025-07-03T02:41:00Z">
              <w:r>
                <w:rPr>
                  <w:i/>
                  <w:sz w:val="21"/>
                </w:rPr>
                <w:t>WRC</w:t>
              </w:r>
            </w:ins>
            <w:r w:rsidR="00BE6F0B">
              <w:rPr>
                <w:i/>
                <w:spacing w:val="-8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Vehicles</w:t>
            </w:r>
            <w:r w:rsidR="00BE6F0B">
              <w:rPr>
                <w:i/>
                <w:spacing w:val="-9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............................................................</w:t>
            </w:r>
            <w:r w:rsidR="00BE6F0B">
              <w:fldChar w:fldCharType="end"/>
            </w:r>
            <w:ins w:id="33" w:author="DELL" w:date="2025-07-03T07:42:00Z" w16du:dateUtc="2025-07-03T02:42:00Z">
              <w:r>
                <w:t>..................</w:t>
              </w:r>
            </w:ins>
          </w:p>
        </w:tc>
        <w:tc>
          <w:tcPr>
            <w:tcW w:w="695" w:type="dxa"/>
          </w:tcPr>
          <w:p w14:paraId="62B53C90" w14:textId="77777777" w:rsidR="00447697" w:rsidRDefault="00BE6F0B">
            <w:pPr>
              <w:pStyle w:val="TableParagraph"/>
              <w:spacing w:line="221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35</w:t>
            </w:r>
          </w:p>
        </w:tc>
      </w:tr>
      <w:tr w:rsidR="00447697" w14:paraId="2607BE57" w14:textId="77777777">
        <w:trPr>
          <w:trHeight w:val="242"/>
        </w:trPr>
        <w:tc>
          <w:tcPr>
            <w:tcW w:w="409" w:type="dxa"/>
          </w:tcPr>
          <w:p w14:paraId="27FA63DA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4BD57597" w14:textId="77777777" w:rsidR="00447697" w:rsidRDefault="00BE6F0B">
            <w:pPr>
              <w:pStyle w:val="TableParagraph"/>
              <w:spacing w:line="223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5.2.2</w:t>
            </w:r>
          </w:p>
        </w:tc>
        <w:tc>
          <w:tcPr>
            <w:tcW w:w="7709" w:type="dxa"/>
          </w:tcPr>
          <w:p w14:paraId="570D0210" w14:textId="1CAC5974" w:rsidR="00447697" w:rsidRDefault="002438EE" w:rsidP="002438EE">
            <w:pPr>
              <w:pStyle w:val="TableParagraph"/>
              <w:spacing w:line="223" w:lineRule="exact"/>
              <w:rPr>
                <w:i/>
                <w:sz w:val="21"/>
              </w:rPr>
              <w:pPrChange w:id="34" w:author="DELL" w:date="2025-07-03T07:42:00Z" w16du:dateUtc="2025-07-03T02:42:00Z">
                <w:pPr>
                  <w:pStyle w:val="TableParagraph"/>
                  <w:spacing w:line="223" w:lineRule="exact"/>
                  <w:jc w:val="right"/>
                </w:pPr>
              </w:pPrChange>
            </w:pPr>
            <w:ins w:id="35" w:author="DELL" w:date="2025-07-03T07:42:00Z" w16du:dateUtc="2025-07-03T02:42:00Z">
              <w:r>
                <w:t xml:space="preserve">      </w:t>
              </w:r>
            </w:ins>
            <w:r w:rsidR="00BE6F0B">
              <w:fldChar w:fldCharType="begin"/>
            </w:r>
            <w:r w:rsidR="00BE6F0B">
              <w:instrText>HYPERLINK \l "_bookmark21"</w:instrText>
            </w:r>
            <w:r w:rsidR="00BE6F0B">
              <w:fldChar w:fldCharType="separate"/>
            </w:r>
            <w:r w:rsidR="00BE6F0B">
              <w:rPr>
                <w:i/>
                <w:sz w:val="21"/>
              </w:rPr>
              <w:t>Regulation</w:t>
            </w:r>
            <w:r w:rsidR="00BE6F0B">
              <w:rPr>
                <w:i/>
                <w:spacing w:val="-13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of</w:t>
            </w:r>
            <w:r w:rsidR="00BE6F0B">
              <w:rPr>
                <w:i/>
                <w:spacing w:val="-13"/>
                <w:sz w:val="21"/>
              </w:rPr>
              <w:t xml:space="preserve"> </w:t>
            </w:r>
            <w:del w:id="36" w:author="DELL" w:date="2025-07-03T07:42:00Z" w16du:dateUtc="2025-07-03T02:42:00Z">
              <w:r w:rsidR="00BE6F0B" w:rsidDel="002438EE">
                <w:rPr>
                  <w:i/>
                  <w:sz w:val="21"/>
                </w:rPr>
                <w:delText>ORGANIZATION</w:delText>
              </w:r>
            </w:del>
            <w:ins w:id="37" w:author="DELL" w:date="2025-07-03T07:42:00Z" w16du:dateUtc="2025-07-03T02:42:00Z">
              <w:r>
                <w:rPr>
                  <w:i/>
                  <w:sz w:val="21"/>
                </w:rPr>
                <w:t>WRC</w:t>
              </w:r>
            </w:ins>
            <w:r w:rsidR="00BE6F0B">
              <w:rPr>
                <w:i/>
                <w:spacing w:val="-12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Vehicles..............................................................</w:t>
            </w:r>
            <w:r w:rsidR="00BE6F0B">
              <w:fldChar w:fldCharType="end"/>
            </w:r>
            <w:ins w:id="38" w:author="DELL" w:date="2025-07-03T07:42:00Z" w16du:dateUtc="2025-07-03T02:42:00Z">
              <w:r>
                <w:t>..................</w:t>
              </w:r>
            </w:ins>
          </w:p>
        </w:tc>
        <w:tc>
          <w:tcPr>
            <w:tcW w:w="695" w:type="dxa"/>
          </w:tcPr>
          <w:p w14:paraId="29150258" w14:textId="77777777" w:rsidR="00447697" w:rsidRDefault="00BE6F0B">
            <w:pPr>
              <w:pStyle w:val="TableParagraph"/>
              <w:spacing w:line="223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35</w:t>
            </w:r>
          </w:p>
        </w:tc>
      </w:tr>
      <w:tr w:rsidR="00447697" w14:paraId="46E12B79" w14:textId="77777777">
        <w:trPr>
          <w:trHeight w:val="243"/>
        </w:trPr>
        <w:tc>
          <w:tcPr>
            <w:tcW w:w="409" w:type="dxa"/>
          </w:tcPr>
          <w:p w14:paraId="121DD751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1DD9EB63" w14:textId="77777777" w:rsidR="00447697" w:rsidRDefault="00BE6F0B">
            <w:pPr>
              <w:pStyle w:val="TableParagraph"/>
              <w:spacing w:line="224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5.2.3</w:t>
            </w:r>
          </w:p>
        </w:tc>
        <w:tc>
          <w:tcPr>
            <w:tcW w:w="7709" w:type="dxa"/>
          </w:tcPr>
          <w:p w14:paraId="4C27E7D7" w14:textId="50F8A35C" w:rsidR="00447697" w:rsidRDefault="002438EE" w:rsidP="002438EE">
            <w:pPr>
              <w:pStyle w:val="TableParagraph"/>
              <w:spacing w:line="224" w:lineRule="exact"/>
              <w:rPr>
                <w:i/>
                <w:sz w:val="21"/>
              </w:rPr>
              <w:pPrChange w:id="39" w:author="DELL" w:date="2025-07-03T07:43:00Z" w16du:dateUtc="2025-07-03T02:43:00Z">
                <w:pPr>
                  <w:pStyle w:val="TableParagraph"/>
                  <w:spacing w:line="224" w:lineRule="exact"/>
                  <w:jc w:val="right"/>
                </w:pPr>
              </w:pPrChange>
            </w:pPr>
            <w:ins w:id="40" w:author="DELL" w:date="2025-07-03T07:43:00Z" w16du:dateUtc="2025-07-03T02:43:00Z">
              <w:r>
                <w:t xml:space="preserve">      </w:t>
              </w:r>
            </w:ins>
            <w:r w:rsidR="00BE6F0B">
              <w:fldChar w:fldCharType="begin"/>
            </w:r>
            <w:r w:rsidR="00BE6F0B">
              <w:instrText>HYPERLINK \l "_bookmark22"</w:instrText>
            </w:r>
            <w:r w:rsidR="00BE6F0B">
              <w:fldChar w:fldCharType="separate"/>
            </w:r>
            <w:r w:rsidR="00BE6F0B">
              <w:rPr>
                <w:i/>
                <w:sz w:val="21"/>
              </w:rPr>
              <w:t>Damage</w:t>
            </w:r>
            <w:r w:rsidR="00BE6F0B">
              <w:rPr>
                <w:i/>
                <w:spacing w:val="-5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to</w:t>
            </w:r>
            <w:r w:rsidR="00BE6F0B">
              <w:rPr>
                <w:i/>
                <w:spacing w:val="-4"/>
                <w:sz w:val="21"/>
              </w:rPr>
              <w:t xml:space="preserve"> </w:t>
            </w:r>
            <w:del w:id="41" w:author="DELL" w:date="2025-07-03T07:42:00Z" w16du:dateUtc="2025-07-03T02:42:00Z">
              <w:r w:rsidR="00BE6F0B" w:rsidDel="002438EE">
                <w:rPr>
                  <w:i/>
                  <w:sz w:val="21"/>
                </w:rPr>
                <w:delText>ORGA</w:delText>
              </w:r>
            </w:del>
            <w:del w:id="42" w:author="DELL" w:date="2025-07-03T07:43:00Z" w16du:dateUtc="2025-07-03T02:43:00Z">
              <w:r w:rsidR="00BE6F0B" w:rsidDel="002438EE">
                <w:rPr>
                  <w:i/>
                  <w:sz w:val="21"/>
                </w:rPr>
                <w:delText>NIZATION</w:delText>
              </w:r>
            </w:del>
            <w:ins w:id="43" w:author="DELL" w:date="2025-07-03T07:43:00Z" w16du:dateUtc="2025-07-03T02:43:00Z">
              <w:r>
                <w:rPr>
                  <w:i/>
                  <w:sz w:val="21"/>
                </w:rPr>
                <w:t>WRC</w:t>
              </w:r>
            </w:ins>
            <w:r w:rsidR="00BE6F0B">
              <w:rPr>
                <w:i/>
                <w:spacing w:val="-4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Vehicle</w:t>
            </w:r>
            <w:r w:rsidR="00BE6F0B">
              <w:rPr>
                <w:i/>
                <w:spacing w:val="-8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in</w:t>
            </w:r>
            <w:r w:rsidR="00BE6F0B">
              <w:rPr>
                <w:i/>
                <w:spacing w:val="-5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Private</w:t>
            </w:r>
            <w:r w:rsidR="00BE6F0B">
              <w:rPr>
                <w:i/>
                <w:spacing w:val="-8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Use</w:t>
            </w:r>
            <w:r w:rsidR="00BE6F0B">
              <w:rPr>
                <w:i/>
                <w:spacing w:val="-8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...........................................</w:t>
            </w:r>
            <w:r w:rsidR="00BE6F0B">
              <w:fldChar w:fldCharType="end"/>
            </w:r>
            <w:ins w:id="44" w:author="DELL" w:date="2025-07-03T07:43:00Z" w16du:dateUtc="2025-07-03T02:43:00Z">
              <w:r>
                <w:t>..................</w:t>
              </w:r>
            </w:ins>
          </w:p>
        </w:tc>
        <w:tc>
          <w:tcPr>
            <w:tcW w:w="695" w:type="dxa"/>
          </w:tcPr>
          <w:p w14:paraId="31F609C2" w14:textId="77777777" w:rsidR="00447697" w:rsidRDefault="00BE6F0B">
            <w:pPr>
              <w:pStyle w:val="TableParagraph"/>
              <w:spacing w:line="224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36</w:t>
            </w:r>
          </w:p>
        </w:tc>
      </w:tr>
      <w:tr w:rsidR="00447697" w14:paraId="7EA38A0B" w14:textId="77777777">
        <w:trPr>
          <w:trHeight w:val="240"/>
        </w:trPr>
        <w:tc>
          <w:tcPr>
            <w:tcW w:w="1192" w:type="dxa"/>
            <w:gridSpan w:val="2"/>
          </w:tcPr>
          <w:p w14:paraId="474D8C2F" w14:textId="77777777" w:rsidR="00447697" w:rsidRDefault="00BE6F0B">
            <w:pPr>
              <w:pStyle w:val="TableParagraph"/>
              <w:spacing w:line="220" w:lineRule="exact"/>
              <w:ind w:left="358"/>
              <w:rPr>
                <w:b/>
                <w:sz w:val="21"/>
              </w:rPr>
            </w:pPr>
            <w:r>
              <w:rPr>
                <w:b/>
                <w:sz w:val="21"/>
              </w:rPr>
              <w:t>5.3</w:t>
            </w:r>
          </w:p>
        </w:tc>
        <w:tc>
          <w:tcPr>
            <w:tcW w:w="7709" w:type="dxa"/>
          </w:tcPr>
          <w:p w14:paraId="0507CF01" w14:textId="77777777" w:rsidR="00447697" w:rsidRDefault="00BE6F0B">
            <w:pPr>
              <w:pStyle w:val="TableParagraph"/>
              <w:spacing w:line="220" w:lineRule="exact"/>
              <w:ind w:right="2"/>
              <w:jc w:val="right"/>
              <w:rPr>
                <w:rFonts w:ascii="Arial MT"/>
                <w:sz w:val="21"/>
              </w:rPr>
            </w:pPr>
            <w:hyperlink w:anchor="_bookmark22" w:history="1">
              <w:r>
                <w:rPr>
                  <w:b/>
                  <w:w w:val="95"/>
                  <w:sz w:val="21"/>
                </w:rPr>
                <w:t>S</w:t>
              </w:r>
              <w:r>
                <w:rPr>
                  <w:b/>
                  <w:w w:val="95"/>
                  <w:sz w:val="16"/>
                </w:rPr>
                <w:t>TAFF</w:t>
              </w:r>
              <w:r>
                <w:rPr>
                  <w:b/>
                  <w:spacing w:val="68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T</w:t>
              </w:r>
              <w:r>
                <w:rPr>
                  <w:b/>
                  <w:w w:val="95"/>
                  <w:sz w:val="16"/>
                </w:rPr>
                <w:t>RANSFERS</w:t>
              </w:r>
              <w:r>
                <w:rPr>
                  <w:b/>
                  <w:spacing w:val="41"/>
                  <w:w w:val="95"/>
                  <w:sz w:val="16"/>
                </w:rPr>
                <w:t xml:space="preserve"> </w:t>
              </w:r>
              <w:r>
                <w:rPr>
                  <w:b/>
                  <w:w w:val="95"/>
                  <w:sz w:val="16"/>
                </w:rPr>
                <w:t>AND</w:t>
              </w:r>
              <w:r>
                <w:rPr>
                  <w:b/>
                  <w:spacing w:val="67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P</w:t>
              </w:r>
              <w:r>
                <w:rPr>
                  <w:b/>
                  <w:w w:val="95"/>
                  <w:sz w:val="16"/>
                </w:rPr>
                <w:t>OSTINGS</w:t>
              </w:r>
              <w:r>
                <w:rPr>
                  <w:b/>
                  <w:spacing w:val="66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179D0A5F" w14:textId="77777777" w:rsidR="00447697" w:rsidRDefault="00BE6F0B">
            <w:pPr>
              <w:pStyle w:val="TableParagraph"/>
              <w:spacing w:line="220" w:lineRule="exact"/>
              <w:ind w:left="-2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36</w:t>
            </w:r>
          </w:p>
        </w:tc>
      </w:tr>
      <w:tr w:rsidR="00447697" w14:paraId="369E3438" w14:textId="77777777">
        <w:trPr>
          <w:trHeight w:val="242"/>
        </w:trPr>
        <w:tc>
          <w:tcPr>
            <w:tcW w:w="409" w:type="dxa"/>
          </w:tcPr>
          <w:p w14:paraId="62F3B64A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3AA51D1C" w14:textId="77777777" w:rsidR="00447697" w:rsidRDefault="00BE6F0B">
            <w:pPr>
              <w:pStyle w:val="TableParagraph"/>
              <w:spacing w:line="222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5.3.1</w:t>
            </w:r>
          </w:p>
        </w:tc>
        <w:tc>
          <w:tcPr>
            <w:tcW w:w="7709" w:type="dxa"/>
          </w:tcPr>
          <w:p w14:paraId="6B5A880C" w14:textId="77777777" w:rsidR="00447697" w:rsidRDefault="00BE6F0B">
            <w:pPr>
              <w:pStyle w:val="TableParagraph"/>
              <w:spacing w:line="222" w:lineRule="exact"/>
              <w:ind w:right="1"/>
              <w:jc w:val="right"/>
              <w:rPr>
                <w:i/>
                <w:sz w:val="21"/>
              </w:rPr>
            </w:pPr>
            <w:hyperlink w:anchor="_bookmark22" w:history="1">
              <w:r>
                <w:rPr>
                  <w:i/>
                  <w:w w:val="95"/>
                  <w:sz w:val="21"/>
                </w:rPr>
                <w:t>Joining</w:t>
              </w:r>
              <w:r>
                <w:rPr>
                  <w:i/>
                  <w:spacing w:val="88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Time</w:t>
              </w:r>
              <w:r>
                <w:rPr>
                  <w:i/>
                  <w:spacing w:val="89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0B221C23" w14:textId="77777777" w:rsidR="00447697" w:rsidRDefault="00BE6F0B">
            <w:pPr>
              <w:pStyle w:val="TableParagraph"/>
              <w:spacing w:line="222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36</w:t>
            </w:r>
          </w:p>
        </w:tc>
      </w:tr>
      <w:tr w:rsidR="00447697" w14:paraId="15EF24C1" w14:textId="77777777">
        <w:trPr>
          <w:trHeight w:val="243"/>
        </w:trPr>
        <w:tc>
          <w:tcPr>
            <w:tcW w:w="409" w:type="dxa"/>
          </w:tcPr>
          <w:p w14:paraId="6E462973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14B10A34" w14:textId="77777777" w:rsidR="00447697" w:rsidRDefault="00BE6F0B">
            <w:pPr>
              <w:pStyle w:val="TableParagraph"/>
              <w:spacing w:line="224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5.3.2</w:t>
            </w:r>
          </w:p>
        </w:tc>
        <w:tc>
          <w:tcPr>
            <w:tcW w:w="7709" w:type="dxa"/>
          </w:tcPr>
          <w:p w14:paraId="66E1363E" w14:textId="77777777" w:rsidR="00447697" w:rsidRDefault="00BE6F0B">
            <w:pPr>
              <w:pStyle w:val="TableParagraph"/>
              <w:spacing w:line="224" w:lineRule="exact"/>
              <w:jc w:val="right"/>
              <w:rPr>
                <w:i/>
                <w:sz w:val="21"/>
              </w:rPr>
            </w:pPr>
            <w:hyperlink w:anchor="_bookmark22" w:history="1">
              <w:r>
                <w:rPr>
                  <w:i/>
                  <w:spacing w:val="-1"/>
                  <w:sz w:val="21"/>
                </w:rPr>
                <w:t>Re-settlement</w:t>
              </w:r>
              <w:r>
                <w:rPr>
                  <w:i/>
                  <w:spacing w:val="13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Assistance</w:t>
              </w:r>
              <w:r>
                <w:rPr>
                  <w:i/>
                  <w:spacing w:val="11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68EAE20E" w14:textId="77777777" w:rsidR="00447697" w:rsidRDefault="00BE6F0B">
            <w:pPr>
              <w:pStyle w:val="TableParagraph"/>
              <w:spacing w:line="224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36</w:t>
            </w:r>
          </w:p>
        </w:tc>
      </w:tr>
      <w:tr w:rsidR="00447697" w14:paraId="3E9CBE87" w14:textId="77777777">
        <w:trPr>
          <w:trHeight w:val="240"/>
        </w:trPr>
        <w:tc>
          <w:tcPr>
            <w:tcW w:w="1192" w:type="dxa"/>
            <w:gridSpan w:val="2"/>
          </w:tcPr>
          <w:p w14:paraId="1261C8A6" w14:textId="77777777" w:rsidR="00447697" w:rsidRDefault="00BE6F0B">
            <w:pPr>
              <w:pStyle w:val="TableParagraph"/>
              <w:spacing w:line="220" w:lineRule="exact"/>
              <w:ind w:left="358"/>
              <w:rPr>
                <w:b/>
                <w:sz w:val="21"/>
              </w:rPr>
            </w:pPr>
            <w:r>
              <w:rPr>
                <w:b/>
                <w:sz w:val="21"/>
              </w:rPr>
              <w:t>5.4</w:t>
            </w:r>
          </w:p>
        </w:tc>
        <w:tc>
          <w:tcPr>
            <w:tcW w:w="7709" w:type="dxa"/>
          </w:tcPr>
          <w:p w14:paraId="4C5B3530" w14:textId="77777777" w:rsidR="00447697" w:rsidRDefault="00BE6F0B">
            <w:pPr>
              <w:pStyle w:val="TableParagraph"/>
              <w:spacing w:line="220" w:lineRule="exact"/>
              <w:ind w:right="-15"/>
              <w:jc w:val="right"/>
              <w:rPr>
                <w:rFonts w:ascii="Arial MT"/>
                <w:sz w:val="21"/>
              </w:rPr>
            </w:pPr>
            <w:hyperlink w:anchor="_bookmark23" w:history="1">
              <w:r>
                <w:rPr>
                  <w:b/>
                  <w:w w:val="95"/>
                  <w:sz w:val="21"/>
                </w:rPr>
                <w:t>L</w:t>
              </w:r>
              <w:r>
                <w:rPr>
                  <w:b/>
                  <w:w w:val="95"/>
                  <w:sz w:val="16"/>
                </w:rPr>
                <w:t>OANS</w:t>
              </w:r>
              <w:r>
                <w:rPr>
                  <w:b/>
                  <w:spacing w:val="33"/>
                  <w:w w:val="95"/>
                  <w:sz w:val="16"/>
                </w:rPr>
                <w:t xml:space="preserve"> </w:t>
              </w:r>
              <w:r>
                <w:rPr>
                  <w:b/>
                  <w:w w:val="95"/>
                  <w:sz w:val="16"/>
                </w:rPr>
                <w:t>AND</w:t>
              </w:r>
              <w:r>
                <w:rPr>
                  <w:b/>
                  <w:spacing w:val="59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A</w:t>
              </w:r>
              <w:r>
                <w:rPr>
                  <w:b/>
                  <w:w w:val="95"/>
                  <w:sz w:val="16"/>
                </w:rPr>
                <w:t>DVANCES</w:t>
              </w:r>
              <w:r>
                <w:rPr>
                  <w:b/>
                  <w:spacing w:val="56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695" w:type="dxa"/>
          </w:tcPr>
          <w:p w14:paraId="621444B5" w14:textId="77777777" w:rsidR="00447697" w:rsidRDefault="00BE6F0B">
            <w:pPr>
              <w:pStyle w:val="TableParagraph"/>
              <w:spacing w:line="220" w:lineRule="exact"/>
              <w:ind w:left="-2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37</w:t>
            </w:r>
          </w:p>
        </w:tc>
      </w:tr>
      <w:tr w:rsidR="00447697" w14:paraId="637B6714" w14:textId="77777777">
        <w:trPr>
          <w:trHeight w:val="240"/>
        </w:trPr>
        <w:tc>
          <w:tcPr>
            <w:tcW w:w="409" w:type="dxa"/>
          </w:tcPr>
          <w:p w14:paraId="1E4614AA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01938C83" w14:textId="77777777" w:rsidR="00447697" w:rsidRDefault="00BE6F0B">
            <w:pPr>
              <w:pStyle w:val="TableParagraph"/>
              <w:spacing w:line="220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5.4.1</w:t>
            </w:r>
          </w:p>
        </w:tc>
        <w:tc>
          <w:tcPr>
            <w:tcW w:w="7709" w:type="dxa"/>
          </w:tcPr>
          <w:p w14:paraId="14822D66" w14:textId="77777777" w:rsidR="00447697" w:rsidRDefault="00BE6F0B">
            <w:pPr>
              <w:pStyle w:val="TableParagraph"/>
              <w:spacing w:line="220" w:lineRule="exact"/>
              <w:jc w:val="right"/>
              <w:rPr>
                <w:i/>
                <w:sz w:val="21"/>
              </w:rPr>
            </w:pPr>
            <w:hyperlink w:anchor="_bookmark23" w:history="1">
              <w:r>
                <w:rPr>
                  <w:i/>
                  <w:spacing w:val="-1"/>
                  <w:sz w:val="21"/>
                </w:rPr>
                <w:t>Advance</w:t>
              </w:r>
              <w:r>
                <w:rPr>
                  <w:i/>
                  <w:spacing w:val="12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Rent</w:t>
              </w:r>
              <w:r>
                <w:rPr>
                  <w:i/>
                  <w:spacing w:val="13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Loan...............................................................................................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6114512F" w14:textId="77777777" w:rsidR="00447697" w:rsidRDefault="00BE6F0B">
            <w:pPr>
              <w:pStyle w:val="TableParagraph"/>
              <w:spacing w:line="220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37</w:t>
            </w:r>
          </w:p>
        </w:tc>
      </w:tr>
      <w:tr w:rsidR="00447697" w14:paraId="7F430C05" w14:textId="77777777">
        <w:trPr>
          <w:trHeight w:val="242"/>
        </w:trPr>
        <w:tc>
          <w:tcPr>
            <w:tcW w:w="409" w:type="dxa"/>
          </w:tcPr>
          <w:p w14:paraId="102E5B1C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5D6A09C7" w14:textId="77777777" w:rsidR="00447697" w:rsidRDefault="00BE6F0B">
            <w:pPr>
              <w:pStyle w:val="TableParagraph"/>
              <w:spacing w:line="222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5.4.2</w:t>
            </w:r>
          </w:p>
        </w:tc>
        <w:tc>
          <w:tcPr>
            <w:tcW w:w="7709" w:type="dxa"/>
          </w:tcPr>
          <w:p w14:paraId="4805F182" w14:textId="77777777" w:rsidR="00447697" w:rsidRDefault="00BE6F0B">
            <w:pPr>
              <w:pStyle w:val="TableParagraph"/>
              <w:spacing w:line="222" w:lineRule="exact"/>
              <w:ind w:right="1"/>
              <w:jc w:val="right"/>
              <w:rPr>
                <w:i/>
                <w:sz w:val="21"/>
              </w:rPr>
            </w:pPr>
            <w:hyperlink w:anchor="_bookmark23" w:history="1">
              <w:r>
                <w:rPr>
                  <w:i/>
                  <w:w w:val="95"/>
                  <w:sz w:val="21"/>
                </w:rPr>
                <w:t>Loan</w:t>
              </w:r>
              <w:r>
                <w:rPr>
                  <w:i/>
                  <w:spacing w:val="48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Eligibility</w:t>
              </w:r>
              <w:r>
                <w:rPr>
                  <w:i/>
                  <w:spacing w:val="51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&amp;</w:t>
              </w:r>
              <w:r>
                <w:rPr>
                  <w:i/>
                  <w:spacing w:val="50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Process</w:t>
              </w:r>
              <w:r>
                <w:rPr>
                  <w:i/>
                  <w:spacing w:val="52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270ED661" w14:textId="77777777" w:rsidR="00447697" w:rsidRDefault="00BE6F0B">
            <w:pPr>
              <w:pStyle w:val="TableParagraph"/>
              <w:spacing w:line="222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37</w:t>
            </w:r>
          </w:p>
        </w:tc>
      </w:tr>
      <w:tr w:rsidR="00447697" w14:paraId="15712404" w14:textId="77777777">
        <w:trPr>
          <w:trHeight w:val="242"/>
        </w:trPr>
        <w:tc>
          <w:tcPr>
            <w:tcW w:w="409" w:type="dxa"/>
          </w:tcPr>
          <w:p w14:paraId="4A311247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57970E60" w14:textId="77777777" w:rsidR="00447697" w:rsidRDefault="00BE6F0B">
            <w:pPr>
              <w:pStyle w:val="TableParagraph"/>
              <w:spacing w:line="222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5.4.3</w:t>
            </w:r>
          </w:p>
        </w:tc>
        <w:tc>
          <w:tcPr>
            <w:tcW w:w="7709" w:type="dxa"/>
          </w:tcPr>
          <w:p w14:paraId="590F57E2" w14:textId="77777777" w:rsidR="00447697" w:rsidRDefault="00BE6F0B">
            <w:pPr>
              <w:pStyle w:val="TableParagraph"/>
              <w:spacing w:line="222" w:lineRule="exact"/>
              <w:jc w:val="right"/>
              <w:rPr>
                <w:i/>
                <w:sz w:val="21"/>
              </w:rPr>
            </w:pPr>
            <w:hyperlink w:anchor="_bookmark23" w:history="1">
              <w:r>
                <w:rPr>
                  <w:i/>
                  <w:sz w:val="21"/>
                </w:rPr>
                <w:t>Exclusions</w:t>
              </w:r>
              <w:r>
                <w:rPr>
                  <w:i/>
                  <w:spacing w:val="-10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to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Advance</w:t>
              </w:r>
              <w:r>
                <w:rPr>
                  <w:i/>
                  <w:spacing w:val="-11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Rent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Loan</w:t>
              </w:r>
              <w:r>
                <w:rPr>
                  <w:i/>
                  <w:spacing w:val="-10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3CAB5F3B" w14:textId="77777777" w:rsidR="00447697" w:rsidRDefault="00BE6F0B">
            <w:pPr>
              <w:pStyle w:val="TableParagraph"/>
              <w:spacing w:line="222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37</w:t>
            </w:r>
          </w:p>
        </w:tc>
      </w:tr>
      <w:tr w:rsidR="00447697" w14:paraId="48720B1D" w14:textId="77777777">
        <w:trPr>
          <w:trHeight w:val="240"/>
        </w:trPr>
        <w:tc>
          <w:tcPr>
            <w:tcW w:w="409" w:type="dxa"/>
          </w:tcPr>
          <w:p w14:paraId="307F6F2B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23D88390" w14:textId="77777777" w:rsidR="00447697" w:rsidRDefault="00BE6F0B">
            <w:pPr>
              <w:pStyle w:val="TableParagraph"/>
              <w:spacing w:line="220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5.4.4</w:t>
            </w:r>
          </w:p>
        </w:tc>
        <w:tc>
          <w:tcPr>
            <w:tcW w:w="7709" w:type="dxa"/>
          </w:tcPr>
          <w:p w14:paraId="443BF4F8" w14:textId="77777777" w:rsidR="00447697" w:rsidRDefault="00BE6F0B">
            <w:pPr>
              <w:pStyle w:val="TableParagraph"/>
              <w:spacing w:line="220" w:lineRule="exact"/>
              <w:ind w:right="1"/>
              <w:jc w:val="right"/>
              <w:rPr>
                <w:i/>
                <w:sz w:val="21"/>
              </w:rPr>
            </w:pPr>
            <w:hyperlink w:anchor="_bookmark23" w:history="1">
              <w:r>
                <w:rPr>
                  <w:i/>
                  <w:w w:val="95"/>
                  <w:sz w:val="21"/>
                </w:rPr>
                <w:t>Medical</w:t>
              </w:r>
              <w:r>
                <w:rPr>
                  <w:i/>
                  <w:spacing w:val="86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Loan</w:t>
              </w:r>
              <w:r>
                <w:rPr>
                  <w:i/>
                  <w:spacing w:val="89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4B3196C6" w14:textId="77777777" w:rsidR="00447697" w:rsidRDefault="00BE6F0B">
            <w:pPr>
              <w:pStyle w:val="TableParagraph"/>
              <w:spacing w:line="220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37</w:t>
            </w:r>
          </w:p>
        </w:tc>
      </w:tr>
      <w:tr w:rsidR="00447697" w14:paraId="75B9BB49" w14:textId="77777777">
        <w:trPr>
          <w:trHeight w:val="241"/>
        </w:trPr>
        <w:tc>
          <w:tcPr>
            <w:tcW w:w="409" w:type="dxa"/>
          </w:tcPr>
          <w:p w14:paraId="5A212190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44117CD6" w14:textId="77777777" w:rsidR="00447697" w:rsidRDefault="00BE6F0B">
            <w:pPr>
              <w:pStyle w:val="TableParagraph"/>
              <w:spacing w:line="221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5.4.5</w:t>
            </w:r>
          </w:p>
        </w:tc>
        <w:tc>
          <w:tcPr>
            <w:tcW w:w="7709" w:type="dxa"/>
          </w:tcPr>
          <w:p w14:paraId="6DEEEA51" w14:textId="77777777" w:rsidR="00447697" w:rsidRDefault="00BE6F0B">
            <w:pPr>
              <w:pStyle w:val="TableParagraph"/>
              <w:spacing w:line="221" w:lineRule="exact"/>
              <w:jc w:val="right"/>
              <w:rPr>
                <w:i/>
                <w:sz w:val="21"/>
              </w:rPr>
            </w:pPr>
            <w:hyperlink w:anchor="_bookmark23" w:history="1">
              <w:r>
                <w:rPr>
                  <w:i/>
                  <w:sz w:val="21"/>
                </w:rPr>
                <w:t>Legally</w:t>
              </w:r>
              <w:r>
                <w:rPr>
                  <w:i/>
                  <w:spacing w:val="-13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Binding</w:t>
              </w:r>
              <w:r>
                <w:rPr>
                  <w:i/>
                  <w:spacing w:val="-10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Loan</w:t>
              </w:r>
              <w:r>
                <w:rPr>
                  <w:i/>
                  <w:spacing w:val="-11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Documentation</w:t>
              </w:r>
              <w:r>
                <w:rPr>
                  <w:i/>
                  <w:spacing w:val="-10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01A017B2" w14:textId="77777777" w:rsidR="00447697" w:rsidRDefault="00BE6F0B">
            <w:pPr>
              <w:pStyle w:val="TableParagraph"/>
              <w:spacing w:line="221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37</w:t>
            </w:r>
          </w:p>
        </w:tc>
      </w:tr>
      <w:tr w:rsidR="00447697" w14:paraId="3161D4DC" w14:textId="77777777">
        <w:trPr>
          <w:trHeight w:val="242"/>
        </w:trPr>
        <w:tc>
          <w:tcPr>
            <w:tcW w:w="1192" w:type="dxa"/>
            <w:gridSpan w:val="2"/>
          </w:tcPr>
          <w:p w14:paraId="7152E57D" w14:textId="77777777" w:rsidR="00447697" w:rsidRDefault="00BE6F0B">
            <w:pPr>
              <w:pStyle w:val="TableParagraph"/>
              <w:spacing w:line="222" w:lineRule="exact"/>
              <w:ind w:left="358"/>
              <w:rPr>
                <w:b/>
                <w:sz w:val="21"/>
              </w:rPr>
            </w:pPr>
            <w:r>
              <w:rPr>
                <w:b/>
                <w:sz w:val="21"/>
              </w:rPr>
              <w:t>5.5</w:t>
            </w:r>
          </w:p>
        </w:tc>
        <w:tc>
          <w:tcPr>
            <w:tcW w:w="7709" w:type="dxa"/>
          </w:tcPr>
          <w:p w14:paraId="143AEF76" w14:textId="77777777" w:rsidR="00447697" w:rsidRDefault="00BE6F0B">
            <w:pPr>
              <w:pStyle w:val="TableParagraph"/>
              <w:spacing w:line="222" w:lineRule="exact"/>
              <w:ind w:right="-15"/>
              <w:jc w:val="right"/>
              <w:rPr>
                <w:rFonts w:ascii="Arial MT"/>
                <w:sz w:val="21"/>
              </w:rPr>
            </w:pPr>
            <w:hyperlink w:anchor="_bookmark23" w:history="1">
              <w:r>
                <w:rPr>
                  <w:b/>
                  <w:w w:val="95"/>
                  <w:sz w:val="21"/>
                </w:rPr>
                <w:t>P</w:t>
              </w:r>
              <w:r>
                <w:rPr>
                  <w:b/>
                  <w:w w:val="95"/>
                  <w:sz w:val="16"/>
                </w:rPr>
                <w:t>ROVIDENT</w:t>
              </w:r>
              <w:r>
                <w:rPr>
                  <w:b/>
                  <w:spacing w:val="69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F</w:t>
              </w:r>
              <w:r>
                <w:rPr>
                  <w:b/>
                  <w:w w:val="95"/>
                  <w:sz w:val="16"/>
                </w:rPr>
                <w:t>UND</w:t>
              </w:r>
              <w:r>
                <w:rPr>
                  <w:b/>
                  <w:spacing w:val="66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695" w:type="dxa"/>
          </w:tcPr>
          <w:p w14:paraId="34014FDE" w14:textId="77777777" w:rsidR="00447697" w:rsidRDefault="00BE6F0B">
            <w:pPr>
              <w:pStyle w:val="TableParagraph"/>
              <w:spacing w:line="222" w:lineRule="exact"/>
              <w:ind w:left="-2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37</w:t>
            </w:r>
          </w:p>
        </w:tc>
      </w:tr>
      <w:tr w:rsidR="00447697" w14:paraId="44B55463" w14:textId="77777777">
        <w:trPr>
          <w:trHeight w:val="241"/>
        </w:trPr>
        <w:tc>
          <w:tcPr>
            <w:tcW w:w="409" w:type="dxa"/>
          </w:tcPr>
          <w:p w14:paraId="112FD444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72EEEE18" w14:textId="77777777" w:rsidR="00447697" w:rsidRDefault="00BE6F0B">
            <w:pPr>
              <w:pStyle w:val="TableParagraph"/>
              <w:spacing w:line="221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5.5.1</w:t>
            </w:r>
          </w:p>
        </w:tc>
        <w:tc>
          <w:tcPr>
            <w:tcW w:w="7709" w:type="dxa"/>
          </w:tcPr>
          <w:p w14:paraId="5331142A" w14:textId="77777777" w:rsidR="00447697" w:rsidRDefault="00BE6F0B">
            <w:pPr>
              <w:pStyle w:val="TableParagraph"/>
              <w:spacing w:line="221" w:lineRule="exact"/>
              <w:ind w:right="1"/>
              <w:jc w:val="right"/>
              <w:rPr>
                <w:i/>
                <w:sz w:val="21"/>
              </w:rPr>
            </w:pPr>
            <w:hyperlink w:anchor="_bookmark23" w:history="1">
              <w:r>
                <w:rPr>
                  <w:i/>
                  <w:w w:val="95"/>
                  <w:sz w:val="21"/>
                </w:rPr>
                <w:t>Organization</w:t>
              </w:r>
              <w:r>
                <w:rPr>
                  <w:i/>
                  <w:spacing w:val="57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Contributory</w:t>
              </w:r>
              <w:r>
                <w:rPr>
                  <w:i/>
                  <w:spacing w:val="61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Fund</w:t>
              </w:r>
              <w:r>
                <w:rPr>
                  <w:i/>
                  <w:spacing w:val="57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1CDF7C6E" w14:textId="77777777" w:rsidR="00447697" w:rsidRDefault="00BE6F0B">
            <w:pPr>
              <w:pStyle w:val="TableParagraph"/>
              <w:spacing w:line="221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37</w:t>
            </w:r>
          </w:p>
        </w:tc>
      </w:tr>
      <w:tr w:rsidR="00447697" w14:paraId="707C1751" w14:textId="77777777">
        <w:trPr>
          <w:trHeight w:val="242"/>
        </w:trPr>
        <w:tc>
          <w:tcPr>
            <w:tcW w:w="409" w:type="dxa"/>
          </w:tcPr>
          <w:p w14:paraId="7B733E4A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0F29A568" w14:textId="77777777" w:rsidR="00447697" w:rsidRDefault="00BE6F0B">
            <w:pPr>
              <w:pStyle w:val="TableParagraph"/>
              <w:spacing w:line="222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5.5.2</w:t>
            </w:r>
          </w:p>
        </w:tc>
        <w:tc>
          <w:tcPr>
            <w:tcW w:w="7709" w:type="dxa"/>
          </w:tcPr>
          <w:p w14:paraId="4BBB3875" w14:textId="77777777" w:rsidR="00447697" w:rsidRDefault="00BE6F0B">
            <w:pPr>
              <w:pStyle w:val="TableParagraph"/>
              <w:spacing w:line="222" w:lineRule="exact"/>
              <w:jc w:val="right"/>
              <w:rPr>
                <w:i/>
                <w:sz w:val="21"/>
              </w:rPr>
            </w:pPr>
            <w:hyperlink w:anchor="_bookmark24" w:history="1">
              <w:r>
                <w:rPr>
                  <w:i/>
                  <w:sz w:val="21"/>
                </w:rPr>
                <w:t>Employee</w:t>
              </w:r>
              <w:r>
                <w:rPr>
                  <w:i/>
                  <w:spacing w:val="-8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Contribution</w:t>
              </w:r>
              <w:r>
                <w:rPr>
                  <w:i/>
                  <w:spacing w:val="-8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to</w:t>
              </w:r>
              <w:r>
                <w:rPr>
                  <w:i/>
                  <w:spacing w:val="-10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the</w:t>
              </w:r>
              <w:r>
                <w:rPr>
                  <w:i/>
                  <w:spacing w:val="-8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RC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Fund</w:t>
              </w:r>
              <w:r>
                <w:rPr>
                  <w:i/>
                  <w:spacing w:val="-5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................................................................</w:t>
              </w:r>
            </w:hyperlink>
          </w:p>
        </w:tc>
        <w:tc>
          <w:tcPr>
            <w:tcW w:w="695" w:type="dxa"/>
          </w:tcPr>
          <w:p w14:paraId="6871CAC0" w14:textId="77777777" w:rsidR="00447697" w:rsidRDefault="00BE6F0B">
            <w:pPr>
              <w:pStyle w:val="TableParagraph"/>
              <w:spacing w:line="222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38</w:t>
            </w:r>
          </w:p>
        </w:tc>
      </w:tr>
      <w:tr w:rsidR="00447697" w14:paraId="00CE1CAB" w14:textId="77777777">
        <w:trPr>
          <w:trHeight w:val="301"/>
        </w:trPr>
        <w:tc>
          <w:tcPr>
            <w:tcW w:w="409" w:type="dxa"/>
          </w:tcPr>
          <w:p w14:paraId="63976A05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3" w:type="dxa"/>
          </w:tcPr>
          <w:p w14:paraId="42CB3BBA" w14:textId="77777777" w:rsidR="00447697" w:rsidRDefault="00BE6F0B">
            <w:pPr>
              <w:pStyle w:val="TableParagraph"/>
              <w:spacing w:line="240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5.5.3</w:t>
            </w:r>
          </w:p>
        </w:tc>
        <w:tc>
          <w:tcPr>
            <w:tcW w:w="7709" w:type="dxa"/>
          </w:tcPr>
          <w:p w14:paraId="09BF165B" w14:textId="77777777" w:rsidR="00447697" w:rsidRDefault="00BE6F0B">
            <w:pPr>
              <w:pStyle w:val="TableParagraph"/>
              <w:spacing w:line="240" w:lineRule="exact"/>
              <w:ind w:right="1"/>
              <w:jc w:val="right"/>
              <w:rPr>
                <w:i/>
                <w:sz w:val="21"/>
              </w:rPr>
            </w:pPr>
            <w:hyperlink w:anchor="_bookmark24" w:history="1">
              <w:r>
                <w:rPr>
                  <w:i/>
                  <w:w w:val="95"/>
                  <w:sz w:val="21"/>
                </w:rPr>
                <w:t>Management</w:t>
              </w:r>
              <w:r>
                <w:rPr>
                  <w:i/>
                  <w:spacing w:val="47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of</w:t>
              </w:r>
              <w:r>
                <w:rPr>
                  <w:i/>
                  <w:spacing w:val="48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the</w:t>
              </w:r>
              <w:r>
                <w:rPr>
                  <w:i/>
                  <w:spacing w:val="48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Fund</w:t>
              </w:r>
              <w:r>
                <w:rPr>
                  <w:i/>
                  <w:spacing w:val="53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02C954FD" w14:textId="77777777" w:rsidR="00447697" w:rsidRDefault="00BE6F0B">
            <w:pPr>
              <w:pStyle w:val="TableParagraph"/>
              <w:spacing w:line="240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38</w:t>
            </w:r>
          </w:p>
        </w:tc>
      </w:tr>
      <w:tr w:rsidR="00447697" w14:paraId="722BA4E6" w14:textId="77777777">
        <w:trPr>
          <w:trHeight w:val="359"/>
        </w:trPr>
        <w:tc>
          <w:tcPr>
            <w:tcW w:w="409" w:type="dxa"/>
          </w:tcPr>
          <w:p w14:paraId="7E2E8CC8" w14:textId="77777777" w:rsidR="00447697" w:rsidRDefault="00BE6F0B">
            <w:pPr>
              <w:pStyle w:val="TableParagraph"/>
              <w:spacing w:before="55"/>
              <w:ind w:left="88"/>
              <w:jc w:val="center"/>
              <w:rPr>
                <w:b/>
                <w:sz w:val="21"/>
              </w:rPr>
            </w:pPr>
            <w:r>
              <w:rPr>
                <w:b/>
                <w:w w:val="83"/>
                <w:sz w:val="21"/>
              </w:rPr>
              <w:t>6</w:t>
            </w:r>
          </w:p>
        </w:tc>
        <w:tc>
          <w:tcPr>
            <w:tcW w:w="8492" w:type="dxa"/>
            <w:gridSpan w:val="2"/>
          </w:tcPr>
          <w:p w14:paraId="5ADBE27D" w14:textId="77777777" w:rsidR="00447697" w:rsidRDefault="00BE6F0B">
            <w:pPr>
              <w:pStyle w:val="TableParagraph"/>
              <w:spacing w:before="55"/>
              <w:ind w:left="110"/>
              <w:rPr>
                <w:b/>
                <w:sz w:val="21"/>
              </w:rPr>
            </w:pPr>
            <w:hyperlink w:anchor="_bookmark25" w:history="1">
              <w:r>
                <w:rPr>
                  <w:b/>
                  <w:spacing w:val="-1"/>
                  <w:sz w:val="21"/>
                </w:rPr>
                <w:t>LEAVE</w:t>
              </w:r>
              <w:r>
                <w:rPr>
                  <w:b/>
                  <w:spacing w:val="10"/>
                  <w:sz w:val="21"/>
                </w:rPr>
                <w:t xml:space="preserve"> </w:t>
              </w:r>
              <w:r>
                <w:rPr>
                  <w:b/>
                  <w:spacing w:val="-1"/>
                  <w:sz w:val="21"/>
                </w:rPr>
                <w:t>AND</w:t>
              </w:r>
              <w:r>
                <w:rPr>
                  <w:b/>
                  <w:spacing w:val="10"/>
                  <w:sz w:val="21"/>
                </w:rPr>
                <w:t xml:space="preserve"> </w:t>
              </w:r>
              <w:r>
                <w:rPr>
                  <w:b/>
                  <w:spacing w:val="-1"/>
                  <w:sz w:val="21"/>
                </w:rPr>
                <w:t>ATTENDANCE</w:t>
              </w:r>
              <w:r>
                <w:rPr>
                  <w:b/>
                  <w:spacing w:val="7"/>
                  <w:sz w:val="21"/>
                </w:rPr>
                <w:t xml:space="preserve"> </w:t>
              </w:r>
              <w:r>
                <w:rPr>
                  <w:b/>
                  <w:spacing w:val="-1"/>
                  <w:sz w:val="21"/>
                </w:rPr>
                <w:t>................................................................................................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408CBC96" w14:textId="77777777" w:rsidR="00447697" w:rsidRDefault="00BE6F0B">
            <w:pPr>
              <w:pStyle w:val="TableParagraph"/>
              <w:spacing w:before="55"/>
              <w:ind w:left="-2"/>
              <w:rPr>
                <w:b/>
                <w:sz w:val="21"/>
              </w:rPr>
            </w:pPr>
            <w:r>
              <w:rPr>
                <w:b/>
                <w:sz w:val="21"/>
              </w:rPr>
              <w:t>39</w:t>
            </w:r>
          </w:p>
        </w:tc>
      </w:tr>
      <w:tr w:rsidR="00447697" w14:paraId="132E227F" w14:textId="77777777">
        <w:trPr>
          <w:trHeight w:val="302"/>
        </w:trPr>
        <w:tc>
          <w:tcPr>
            <w:tcW w:w="1192" w:type="dxa"/>
            <w:gridSpan w:val="2"/>
          </w:tcPr>
          <w:p w14:paraId="0F6206AA" w14:textId="77777777" w:rsidR="00447697" w:rsidRDefault="00BE6F0B">
            <w:pPr>
              <w:pStyle w:val="TableParagraph"/>
              <w:spacing w:before="56" w:line="226" w:lineRule="exact"/>
              <w:ind w:left="358"/>
              <w:rPr>
                <w:b/>
                <w:sz w:val="21"/>
              </w:rPr>
            </w:pPr>
            <w:r>
              <w:rPr>
                <w:b/>
                <w:sz w:val="21"/>
              </w:rPr>
              <w:t>6.1</w:t>
            </w:r>
          </w:p>
        </w:tc>
        <w:tc>
          <w:tcPr>
            <w:tcW w:w="7709" w:type="dxa"/>
          </w:tcPr>
          <w:p w14:paraId="3EA66C05" w14:textId="77777777" w:rsidR="00447697" w:rsidRDefault="00BE6F0B">
            <w:pPr>
              <w:pStyle w:val="TableParagraph"/>
              <w:spacing w:before="56" w:line="226" w:lineRule="exact"/>
              <w:ind w:right="2"/>
              <w:jc w:val="right"/>
              <w:rPr>
                <w:rFonts w:ascii="Arial MT"/>
                <w:sz w:val="21"/>
              </w:rPr>
            </w:pPr>
            <w:hyperlink w:anchor="_bookmark25" w:history="1">
              <w:r>
                <w:rPr>
                  <w:b/>
                  <w:w w:val="95"/>
                  <w:sz w:val="21"/>
                </w:rPr>
                <w:t>E</w:t>
              </w:r>
              <w:r>
                <w:rPr>
                  <w:b/>
                  <w:w w:val="95"/>
                  <w:sz w:val="16"/>
                </w:rPr>
                <w:t>ARNED</w:t>
              </w:r>
              <w:r>
                <w:rPr>
                  <w:b/>
                  <w:spacing w:val="67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L</w:t>
              </w:r>
              <w:r>
                <w:rPr>
                  <w:b/>
                  <w:w w:val="95"/>
                  <w:sz w:val="16"/>
                </w:rPr>
                <w:t>EAVE</w:t>
              </w:r>
              <w:r>
                <w:rPr>
                  <w:b/>
                  <w:spacing w:val="61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(P</w:t>
              </w:r>
              <w:r>
                <w:rPr>
                  <w:b/>
                  <w:w w:val="95"/>
                  <w:sz w:val="16"/>
                </w:rPr>
                <w:t>RIVILEGED</w:t>
              </w:r>
              <w:r>
                <w:rPr>
                  <w:b/>
                  <w:spacing w:val="68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L</w:t>
              </w:r>
              <w:r>
                <w:rPr>
                  <w:b/>
                  <w:w w:val="95"/>
                  <w:sz w:val="16"/>
                </w:rPr>
                <w:t>EAVE</w:t>
              </w:r>
              <w:r>
                <w:rPr>
                  <w:b/>
                  <w:w w:val="95"/>
                  <w:sz w:val="21"/>
                </w:rPr>
                <w:t>)</w:t>
              </w:r>
              <w:r>
                <w:rPr>
                  <w:b/>
                  <w:spacing w:val="53"/>
                  <w:w w:val="95"/>
                  <w:sz w:val="21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118AC181" w14:textId="77777777" w:rsidR="00447697" w:rsidRDefault="00BE6F0B">
            <w:pPr>
              <w:pStyle w:val="TableParagraph"/>
              <w:spacing w:before="56" w:line="226" w:lineRule="exact"/>
              <w:ind w:left="-2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39</w:t>
            </w:r>
          </w:p>
        </w:tc>
      </w:tr>
      <w:tr w:rsidR="00447697" w14:paraId="5C89B393" w14:textId="77777777">
        <w:trPr>
          <w:trHeight w:val="242"/>
        </w:trPr>
        <w:tc>
          <w:tcPr>
            <w:tcW w:w="1192" w:type="dxa"/>
            <w:gridSpan w:val="2"/>
          </w:tcPr>
          <w:p w14:paraId="6BEE1130" w14:textId="77777777" w:rsidR="00447697" w:rsidRDefault="00BE6F0B">
            <w:pPr>
              <w:pStyle w:val="TableParagraph"/>
              <w:spacing w:line="222" w:lineRule="exact"/>
              <w:ind w:left="358"/>
              <w:rPr>
                <w:b/>
                <w:sz w:val="21"/>
              </w:rPr>
            </w:pPr>
            <w:r>
              <w:rPr>
                <w:b/>
                <w:sz w:val="21"/>
              </w:rPr>
              <w:t>6.2</w:t>
            </w:r>
          </w:p>
        </w:tc>
        <w:tc>
          <w:tcPr>
            <w:tcW w:w="7709" w:type="dxa"/>
          </w:tcPr>
          <w:p w14:paraId="27166157" w14:textId="77777777" w:rsidR="00447697" w:rsidRDefault="00BE6F0B">
            <w:pPr>
              <w:pStyle w:val="TableParagraph"/>
              <w:spacing w:line="222" w:lineRule="exact"/>
              <w:ind w:right="-15"/>
              <w:jc w:val="right"/>
              <w:rPr>
                <w:rFonts w:ascii="Arial MT"/>
                <w:sz w:val="21"/>
              </w:rPr>
            </w:pPr>
            <w:hyperlink w:anchor="_bookmark25" w:history="1">
              <w:r>
                <w:rPr>
                  <w:b/>
                  <w:w w:val="95"/>
                  <w:sz w:val="21"/>
                </w:rPr>
                <w:t>C</w:t>
              </w:r>
              <w:r>
                <w:rPr>
                  <w:b/>
                  <w:w w:val="95"/>
                  <w:sz w:val="16"/>
                </w:rPr>
                <w:t>ASUAL</w:t>
              </w:r>
              <w:r>
                <w:rPr>
                  <w:b/>
                  <w:spacing w:val="67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L</w:t>
              </w:r>
              <w:r>
                <w:rPr>
                  <w:b/>
                  <w:w w:val="95"/>
                  <w:sz w:val="16"/>
                </w:rPr>
                <w:t>EAVE</w:t>
              </w:r>
              <w:r>
                <w:rPr>
                  <w:b/>
                  <w:spacing w:val="64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695" w:type="dxa"/>
          </w:tcPr>
          <w:p w14:paraId="20A106AC" w14:textId="77777777" w:rsidR="00447697" w:rsidRDefault="00BE6F0B">
            <w:pPr>
              <w:pStyle w:val="TableParagraph"/>
              <w:spacing w:line="222" w:lineRule="exact"/>
              <w:ind w:left="-2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39</w:t>
            </w:r>
          </w:p>
        </w:tc>
      </w:tr>
      <w:tr w:rsidR="00447697" w14:paraId="1C6CCEBC" w14:textId="77777777">
        <w:trPr>
          <w:trHeight w:val="240"/>
        </w:trPr>
        <w:tc>
          <w:tcPr>
            <w:tcW w:w="1192" w:type="dxa"/>
            <w:gridSpan w:val="2"/>
          </w:tcPr>
          <w:p w14:paraId="29BAE5FF" w14:textId="77777777" w:rsidR="00447697" w:rsidRDefault="00BE6F0B">
            <w:pPr>
              <w:pStyle w:val="TableParagraph"/>
              <w:spacing w:line="220" w:lineRule="exact"/>
              <w:ind w:left="358"/>
              <w:rPr>
                <w:b/>
                <w:sz w:val="21"/>
              </w:rPr>
            </w:pPr>
            <w:r>
              <w:rPr>
                <w:b/>
                <w:sz w:val="21"/>
              </w:rPr>
              <w:t>6.3</w:t>
            </w:r>
          </w:p>
        </w:tc>
        <w:tc>
          <w:tcPr>
            <w:tcW w:w="7709" w:type="dxa"/>
          </w:tcPr>
          <w:p w14:paraId="02162814" w14:textId="77777777" w:rsidR="00447697" w:rsidRDefault="00BE6F0B">
            <w:pPr>
              <w:pStyle w:val="TableParagraph"/>
              <w:spacing w:line="220" w:lineRule="exact"/>
              <w:ind w:right="-15"/>
              <w:jc w:val="right"/>
              <w:rPr>
                <w:rFonts w:ascii="Arial MT"/>
                <w:sz w:val="21"/>
              </w:rPr>
            </w:pPr>
            <w:hyperlink w:anchor="_bookmark26" w:history="1">
              <w:r>
                <w:rPr>
                  <w:b/>
                  <w:w w:val="95"/>
                  <w:sz w:val="21"/>
                </w:rPr>
                <w:t>S</w:t>
              </w:r>
              <w:r>
                <w:rPr>
                  <w:b/>
                  <w:w w:val="95"/>
                  <w:sz w:val="16"/>
                </w:rPr>
                <w:t>ICK</w:t>
              </w:r>
              <w:r>
                <w:rPr>
                  <w:b/>
                  <w:spacing w:val="67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L</w:t>
              </w:r>
              <w:r>
                <w:rPr>
                  <w:b/>
                  <w:w w:val="95"/>
                  <w:sz w:val="16"/>
                </w:rPr>
                <w:t>EAVE</w:t>
              </w:r>
              <w:r>
                <w:rPr>
                  <w:b/>
                  <w:spacing w:val="67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695" w:type="dxa"/>
          </w:tcPr>
          <w:p w14:paraId="270C42D6" w14:textId="77777777" w:rsidR="00447697" w:rsidRDefault="00BE6F0B">
            <w:pPr>
              <w:pStyle w:val="TableParagraph"/>
              <w:spacing w:line="220" w:lineRule="exact"/>
              <w:ind w:left="-2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40</w:t>
            </w:r>
          </w:p>
        </w:tc>
      </w:tr>
      <w:tr w:rsidR="00447697" w14:paraId="299E470D" w14:textId="77777777">
        <w:trPr>
          <w:trHeight w:val="240"/>
        </w:trPr>
        <w:tc>
          <w:tcPr>
            <w:tcW w:w="1192" w:type="dxa"/>
            <w:gridSpan w:val="2"/>
          </w:tcPr>
          <w:p w14:paraId="1543B540" w14:textId="77777777" w:rsidR="00447697" w:rsidRDefault="00BE6F0B">
            <w:pPr>
              <w:pStyle w:val="TableParagraph"/>
              <w:spacing w:line="220" w:lineRule="exact"/>
              <w:ind w:left="358"/>
              <w:rPr>
                <w:b/>
                <w:sz w:val="21"/>
              </w:rPr>
            </w:pPr>
            <w:r>
              <w:rPr>
                <w:b/>
                <w:sz w:val="21"/>
              </w:rPr>
              <w:t>6.4</w:t>
            </w:r>
          </w:p>
        </w:tc>
        <w:tc>
          <w:tcPr>
            <w:tcW w:w="7709" w:type="dxa"/>
          </w:tcPr>
          <w:p w14:paraId="618D1F81" w14:textId="77777777" w:rsidR="00447697" w:rsidRDefault="00BE6F0B">
            <w:pPr>
              <w:pStyle w:val="TableParagraph"/>
              <w:spacing w:line="220" w:lineRule="exact"/>
              <w:ind w:right="-15"/>
              <w:jc w:val="right"/>
              <w:rPr>
                <w:rFonts w:ascii="Arial MT"/>
                <w:sz w:val="21"/>
              </w:rPr>
            </w:pPr>
            <w:hyperlink w:anchor="_bookmark26" w:history="1">
              <w:r>
                <w:rPr>
                  <w:b/>
                  <w:w w:val="95"/>
                  <w:sz w:val="21"/>
                </w:rPr>
                <w:t>M</w:t>
              </w:r>
              <w:r>
                <w:rPr>
                  <w:b/>
                  <w:w w:val="95"/>
                  <w:sz w:val="16"/>
                </w:rPr>
                <w:t>ATERNITY</w:t>
              </w:r>
              <w:r>
                <w:rPr>
                  <w:b/>
                  <w:spacing w:val="65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L</w:t>
              </w:r>
              <w:r>
                <w:rPr>
                  <w:b/>
                  <w:w w:val="95"/>
                  <w:sz w:val="16"/>
                </w:rPr>
                <w:t>EAVE</w:t>
              </w:r>
              <w:r>
                <w:rPr>
                  <w:b/>
                  <w:spacing w:val="64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695" w:type="dxa"/>
          </w:tcPr>
          <w:p w14:paraId="7DFE8E19" w14:textId="77777777" w:rsidR="00447697" w:rsidRDefault="00BE6F0B">
            <w:pPr>
              <w:pStyle w:val="TableParagraph"/>
              <w:spacing w:line="220" w:lineRule="exact"/>
              <w:ind w:left="-2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40</w:t>
            </w:r>
          </w:p>
        </w:tc>
      </w:tr>
      <w:tr w:rsidR="00447697" w14:paraId="0C74C664" w14:textId="77777777">
        <w:trPr>
          <w:trHeight w:val="242"/>
        </w:trPr>
        <w:tc>
          <w:tcPr>
            <w:tcW w:w="1192" w:type="dxa"/>
            <w:gridSpan w:val="2"/>
          </w:tcPr>
          <w:p w14:paraId="38187BD7" w14:textId="77777777" w:rsidR="00447697" w:rsidRDefault="00BE6F0B">
            <w:pPr>
              <w:pStyle w:val="TableParagraph"/>
              <w:spacing w:line="222" w:lineRule="exact"/>
              <w:ind w:left="358"/>
              <w:rPr>
                <w:b/>
                <w:sz w:val="21"/>
              </w:rPr>
            </w:pPr>
            <w:r>
              <w:rPr>
                <w:b/>
                <w:sz w:val="21"/>
              </w:rPr>
              <w:t>6.5</w:t>
            </w:r>
          </w:p>
        </w:tc>
        <w:tc>
          <w:tcPr>
            <w:tcW w:w="7709" w:type="dxa"/>
          </w:tcPr>
          <w:p w14:paraId="1E53B0D6" w14:textId="77777777" w:rsidR="00447697" w:rsidRDefault="00BE6F0B">
            <w:pPr>
              <w:pStyle w:val="TableParagraph"/>
              <w:spacing w:line="222" w:lineRule="exact"/>
              <w:ind w:right="-15"/>
              <w:jc w:val="right"/>
              <w:rPr>
                <w:rFonts w:ascii="Arial MT"/>
                <w:sz w:val="21"/>
              </w:rPr>
            </w:pPr>
            <w:hyperlink w:anchor="_bookmark26" w:history="1">
              <w:r>
                <w:rPr>
                  <w:b/>
                  <w:w w:val="95"/>
                  <w:sz w:val="21"/>
                </w:rPr>
                <w:t>P</w:t>
              </w:r>
              <w:r>
                <w:rPr>
                  <w:b/>
                  <w:w w:val="95"/>
                  <w:sz w:val="16"/>
                </w:rPr>
                <w:t>ATERNITY</w:t>
              </w:r>
              <w:r>
                <w:rPr>
                  <w:b/>
                  <w:spacing w:val="70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L</w:t>
              </w:r>
              <w:r>
                <w:rPr>
                  <w:b/>
                  <w:w w:val="95"/>
                  <w:sz w:val="16"/>
                </w:rPr>
                <w:t>EAVE</w:t>
              </w:r>
              <w:r>
                <w:rPr>
                  <w:b/>
                  <w:spacing w:val="62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695" w:type="dxa"/>
          </w:tcPr>
          <w:p w14:paraId="0BB3D165" w14:textId="77777777" w:rsidR="00447697" w:rsidRDefault="00BE6F0B">
            <w:pPr>
              <w:pStyle w:val="TableParagraph"/>
              <w:spacing w:line="222" w:lineRule="exact"/>
              <w:ind w:left="-2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40</w:t>
            </w:r>
          </w:p>
        </w:tc>
      </w:tr>
      <w:tr w:rsidR="00447697" w14:paraId="66121EAB" w14:textId="77777777">
        <w:trPr>
          <w:trHeight w:val="242"/>
        </w:trPr>
        <w:tc>
          <w:tcPr>
            <w:tcW w:w="1192" w:type="dxa"/>
            <w:gridSpan w:val="2"/>
          </w:tcPr>
          <w:p w14:paraId="76EBB4BB" w14:textId="77777777" w:rsidR="00447697" w:rsidRDefault="00BE6F0B">
            <w:pPr>
              <w:pStyle w:val="TableParagraph"/>
              <w:spacing w:line="222" w:lineRule="exact"/>
              <w:ind w:left="358"/>
              <w:rPr>
                <w:b/>
                <w:sz w:val="21"/>
              </w:rPr>
            </w:pPr>
            <w:r>
              <w:rPr>
                <w:b/>
                <w:sz w:val="21"/>
              </w:rPr>
              <w:t>6.6</w:t>
            </w:r>
          </w:p>
        </w:tc>
        <w:tc>
          <w:tcPr>
            <w:tcW w:w="7709" w:type="dxa"/>
          </w:tcPr>
          <w:p w14:paraId="4B8151EF" w14:textId="77777777" w:rsidR="00447697" w:rsidRDefault="00BE6F0B">
            <w:pPr>
              <w:pStyle w:val="TableParagraph"/>
              <w:spacing w:line="222" w:lineRule="exact"/>
              <w:ind w:right="-15"/>
              <w:jc w:val="right"/>
              <w:rPr>
                <w:rFonts w:ascii="Arial MT"/>
                <w:sz w:val="21"/>
              </w:rPr>
            </w:pPr>
            <w:hyperlink w:anchor="_bookmark26" w:history="1">
              <w:r>
                <w:rPr>
                  <w:b/>
                  <w:w w:val="95"/>
                  <w:sz w:val="21"/>
                </w:rPr>
                <w:t>S</w:t>
              </w:r>
              <w:r>
                <w:rPr>
                  <w:b/>
                  <w:w w:val="95"/>
                  <w:sz w:val="16"/>
                </w:rPr>
                <w:t>TUDY</w:t>
              </w:r>
              <w:r>
                <w:rPr>
                  <w:b/>
                  <w:spacing w:val="64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L</w:t>
              </w:r>
              <w:r>
                <w:rPr>
                  <w:b/>
                  <w:w w:val="95"/>
                  <w:sz w:val="16"/>
                </w:rPr>
                <w:t>EAVE</w:t>
              </w:r>
              <w:r>
                <w:rPr>
                  <w:b/>
                  <w:spacing w:val="67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695" w:type="dxa"/>
          </w:tcPr>
          <w:p w14:paraId="3B311C29" w14:textId="77777777" w:rsidR="00447697" w:rsidRDefault="00BE6F0B">
            <w:pPr>
              <w:pStyle w:val="TableParagraph"/>
              <w:spacing w:line="222" w:lineRule="exact"/>
              <w:ind w:left="-2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40</w:t>
            </w:r>
          </w:p>
        </w:tc>
      </w:tr>
      <w:tr w:rsidR="00447697" w14:paraId="6EB363C5" w14:textId="77777777">
        <w:trPr>
          <w:trHeight w:val="242"/>
        </w:trPr>
        <w:tc>
          <w:tcPr>
            <w:tcW w:w="1192" w:type="dxa"/>
            <w:gridSpan w:val="2"/>
          </w:tcPr>
          <w:p w14:paraId="602F74CA" w14:textId="77777777" w:rsidR="00447697" w:rsidRDefault="00BE6F0B">
            <w:pPr>
              <w:pStyle w:val="TableParagraph"/>
              <w:spacing w:line="222" w:lineRule="exact"/>
              <w:ind w:left="358"/>
              <w:rPr>
                <w:b/>
                <w:sz w:val="21"/>
              </w:rPr>
            </w:pPr>
            <w:r>
              <w:rPr>
                <w:b/>
                <w:sz w:val="21"/>
              </w:rPr>
              <w:t>6.7</w:t>
            </w:r>
          </w:p>
        </w:tc>
        <w:tc>
          <w:tcPr>
            <w:tcW w:w="7709" w:type="dxa"/>
          </w:tcPr>
          <w:p w14:paraId="17A04E17" w14:textId="77777777" w:rsidR="00447697" w:rsidRDefault="00BE6F0B">
            <w:pPr>
              <w:pStyle w:val="TableParagraph"/>
              <w:spacing w:line="222" w:lineRule="exact"/>
              <w:ind w:right="1"/>
              <w:jc w:val="right"/>
              <w:rPr>
                <w:rFonts w:ascii="Arial MT"/>
                <w:sz w:val="21"/>
              </w:rPr>
            </w:pPr>
            <w:hyperlink w:anchor="_bookmark27" w:history="1">
              <w:r>
                <w:rPr>
                  <w:b/>
                  <w:w w:val="95"/>
                  <w:sz w:val="21"/>
                </w:rPr>
                <w:t>A</w:t>
              </w:r>
              <w:r>
                <w:rPr>
                  <w:b/>
                  <w:w w:val="95"/>
                  <w:sz w:val="16"/>
                </w:rPr>
                <w:t>TTENDANCE</w:t>
              </w:r>
              <w:r>
                <w:rPr>
                  <w:b/>
                  <w:spacing w:val="50"/>
                  <w:sz w:val="16"/>
                </w:rPr>
                <w:t xml:space="preserve"> </w:t>
              </w:r>
              <w:r>
                <w:rPr>
                  <w:b/>
                  <w:w w:val="95"/>
                  <w:sz w:val="16"/>
                </w:rPr>
                <w:t>AND</w:t>
              </w:r>
              <w:r>
                <w:rPr>
                  <w:b/>
                  <w:spacing w:val="85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P</w:t>
              </w:r>
              <w:r>
                <w:rPr>
                  <w:b/>
                  <w:w w:val="95"/>
                  <w:sz w:val="16"/>
                </w:rPr>
                <w:t>UNCTUALITY</w:t>
              </w:r>
              <w:r>
                <w:rPr>
                  <w:b/>
                  <w:spacing w:val="78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7BE080A0" w14:textId="77777777" w:rsidR="00447697" w:rsidRDefault="00BE6F0B">
            <w:pPr>
              <w:pStyle w:val="TableParagraph"/>
              <w:spacing w:line="222" w:lineRule="exact"/>
              <w:ind w:left="-2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41</w:t>
            </w:r>
          </w:p>
        </w:tc>
      </w:tr>
      <w:tr w:rsidR="00447697" w14:paraId="7F09B9D6" w14:textId="77777777">
        <w:trPr>
          <w:trHeight w:val="302"/>
        </w:trPr>
        <w:tc>
          <w:tcPr>
            <w:tcW w:w="409" w:type="dxa"/>
          </w:tcPr>
          <w:p w14:paraId="73078143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3" w:type="dxa"/>
          </w:tcPr>
          <w:p w14:paraId="01F6DB8F" w14:textId="77777777" w:rsidR="00447697" w:rsidRDefault="00BE6F0B">
            <w:pPr>
              <w:pStyle w:val="TableParagraph"/>
              <w:spacing w:line="240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6.7.1</w:t>
            </w:r>
          </w:p>
        </w:tc>
        <w:tc>
          <w:tcPr>
            <w:tcW w:w="7709" w:type="dxa"/>
          </w:tcPr>
          <w:p w14:paraId="7651A5EF" w14:textId="77777777" w:rsidR="00447697" w:rsidRDefault="00BE6F0B">
            <w:pPr>
              <w:pStyle w:val="TableParagraph"/>
              <w:spacing w:line="240" w:lineRule="exact"/>
              <w:jc w:val="right"/>
              <w:rPr>
                <w:i/>
                <w:sz w:val="21"/>
              </w:rPr>
            </w:pPr>
            <w:hyperlink w:anchor="_bookmark27" w:history="1">
              <w:r>
                <w:rPr>
                  <w:i/>
                  <w:sz w:val="21"/>
                </w:rPr>
                <w:t>Definitions..............................................................................................................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3557A961" w14:textId="77777777" w:rsidR="00447697" w:rsidRDefault="00BE6F0B">
            <w:pPr>
              <w:pStyle w:val="TableParagraph"/>
              <w:spacing w:line="240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41</w:t>
            </w:r>
          </w:p>
        </w:tc>
      </w:tr>
      <w:tr w:rsidR="00447697" w14:paraId="47F0DAEB" w14:textId="77777777">
        <w:trPr>
          <w:trHeight w:val="361"/>
        </w:trPr>
        <w:tc>
          <w:tcPr>
            <w:tcW w:w="409" w:type="dxa"/>
          </w:tcPr>
          <w:p w14:paraId="332B5183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2" w:type="dxa"/>
            <w:gridSpan w:val="2"/>
          </w:tcPr>
          <w:p w14:paraId="1FE2D15A" w14:textId="77777777" w:rsidR="00447697" w:rsidRDefault="00BE6F0B">
            <w:pPr>
              <w:pStyle w:val="TableParagraph"/>
              <w:spacing w:before="56"/>
              <w:ind w:left="134" w:right="-15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7</w:t>
            </w:r>
            <w:r>
              <w:rPr>
                <w:b/>
                <w:spacing w:val="40"/>
                <w:w w:val="95"/>
                <w:sz w:val="21"/>
              </w:rPr>
              <w:t xml:space="preserve"> </w:t>
            </w:r>
            <w:hyperlink w:anchor="_bookmark28" w:history="1">
              <w:r>
                <w:rPr>
                  <w:b/>
                  <w:w w:val="95"/>
                  <w:sz w:val="21"/>
                </w:rPr>
                <w:t>EMPLOYEE</w:t>
              </w:r>
              <w:r>
                <w:rPr>
                  <w:b/>
                  <w:spacing w:val="39"/>
                  <w:w w:val="95"/>
                  <w:sz w:val="21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RULES</w:t>
              </w:r>
              <w:r>
                <w:rPr>
                  <w:b/>
                  <w:spacing w:val="39"/>
                  <w:w w:val="95"/>
                  <w:sz w:val="21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&amp;</w:t>
              </w:r>
              <w:r>
                <w:rPr>
                  <w:b/>
                  <w:spacing w:val="44"/>
                  <w:w w:val="95"/>
                  <w:sz w:val="21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PROCEDURES</w:t>
              </w:r>
              <w:r>
                <w:rPr>
                  <w:b/>
                  <w:spacing w:val="39"/>
                  <w:w w:val="95"/>
                  <w:sz w:val="21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..............................................................................</w:t>
              </w:r>
            </w:hyperlink>
            <w:r>
              <w:rPr>
                <w:b/>
                <w:w w:val="95"/>
                <w:sz w:val="21"/>
              </w:rPr>
              <w:t>.</w:t>
            </w:r>
          </w:p>
        </w:tc>
        <w:tc>
          <w:tcPr>
            <w:tcW w:w="695" w:type="dxa"/>
          </w:tcPr>
          <w:p w14:paraId="5B863D77" w14:textId="77777777" w:rsidR="00447697" w:rsidRDefault="00BE6F0B">
            <w:pPr>
              <w:pStyle w:val="TableParagraph"/>
              <w:spacing w:before="56"/>
              <w:ind w:left="-2"/>
              <w:rPr>
                <w:b/>
                <w:sz w:val="21"/>
              </w:rPr>
            </w:pPr>
            <w:r>
              <w:rPr>
                <w:b/>
                <w:sz w:val="21"/>
              </w:rPr>
              <w:t>42</w:t>
            </w:r>
          </w:p>
        </w:tc>
      </w:tr>
      <w:tr w:rsidR="00447697" w14:paraId="7A06CB48" w14:textId="77777777">
        <w:trPr>
          <w:trHeight w:val="300"/>
        </w:trPr>
        <w:tc>
          <w:tcPr>
            <w:tcW w:w="1192" w:type="dxa"/>
            <w:gridSpan w:val="2"/>
          </w:tcPr>
          <w:p w14:paraId="7E0B374B" w14:textId="77777777" w:rsidR="00447697" w:rsidRDefault="00BE6F0B">
            <w:pPr>
              <w:pStyle w:val="TableParagraph"/>
              <w:spacing w:before="57" w:line="223" w:lineRule="exact"/>
              <w:ind w:left="358"/>
              <w:rPr>
                <w:b/>
                <w:sz w:val="21"/>
              </w:rPr>
            </w:pPr>
            <w:r>
              <w:rPr>
                <w:b/>
                <w:sz w:val="21"/>
              </w:rPr>
              <w:t>7.1</w:t>
            </w:r>
          </w:p>
        </w:tc>
        <w:tc>
          <w:tcPr>
            <w:tcW w:w="7709" w:type="dxa"/>
          </w:tcPr>
          <w:p w14:paraId="0F5534DB" w14:textId="77777777" w:rsidR="00447697" w:rsidRDefault="00BE6F0B">
            <w:pPr>
              <w:pStyle w:val="TableParagraph"/>
              <w:spacing w:before="57" w:line="223" w:lineRule="exact"/>
              <w:ind w:right="-15"/>
              <w:jc w:val="right"/>
              <w:rPr>
                <w:rFonts w:ascii="Arial MT"/>
                <w:sz w:val="21"/>
              </w:rPr>
            </w:pPr>
            <w:hyperlink w:anchor="_bookmark28" w:history="1">
              <w:r>
                <w:rPr>
                  <w:b/>
                  <w:w w:val="95"/>
                  <w:sz w:val="21"/>
                </w:rPr>
                <w:t>I</w:t>
              </w:r>
              <w:r>
                <w:rPr>
                  <w:b/>
                  <w:w w:val="95"/>
                  <w:sz w:val="16"/>
                </w:rPr>
                <w:t>MPLEMENTATION</w:t>
              </w:r>
              <w:r>
                <w:rPr>
                  <w:b/>
                  <w:spacing w:val="114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695" w:type="dxa"/>
          </w:tcPr>
          <w:p w14:paraId="52D96BBB" w14:textId="77777777" w:rsidR="00447697" w:rsidRDefault="00BE6F0B">
            <w:pPr>
              <w:pStyle w:val="TableParagraph"/>
              <w:spacing w:before="57" w:line="223" w:lineRule="exact"/>
              <w:ind w:left="-2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42</w:t>
            </w:r>
          </w:p>
        </w:tc>
      </w:tr>
      <w:tr w:rsidR="00447697" w14:paraId="038D80BC" w14:textId="77777777">
        <w:trPr>
          <w:trHeight w:val="243"/>
        </w:trPr>
        <w:tc>
          <w:tcPr>
            <w:tcW w:w="1192" w:type="dxa"/>
            <w:gridSpan w:val="2"/>
          </w:tcPr>
          <w:p w14:paraId="71B18E00" w14:textId="77777777" w:rsidR="00447697" w:rsidRDefault="00BE6F0B">
            <w:pPr>
              <w:pStyle w:val="TableParagraph"/>
              <w:spacing w:line="224" w:lineRule="exact"/>
              <w:ind w:left="358"/>
              <w:rPr>
                <w:b/>
                <w:sz w:val="21"/>
              </w:rPr>
            </w:pPr>
            <w:r>
              <w:rPr>
                <w:b/>
                <w:sz w:val="21"/>
              </w:rPr>
              <w:t>7.2</w:t>
            </w:r>
          </w:p>
        </w:tc>
        <w:tc>
          <w:tcPr>
            <w:tcW w:w="7709" w:type="dxa"/>
          </w:tcPr>
          <w:p w14:paraId="43A19827" w14:textId="77777777" w:rsidR="00447697" w:rsidRDefault="00BE6F0B">
            <w:pPr>
              <w:pStyle w:val="TableParagraph"/>
              <w:spacing w:line="224" w:lineRule="exact"/>
              <w:ind w:right="-15"/>
              <w:jc w:val="right"/>
              <w:rPr>
                <w:rFonts w:ascii="Arial MT"/>
                <w:sz w:val="21"/>
              </w:rPr>
            </w:pPr>
            <w:hyperlink w:anchor="_bookmark28" w:history="1">
              <w:r>
                <w:rPr>
                  <w:b/>
                  <w:w w:val="95"/>
                  <w:sz w:val="21"/>
                </w:rPr>
                <w:t>W</w:t>
              </w:r>
              <w:r>
                <w:rPr>
                  <w:b/>
                  <w:w w:val="95"/>
                  <w:sz w:val="16"/>
                </w:rPr>
                <w:t>ORK</w:t>
              </w:r>
              <w:r>
                <w:rPr>
                  <w:b/>
                  <w:spacing w:val="115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R</w:t>
              </w:r>
              <w:r>
                <w:rPr>
                  <w:b/>
                  <w:w w:val="95"/>
                  <w:sz w:val="16"/>
                </w:rPr>
                <w:t>ULES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695" w:type="dxa"/>
          </w:tcPr>
          <w:p w14:paraId="2956D747" w14:textId="77777777" w:rsidR="00447697" w:rsidRDefault="00BE6F0B">
            <w:pPr>
              <w:pStyle w:val="TableParagraph"/>
              <w:spacing w:line="224" w:lineRule="exact"/>
              <w:ind w:left="-2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42</w:t>
            </w:r>
          </w:p>
        </w:tc>
      </w:tr>
      <w:tr w:rsidR="00447697" w14:paraId="4C37DBD4" w14:textId="77777777">
        <w:trPr>
          <w:trHeight w:val="244"/>
        </w:trPr>
        <w:tc>
          <w:tcPr>
            <w:tcW w:w="409" w:type="dxa"/>
          </w:tcPr>
          <w:p w14:paraId="669059C7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4AD10AF2" w14:textId="77777777" w:rsidR="00447697" w:rsidRDefault="00BE6F0B">
            <w:pPr>
              <w:pStyle w:val="TableParagraph"/>
              <w:spacing w:before="1" w:line="224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7.2.1</w:t>
            </w:r>
          </w:p>
        </w:tc>
        <w:tc>
          <w:tcPr>
            <w:tcW w:w="7709" w:type="dxa"/>
          </w:tcPr>
          <w:p w14:paraId="509DD615" w14:textId="77777777" w:rsidR="00447697" w:rsidRDefault="00BE6F0B">
            <w:pPr>
              <w:pStyle w:val="TableParagraph"/>
              <w:spacing w:before="1" w:line="224" w:lineRule="exact"/>
              <w:ind w:right="1"/>
              <w:jc w:val="right"/>
              <w:rPr>
                <w:i/>
                <w:sz w:val="21"/>
              </w:rPr>
            </w:pPr>
            <w:hyperlink w:anchor="_bookmark28" w:history="1">
              <w:r>
                <w:rPr>
                  <w:i/>
                  <w:w w:val="95"/>
                  <w:sz w:val="21"/>
                </w:rPr>
                <w:t>Presence</w:t>
              </w:r>
              <w:r>
                <w:rPr>
                  <w:i/>
                  <w:spacing w:val="57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at</w:t>
              </w:r>
              <w:r>
                <w:rPr>
                  <w:i/>
                  <w:spacing w:val="61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Workplace</w:t>
              </w:r>
              <w:r>
                <w:rPr>
                  <w:i/>
                  <w:spacing w:val="57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522ABA3F" w14:textId="77777777" w:rsidR="00447697" w:rsidRDefault="00BE6F0B">
            <w:pPr>
              <w:pStyle w:val="TableParagraph"/>
              <w:spacing w:before="1" w:line="224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42</w:t>
            </w:r>
          </w:p>
        </w:tc>
      </w:tr>
      <w:tr w:rsidR="00447697" w14:paraId="4ECCC266" w14:textId="77777777">
        <w:trPr>
          <w:trHeight w:val="240"/>
        </w:trPr>
        <w:tc>
          <w:tcPr>
            <w:tcW w:w="409" w:type="dxa"/>
          </w:tcPr>
          <w:p w14:paraId="15F91ECC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111F363A" w14:textId="77777777" w:rsidR="00447697" w:rsidRDefault="00BE6F0B">
            <w:pPr>
              <w:pStyle w:val="TableParagraph"/>
              <w:spacing w:line="220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7.2.2</w:t>
            </w:r>
          </w:p>
        </w:tc>
        <w:tc>
          <w:tcPr>
            <w:tcW w:w="7709" w:type="dxa"/>
          </w:tcPr>
          <w:p w14:paraId="757018CC" w14:textId="77777777" w:rsidR="00447697" w:rsidRDefault="00BE6F0B">
            <w:pPr>
              <w:pStyle w:val="TableParagraph"/>
              <w:spacing w:line="220" w:lineRule="exact"/>
              <w:jc w:val="right"/>
              <w:rPr>
                <w:i/>
                <w:sz w:val="21"/>
              </w:rPr>
            </w:pPr>
            <w:hyperlink w:anchor="_bookmark28" w:history="1">
              <w:r>
                <w:rPr>
                  <w:i/>
                  <w:spacing w:val="-1"/>
                  <w:sz w:val="21"/>
                </w:rPr>
                <w:t>Continuous</w:t>
              </w:r>
              <w:r>
                <w:rPr>
                  <w:i/>
                  <w:spacing w:val="11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Work</w:t>
              </w:r>
              <w:r>
                <w:rPr>
                  <w:i/>
                  <w:spacing w:val="15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Situations..................................................................................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6874401F" w14:textId="77777777" w:rsidR="00447697" w:rsidRDefault="00BE6F0B">
            <w:pPr>
              <w:pStyle w:val="TableParagraph"/>
              <w:spacing w:line="220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42</w:t>
            </w:r>
          </w:p>
        </w:tc>
      </w:tr>
      <w:tr w:rsidR="00447697" w14:paraId="1C7F77F6" w14:textId="77777777">
        <w:trPr>
          <w:trHeight w:val="242"/>
        </w:trPr>
        <w:tc>
          <w:tcPr>
            <w:tcW w:w="409" w:type="dxa"/>
          </w:tcPr>
          <w:p w14:paraId="204A946E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682CFD7A" w14:textId="77777777" w:rsidR="00447697" w:rsidRDefault="00BE6F0B">
            <w:pPr>
              <w:pStyle w:val="TableParagraph"/>
              <w:spacing w:line="223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7.2.3</w:t>
            </w:r>
          </w:p>
        </w:tc>
        <w:tc>
          <w:tcPr>
            <w:tcW w:w="7709" w:type="dxa"/>
          </w:tcPr>
          <w:p w14:paraId="21051008" w14:textId="77777777" w:rsidR="00447697" w:rsidRDefault="00BE6F0B">
            <w:pPr>
              <w:pStyle w:val="TableParagraph"/>
              <w:spacing w:line="223" w:lineRule="exact"/>
              <w:jc w:val="right"/>
              <w:rPr>
                <w:i/>
                <w:sz w:val="21"/>
              </w:rPr>
            </w:pPr>
            <w:hyperlink w:anchor="_bookmark28" w:history="1">
              <w:r>
                <w:rPr>
                  <w:i/>
                  <w:sz w:val="21"/>
                </w:rPr>
                <w:t>Officially</w:t>
              </w:r>
              <w:r>
                <w:rPr>
                  <w:i/>
                  <w:spacing w:val="-15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Notified</w:t>
              </w:r>
              <w:r>
                <w:rPr>
                  <w:i/>
                  <w:spacing w:val="-13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Work</w:t>
              </w:r>
              <w:r>
                <w:rPr>
                  <w:i/>
                  <w:spacing w:val="-12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Hours</w:t>
              </w:r>
              <w:r>
                <w:rPr>
                  <w:i/>
                  <w:spacing w:val="-13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5A44CD29" w14:textId="77777777" w:rsidR="00447697" w:rsidRDefault="00BE6F0B">
            <w:pPr>
              <w:pStyle w:val="TableParagraph"/>
              <w:spacing w:line="223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42</w:t>
            </w:r>
          </w:p>
        </w:tc>
      </w:tr>
      <w:tr w:rsidR="00447697" w14:paraId="5246A6C5" w14:textId="77777777">
        <w:trPr>
          <w:trHeight w:val="242"/>
        </w:trPr>
        <w:tc>
          <w:tcPr>
            <w:tcW w:w="409" w:type="dxa"/>
          </w:tcPr>
          <w:p w14:paraId="6129D894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1D669928" w14:textId="77777777" w:rsidR="00447697" w:rsidRDefault="00BE6F0B">
            <w:pPr>
              <w:pStyle w:val="TableParagraph"/>
              <w:spacing w:line="223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7.2.4</w:t>
            </w:r>
          </w:p>
        </w:tc>
        <w:tc>
          <w:tcPr>
            <w:tcW w:w="7709" w:type="dxa"/>
          </w:tcPr>
          <w:p w14:paraId="040E62E2" w14:textId="0EE54463" w:rsidR="00447697" w:rsidRDefault="00B01EA3" w:rsidP="00B01EA3">
            <w:pPr>
              <w:pStyle w:val="TableParagraph"/>
              <w:spacing w:line="223" w:lineRule="exact"/>
              <w:rPr>
                <w:i/>
                <w:sz w:val="21"/>
              </w:rPr>
              <w:pPrChange w:id="45" w:author="DELL" w:date="2025-07-03T07:45:00Z" w16du:dateUtc="2025-07-03T02:45:00Z">
                <w:pPr>
                  <w:pStyle w:val="TableParagraph"/>
                  <w:spacing w:line="223" w:lineRule="exact"/>
                  <w:jc w:val="right"/>
                </w:pPr>
              </w:pPrChange>
            </w:pPr>
            <w:ins w:id="46" w:author="DELL" w:date="2025-07-03T07:45:00Z" w16du:dateUtc="2025-07-03T02:45:00Z">
              <w:r>
                <w:t xml:space="preserve">      </w:t>
              </w:r>
            </w:ins>
            <w:r w:rsidR="00BE6F0B">
              <w:fldChar w:fldCharType="begin"/>
            </w:r>
            <w:r w:rsidR="00BE6F0B">
              <w:instrText>HYPERLINK \l "_bookmark28"</w:instrText>
            </w:r>
            <w:r w:rsidR="00BE6F0B">
              <w:fldChar w:fldCharType="separate"/>
            </w:r>
            <w:r w:rsidR="00BE6F0B">
              <w:rPr>
                <w:i/>
                <w:sz w:val="21"/>
              </w:rPr>
              <w:t>Personal</w:t>
            </w:r>
            <w:r w:rsidR="00BE6F0B">
              <w:rPr>
                <w:i/>
                <w:spacing w:val="-8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Business</w:t>
            </w:r>
            <w:r w:rsidR="00BE6F0B">
              <w:rPr>
                <w:i/>
                <w:spacing w:val="-7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at</w:t>
            </w:r>
            <w:r w:rsidR="00BE6F0B">
              <w:rPr>
                <w:i/>
                <w:spacing w:val="-7"/>
                <w:sz w:val="21"/>
              </w:rPr>
              <w:t xml:space="preserve"> </w:t>
            </w:r>
            <w:del w:id="47" w:author="DELL" w:date="2025-07-03T07:44:00Z" w16du:dateUtc="2025-07-03T02:44:00Z">
              <w:r w:rsidR="00BE6F0B" w:rsidDel="00402AE3">
                <w:rPr>
                  <w:i/>
                  <w:sz w:val="21"/>
                </w:rPr>
                <w:delText>Organization</w:delText>
              </w:r>
            </w:del>
            <w:ins w:id="48" w:author="DELL" w:date="2025-07-03T07:44:00Z" w16du:dateUtc="2025-07-03T02:44:00Z">
              <w:r w:rsidR="00402AE3">
                <w:rPr>
                  <w:i/>
                  <w:sz w:val="21"/>
                </w:rPr>
                <w:t>WRC</w:t>
              </w:r>
            </w:ins>
            <w:r w:rsidR="00BE6F0B">
              <w:rPr>
                <w:i/>
                <w:spacing w:val="-7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Workplace</w:t>
            </w:r>
            <w:r w:rsidR="00BE6F0B">
              <w:rPr>
                <w:i/>
                <w:spacing w:val="-7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....................................................</w:t>
            </w:r>
            <w:r w:rsidR="00BE6F0B">
              <w:fldChar w:fldCharType="end"/>
            </w:r>
            <w:ins w:id="49" w:author="DELL" w:date="2025-07-03T07:45:00Z" w16du:dateUtc="2025-07-03T02:45:00Z">
              <w:r>
                <w:t>...........</w:t>
              </w:r>
            </w:ins>
          </w:p>
        </w:tc>
        <w:tc>
          <w:tcPr>
            <w:tcW w:w="695" w:type="dxa"/>
          </w:tcPr>
          <w:p w14:paraId="36F4394A" w14:textId="77777777" w:rsidR="00447697" w:rsidRDefault="00BE6F0B">
            <w:pPr>
              <w:pStyle w:val="TableParagraph"/>
              <w:spacing w:line="223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42</w:t>
            </w:r>
          </w:p>
        </w:tc>
      </w:tr>
      <w:tr w:rsidR="00447697" w14:paraId="6B134FDA" w14:textId="77777777">
        <w:trPr>
          <w:trHeight w:val="240"/>
        </w:trPr>
        <w:tc>
          <w:tcPr>
            <w:tcW w:w="409" w:type="dxa"/>
          </w:tcPr>
          <w:p w14:paraId="7B78BA11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61870A98" w14:textId="77777777" w:rsidR="00447697" w:rsidRDefault="00BE6F0B">
            <w:pPr>
              <w:pStyle w:val="TableParagraph"/>
              <w:spacing w:line="220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7.2.5</w:t>
            </w:r>
          </w:p>
        </w:tc>
        <w:tc>
          <w:tcPr>
            <w:tcW w:w="7709" w:type="dxa"/>
          </w:tcPr>
          <w:p w14:paraId="14AE6321" w14:textId="77777777" w:rsidR="00447697" w:rsidRDefault="00BE6F0B">
            <w:pPr>
              <w:pStyle w:val="TableParagraph"/>
              <w:spacing w:line="220" w:lineRule="exact"/>
              <w:jc w:val="right"/>
              <w:rPr>
                <w:i/>
                <w:sz w:val="21"/>
              </w:rPr>
            </w:pPr>
            <w:hyperlink w:anchor="_bookmark29" w:history="1">
              <w:r>
                <w:rPr>
                  <w:i/>
                  <w:sz w:val="21"/>
                </w:rPr>
                <w:t>Personal</w:t>
              </w:r>
              <w:r>
                <w:rPr>
                  <w:i/>
                  <w:spacing w:val="-12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and</w:t>
              </w:r>
              <w:r>
                <w:rPr>
                  <w:i/>
                  <w:spacing w:val="-12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Fire</w:t>
              </w:r>
              <w:r>
                <w:rPr>
                  <w:i/>
                  <w:spacing w:val="-12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Safety</w:t>
              </w:r>
              <w:r>
                <w:rPr>
                  <w:i/>
                  <w:spacing w:val="-12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011DB0C6" w14:textId="77777777" w:rsidR="00447697" w:rsidRDefault="00BE6F0B">
            <w:pPr>
              <w:pStyle w:val="TableParagraph"/>
              <w:spacing w:line="220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43</w:t>
            </w:r>
          </w:p>
        </w:tc>
      </w:tr>
      <w:tr w:rsidR="00447697" w14:paraId="3B8AA907" w14:textId="77777777">
        <w:trPr>
          <w:trHeight w:val="240"/>
        </w:trPr>
        <w:tc>
          <w:tcPr>
            <w:tcW w:w="409" w:type="dxa"/>
          </w:tcPr>
          <w:p w14:paraId="5EEB59AD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05DC346B" w14:textId="77777777" w:rsidR="00447697" w:rsidRDefault="00BE6F0B">
            <w:pPr>
              <w:pStyle w:val="TableParagraph"/>
              <w:spacing w:line="220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7.2.6</w:t>
            </w:r>
          </w:p>
        </w:tc>
        <w:tc>
          <w:tcPr>
            <w:tcW w:w="7709" w:type="dxa"/>
          </w:tcPr>
          <w:p w14:paraId="6BD395EE" w14:textId="1627B854" w:rsidR="00447697" w:rsidRDefault="00B01EA3" w:rsidP="00B01EA3">
            <w:pPr>
              <w:pStyle w:val="TableParagraph"/>
              <w:spacing w:line="220" w:lineRule="exact"/>
              <w:rPr>
                <w:i/>
                <w:sz w:val="21"/>
              </w:rPr>
              <w:pPrChange w:id="50" w:author="DELL" w:date="2025-07-03T07:45:00Z" w16du:dateUtc="2025-07-03T02:45:00Z">
                <w:pPr>
                  <w:pStyle w:val="TableParagraph"/>
                  <w:spacing w:line="220" w:lineRule="exact"/>
                  <w:jc w:val="right"/>
                </w:pPr>
              </w:pPrChange>
            </w:pPr>
            <w:ins w:id="51" w:author="DELL" w:date="2025-07-03T07:45:00Z" w16du:dateUtc="2025-07-03T02:45:00Z">
              <w:r>
                <w:t xml:space="preserve">      </w:t>
              </w:r>
            </w:ins>
            <w:r w:rsidR="00BE6F0B">
              <w:fldChar w:fldCharType="begin"/>
            </w:r>
            <w:r w:rsidR="00BE6F0B">
              <w:instrText>HYPERLINK \l "_bookmark29"</w:instrText>
            </w:r>
            <w:r w:rsidR="00BE6F0B">
              <w:fldChar w:fldCharType="separate"/>
            </w:r>
            <w:ins w:id="52" w:author="DELL" w:date="2025-07-03T07:45:00Z" w16du:dateUtc="2025-07-03T02:45:00Z">
              <w:r>
                <w:rPr>
                  <w:i/>
                  <w:spacing w:val="-1"/>
                  <w:sz w:val="21"/>
                </w:rPr>
                <w:t>WRC</w:t>
              </w:r>
            </w:ins>
            <w:del w:id="53" w:author="DELL" w:date="2025-07-03T07:45:00Z" w16du:dateUtc="2025-07-03T02:45:00Z">
              <w:r w:rsidR="00BE6F0B" w:rsidDel="00B01EA3">
                <w:rPr>
                  <w:i/>
                  <w:spacing w:val="-1"/>
                  <w:sz w:val="21"/>
                </w:rPr>
                <w:delText>ORGANIZATION</w:delText>
              </w:r>
            </w:del>
            <w:r w:rsidR="00BE6F0B">
              <w:rPr>
                <w:i/>
                <w:spacing w:val="13"/>
                <w:sz w:val="21"/>
              </w:rPr>
              <w:t xml:space="preserve"> </w:t>
            </w:r>
            <w:r w:rsidR="00BE6F0B">
              <w:rPr>
                <w:i/>
                <w:spacing w:val="-1"/>
                <w:sz w:val="21"/>
              </w:rPr>
              <w:t>Property</w:t>
            </w:r>
            <w:r w:rsidR="00BE6F0B">
              <w:rPr>
                <w:i/>
                <w:spacing w:val="12"/>
                <w:sz w:val="21"/>
              </w:rPr>
              <w:t xml:space="preserve"> </w:t>
            </w:r>
            <w:r w:rsidR="00BE6F0B">
              <w:rPr>
                <w:i/>
                <w:spacing w:val="-1"/>
                <w:sz w:val="21"/>
              </w:rPr>
              <w:t>....................................................................................</w:t>
            </w:r>
            <w:r w:rsidR="00BE6F0B">
              <w:fldChar w:fldCharType="end"/>
            </w:r>
            <w:ins w:id="54" w:author="DELL" w:date="2025-07-03T07:45:00Z" w16du:dateUtc="2025-07-03T02:45:00Z">
              <w:r>
                <w:t>.................</w:t>
              </w:r>
            </w:ins>
          </w:p>
        </w:tc>
        <w:tc>
          <w:tcPr>
            <w:tcW w:w="695" w:type="dxa"/>
          </w:tcPr>
          <w:p w14:paraId="2F2BB9FB" w14:textId="77777777" w:rsidR="00447697" w:rsidRDefault="00BE6F0B">
            <w:pPr>
              <w:pStyle w:val="TableParagraph"/>
              <w:spacing w:line="220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43</w:t>
            </w:r>
          </w:p>
        </w:tc>
      </w:tr>
      <w:tr w:rsidR="00447697" w14:paraId="752B2A4C" w14:textId="77777777">
        <w:trPr>
          <w:trHeight w:val="242"/>
        </w:trPr>
        <w:tc>
          <w:tcPr>
            <w:tcW w:w="409" w:type="dxa"/>
          </w:tcPr>
          <w:p w14:paraId="51833906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322F7FF6" w14:textId="77777777" w:rsidR="00447697" w:rsidRDefault="00BE6F0B">
            <w:pPr>
              <w:pStyle w:val="TableParagraph"/>
              <w:spacing w:line="222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7.2.7</w:t>
            </w:r>
          </w:p>
        </w:tc>
        <w:tc>
          <w:tcPr>
            <w:tcW w:w="7709" w:type="dxa"/>
          </w:tcPr>
          <w:p w14:paraId="634CBF9B" w14:textId="2C0AF371" w:rsidR="00447697" w:rsidRDefault="00401FEA" w:rsidP="00401FEA">
            <w:pPr>
              <w:pStyle w:val="TableParagraph"/>
              <w:spacing w:line="222" w:lineRule="exact"/>
              <w:ind w:right="1"/>
              <w:jc w:val="center"/>
              <w:rPr>
                <w:i/>
                <w:sz w:val="21"/>
              </w:rPr>
              <w:pPrChange w:id="55" w:author="DELL" w:date="2025-07-03T07:46:00Z" w16du:dateUtc="2025-07-03T02:46:00Z">
                <w:pPr>
                  <w:pStyle w:val="TableParagraph"/>
                  <w:spacing w:line="222" w:lineRule="exact"/>
                  <w:ind w:right="1"/>
                  <w:jc w:val="right"/>
                </w:pPr>
              </w:pPrChange>
            </w:pPr>
            <w:ins w:id="56" w:author="DELL" w:date="2025-07-03T07:46:00Z" w16du:dateUtc="2025-07-03T02:46:00Z">
              <w:r>
                <w:t xml:space="preserve">   </w:t>
              </w:r>
            </w:ins>
            <w:r w:rsidR="00BE6F0B">
              <w:fldChar w:fldCharType="begin"/>
            </w:r>
            <w:r w:rsidR="00BE6F0B">
              <w:instrText>HYPERLINK \l "_bookmark29"</w:instrText>
            </w:r>
            <w:r w:rsidR="00BE6F0B">
              <w:fldChar w:fldCharType="separate"/>
            </w:r>
            <w:r w:rsidR="00BE6F0B">
              <w:rPr>
                <w:i/>
                <w:w w:val="95"/>
                <w:sz w:val="21"/>
              </w:rPr>
              <w:t>Workplace</w:t>
            </w:r>
            <w:r w:rsidR="00BE6F0B">
              <w:rPr>
                <w:i/>
                <w:spacing w:val="89"/>
                <w:sz w:val="21"/>
              </w:rPr>
              <w:t xml:space="preserve"> </w:t>
            </w:r>
            <w:r w:rsidR="00BE6F0B">
              <w:rPr>
                <w:i/>
                <w:w w:val="95"/>
                <w:sz w:val="21"/>
              </w:rPr>
              <w:t>Behavior</w:t>
            </w:r>
            <w:r w:rsidR="00BE6F0B">
              <w:rPr>
                <w:i/>
                <w:spacing w:val="83"/>
                <w:sz w:val="21"/>
              </w:rPr>
              <w:t xml:space="preserve"> </w:t>
            </w:r>
            <w:r w:rsidR="00BE6F0B">
              <w:rPr>
                <w:i/>
                <w:w w:val="95"/>
                <w:sz w:val="21"/>
              </w:rPr>
              <w:t>..............................................................................................</w:t>
            </w:r>
            <w:r w:rsidR="00BE6F0B">
              <w:fldChar w:fldCharType="end"/>
            </w:r>
          </w:p>
        </w:tc>
        <w:tc>
          <w:tcPr>
            <w:tcW w:w="695" w:type="dxa"/>
          </w:tcPr>
          <w:p w14:paraId="125F82D7" w14:textId="77777777" w:rsidR="00447697" w:rsidRDefault="00BE6F0B">
            <w:pPr>
              <w:pStyle w:val="TableParagraph"/>
              <w:spacing w:line="222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43</w:t>
            </w:r>
          </w:p>
        </w:tc>
      </w:tr>
      <w:tr w:rsidR="00447697" w14:paraId="3AA3F341" w14:textId="77777777">
        <w:trPr>
          <w:trHeight w:val="242"/>
        </w:trPr>
        <w:tc>
          <w:tcPr>
            <w:tcW w:w="409" w:type="dxa"/>
          </w:tcPr>
          <w:p w14:paraId="1402AEA8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45F31F0C" w14:textId="77777777" w:rsidR="00447697" w:rsidRDefault="00BE6F0B">
            <w:pPr>
              <w:pStyle w:val="TableParagraph"/>
              <w:spacing w:line="222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7.2.8</w:t>
            </w:r>
          </w:p>
        </w:tc>
        <w:tc>
          <w:tcPr>
            <w:tcW w:w="7709" w:type="dxa"/>
          </w:tcPr>
          <w:p w14:paraId="1AFAFC28" w14:textId="77777777" w:rsidR="00447697" w:rsidRDefault="00BE6F0B">
            <w:pPr>
              <w:pStyle w:val="TableParagraph"/>
              <w:spacing w:line="222" w:lineRule="exact"/>
              <w:jc w:val="right"/>
              <w:rPr>
                <w:i/>
                <w:sz w:val="21"/>
              </w:rPr>
            </w:pPr>
            <w:hyperlink w:anchor="_bookmark29" w:history="1">
              <w:r>
                <w:rPr>
                  <w:i/>
                  <w:sz w:val="21"/>
                </w:rPr>
                <w:t>Smoking</w:t>
              </w:r>
              <w:r>
                <w:rPr>
                  <w:i/>
                  <w:spacing w:val="-12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at</w:t>
              </w:r>
              <w:r>
                <w:rPr>
                  <w:i/>
                  <w:spacing w:val="-12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the</w:t>
              </w:r>
              <w:r>
                <w:rPr>
                  <w:i/>
                  <w:spacing w:val="-14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Workplace</w:t>
              </w:r>
              <w:r>
                <w:rPr>
                  <w:i/>
                  <w:spacing w:val="-11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29A85A7B" w14:textId="77777777" w:rsidR="00447697" w:rsidRDefault="00BE6F0B">
            <w:pPr>
              <w:pStyle w:val="TableParagraph"/>
              <w:spacing w:line="222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43</w:t>
            </w:r>
          </w:p>
        </w:tc>
      </w:tr>
      <w:tr w:rsidR="00447697" w14:paraId="7179F122" w14:textId="77777777">
        <w:trPr>
          <w:trHeight w:val="240"/>
        </w:trPr>
        <w:tc>
          <w:tcPr>
            <w:tcW w:w="409" w:type="dxa"/>
          </w:tcPr>
          <w:p w14:paraId="3EB7E4E6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2FD50EB1" w14:textId="77777777" w:rsidR="00447697" w:rsidRDefault="00BE6F0B">
            <w:pPr>
              <w:pStyle w:val="TableParagraph"/>
              <w:spacing w:line="220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7.2.9</w:t>
            </w:r>
          </w:p>
        </w:tc>
        <w:tc>
          <w:tcPr>
            <w:tcW w:w="7709" w:type="dxa"/>
          </w:tcPr>
          <w:p w14:paraId="1BA16C8D" w14:textId="77777777" w:rsidR="00447697" w:rsidRDefault="00BE6F0B">
            <w:pPr>
              <w:pStyle w:val="TableParagraph"/>
              <w:spacing w:line="220" w:lineRule="exact"/>
              <w:jc w:val="right"/>
              <w:rPr>
                <w:i/>
                <w:sz w:val="21"/>
              </w:rPr>
            </w:pPr>
            <w:hyperlink w:anchor="_bookmark29" w:history="1">
              <w:r>
                <w:rPr>
                  <w:i/>
                  <w:spacing w:val="-1"/>
                  <w:sz w:val="21"/>
                </w:rPr>
                <w:t>Reporting</w:t>
              </w:r>
              <w:r>
                <w:rPr>
                  <w:i/>
                  <w:spacing w:val="-14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Change</w:t>
              </w:r>
              <w:r>
                <w:rPr>
                  <w:i/>
                  <w:spacing w:val="-11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of</w:t>
              </w:r>
              <w:r>
                <w:rPr>
                  <w:i/>
                  <w:spacing w:val="-14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Status..................................................................................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1ACE254E" w14:textId="77777777" w:rsidR="00447697" w:rsidRDefault="00BE6F0B">
            <w:pPr>
              <w:pStyle w:val="TableParagraph"/>
              <w:spacing w:line="220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43</w:t>
            </w:r>
          </w:p>
        </w:tc>
      </w:tr>
      <w:tr w:rsidR="00447697" w14:paraId="2E13EE18" w14:textId="77777777">
        <w:trPr>
          <w:trHeight w:val="242"/>
        </w:trPr>
        <w:tc>
          <w:tcPr>
            <w:tcW w:w="409" w:type="dxa"/>
          </w:tcPr>
          <w:p w14:paraId="6E249059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0BC28EDC" w14:textId="77777777" w:rsidR="00447697" w:rsidRDefault="00BE6F0B">
            <w:pPr>
              <w:pStyle w:val="TableParagraph"/>
              <w:spacing w:line="222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7.2.10</w:t>
            </w:r>
          </w:p>
        </w:tc>
        <w:tc>
          <w:tcPr>
            <w:tcW w:w="7709" w:type="dxa"/>
          </w:tcPr>
          <w:p w14:paraId="41EF5062" w14:textId="77777777" w:rsidR="00447697" w:rsidRDefault="00BE6F0B">
            <w:pPr>
              <w:pStyle w:val="TableParagraph"/>
              <w:spacing w:line="222" w:lineRule="exact"/>
              <w:ind w:right="1"/>
              <w:jc w:val="right"/>
              <w:rPr>
                <w:i/>
                <w:sz w:val="21"/>
              </w:rPr>
            </w:pPr>
            <w:hyperlink w:anchor="_bookmark29" w:history="1">
              <w:r>
                <w:rPr>
                  <w:i/>
                  <w:w w:val="95"/>
                  <w:sz w:val="21"/>
                </w:rPr>
                <w:t>Work</w:t>
              </w:r>
              <w:r>
                <w:rPr>
                  <w:i/>
                  <w:spacing w:val="90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Credentials</w:t>
              </w:r>
              <w:r>
                <w:rPr>
                  <w:i/>
                  <w:spacing w:val="86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14EB9DDD" w14:textId="77777777" w:rsidR="00447697" w:rsidRDefault="00BE6F0B">
            <w:pPr>
              <w:pStyle w:val="TableParagraph"/>
              <w:spacing w:line="222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43</w:t>
            </w:r>
          </w:p>
        </w:tc>
      </w:tr>
      <w:tr w:rsidR="00447697" w14:paraId="44FE1D65" w14:textId="77777777">
        <w:trPr>
          <w:trHeight w:val="242"/>
        </w:trPr>
        <w:tc>
          <w:tcPr>
            <w:tcW w:w="409" w:type="dxa"/>
          </w:tcPr>
          <w:p w14:paraId="4DA1DB25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3" w:type="dxa"/>
          </w:tcPr>
          <w:p w14:paraId="5560FEC5" w14:textId="77777777" w:rsidR="00447697" w:rsidRDefault="00BE6F0B">
            <w:pPr>
              <w:pStyle w:val="TableParagraph"/>
              <w:spacing w:line="222" w:lineRule="exact"/>
              <w:ind w:left="189"/>
              <w:rPr>
                <w:i/>
                <w:sz w:val="21"/>
              </w:rPr>
            </w:pPr>
            <w:r>
              <w:rPr>
                <w:i/>
                <w:sz w:val="21"/>
              </w:rPr>
              <w:t>7.2.11</w:t>
            </w:r>
          </w:p>
        </w:tc>
        <w:tc>
          <w:tcPr>
            <w:tcW w:w="7709" w:type="dxa"/>
          </w:tcPr>
          <w:p w14:paraId="051AADBA" w14:textId="77777777" w:rsidR="00447697" w:rsidRDefault="00BE6F0B">
            <w:pPr>
              <w:pStyle w:val="TableParagraph"/>
              <w:spacing w:line="222" w:lineRule="exact"/>
              <w:ind w:right="1"/>
              <w:jc w:val="right"/>
              <w:rPr>
                <w:i/>
                <w:sz w:val="21"/>
              </w:rPr>
            </w:pPr>
            <w:hyperlink w:anchor="_bookmark29" w:history="1">
              <w:r>
                <w:rPr>
                  <w:i/>
                  <w:w w:val="95"/>
                  <w:sz w:val="21"/>
                </w:rPr>
                <w:t>Work</w:t>
              </w:r>
              <w:r>
                <w:rPr>
                  <w:i/>
                  <w:spacing w:val="88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Interruption</w:t>
              </w:r>
              <w:r>
                <w:rPr>
                  <w:i/>
                  <w:spacing w:val="88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...................................................................................................</w:t>
              </w:r>
            </w:hyperlink>
          </w:p>
        </w:tc>
        <w:tc>
          <w:tcPr>
            <w:tcW w:w="695" w:type="dxa"/>
          </w:tcPr>
          <w:p w14:paraId="6B876A18" w14:textId="77777777" w:rsidR="00447697" w:rsidRDefault="00BE6F0B">
            <w:pPr>
              <w:pStyle w:val="TableParagraph"/>
              <w:spacing w:line="222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43</w:t>
            </w:r>
          </w:p>
        </w:tc>
      </w:tr>
      <w:tr w:rsidR="00447697" w14:paraId="7ED9008B" w14:textId="77777777">
        <w:trPr>
          <w:trHeight w:val="239"/>
        </w:trPr>
        <w:tc>
          <w:tcPr>
            <w:tcW w:w="409" w:type="dxa"/>
          </w:tcPr>
          <w:p w14:paraId="63BA7D23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92" w:type="dxa"/>
            <w:gridSpan w:val="2"/>
          </w:tcPr>
          <w:p w14:paraId="045F9291" w14:textId="77777777" w:rsidR="00447697" w:rsidRDefault="00BE6F0B">
            <w:pPr>
              <w:pStyle w:val="TableParagraph"/>
              <w:spacing w:line="220" w:lineRule="exact"/>
              <w:ind w:left="630" w:right="-15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7.2.12</w:t>
            </w:r>
            <w:r>
              <w:rPr>
                <w:i/>
                <w:spacing w:val="32"/>
                <w:w w:val="95"/>
                <w:sz w:val="21"/>
              </w:rPr>
              <w:t xml:space="preserve"> </w:t>
            </w:r>
            <w:hyperlink w:anchor="_bookmark30" w:history="1">
              <w:r>
                <w:rPr>
                  <w:i/>
                  <w:w w:val="95"/>
                  <w:sz w:val="21"/>
                </w:rPr>
                <w:t>Personal</w:t>
              </w:r>
              <w:r>
                <w:rPr>
                  <w:i/>
                  <w:spacing w:val="30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Conduct</w:t>
              </w:r>
              <w:r>
                <w:rPr>
                  <w:i/>
                  <w:spacing w:val="28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at</w:t>
              </w:r>
              <w:r>
                <w:rPr>
                  <w:i/>
                  <w:spacing w:val="31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Workplace</w:t>
              </w:r>
              <w:r>
                <w:rPr>
                  <w:i/>
                  <w:spacing w:val="32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..........................................................................</w:t>
              </w:r>
            </w:hyperlink>
            <w:r>
              <w:rPr>
                <w:i/>
                <w:w w:val="95"/>
                <w:sz w:val="21"/>
              </w:rPr>
              <w:t>.</w:t>
            </w:r>
          </w:p>
        </w:tc>
        <w:tc>
          <w:tcPr>
            <w:tcW w:w="695" w:type="dxa"/>
          </w:tcPr>
          <w:p w14:paraId="618678E6" w14:textId="77777777" w:rsidR="00447697" w:rsidRDefault="00BE6F0B">
            <w:pPr>
              <w:pStyle w:val="TableParagraph"/>
              <w:spacing w:line="220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44</w:t>
            </w:r>
          </w:p>
        </w:tc>
      </w:tr>
      <w:tr w:rsidR="00447697" w14:paraId="3ADCDC11" w14:textId="77777777">
        <w:trPr>
          <w:trHeight w:val="359"/>
        </w:trPr>
        <w:tc>
          <w:tcPr>
            <w:tcW w:w="409" w:type="dxa"/>
          </w:tcPr>
          <w:p w14:paraId="65F6D166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2" w:type="dxa"/>
            <w:gridSpan w:val="2"/>
          </w:tcPr>
          <w:p w14:paraId="48CC2E77" w14:textId="77777777" w:rsidR="00447697" w:rsidRDefault="00BE6F0B">
            <w:pPr>
              <w:pStyle w:val="TableParagraph"/>
              <w:spacing w:line="238" w:lineRule="exact"/>
              <w:ind w:left="626" w:right="-15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7.2.13</w:t>
            </w:r>
            <w:r>
              <w:rPr>
                <w:i/>
                <w:spacing w:val="33"/>
                <w:w w:val="95"/>
                <w:sz w:val="21"/>
              </w:rPr>
              <w:t xml:space="preserve"> </w:t>
            </w:r>
            <w:hyperlink w:anchor="_bookmark31" w:history="1">
              <w:r>
                <w:rPr>
                  <w:i/>
                  <w:w w:val="95"/>
                  <w:sz w:val="21"/>
                </w:rPr>
                <w:t>Outside</w:t>
              </w:r>
              <w:r>
                <w:rPr>
                  <w:i/>
                  <w:spacing w:val="32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Employment</w:t>
              </w:r>
              <w:r>
                <w:rPr>
                  <w:i/>
                  <w:spacing w:val="32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or</w:t>
              </w:r>
              <w:r>
                <w:rPr>
                  <w:i/>
                  <w:spacing w:val="32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Consulting</w:t>
              </w:r>
              <w:r>
                <w:rPr>
                  <w:i/>
                  <w:spacing w:val="33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</w:t>
              </w:r>
            </w:hyperlink>
            <w:r>
              <w:rPr>
                <w:i/>
                <w:w w:val="95"/>
                <w:sz w:val="21"/>
              </w:rPr>
              <w:t>.</w:t>
            </w:r>
          </w:p>
        </w:tc>
        <w:tc>
          <w:tcPr>
            <w:tcW w:w="695" w:type="dxa"/>
          </w:tcPr>
          <w:p w14:paraId="5C1F6119" w14:textId="77777777" w:rsidR="00447697" w:rsidRDefault="00BE6F0B">
            <w:pPr>
              <w:pStyle w:val="TableParagraph"/>
              <w:spacing w:line="238" w:lineRule="exact"/>
              <w:ind w:left="-2"/>
              <w:rPr>
                <w:i/>
                <w:sz w:val="21"/>
              </w:rPr>
            </w:pPr>
            <w:r>
              <w:rPr>
                <w:i/>
                <w:sz w:val="21"/>
              </w:rPr>
              <w:t>45</w:t>
            </w:r>
          </w:p>
        </w:tc>
      </w:tr>
      <w:tr w:rsidR="00447697" w14:paraId="7BB5E4A0" w14:textId="77777777">
        <w:trPr>
          <w:trHeight w:val="379"/>
        </w:trPr>
        <w:tc>
          <w:tcPr>
            <w:tcW w:w="409" w:type="dxa"/>
          </w:tcPr>
          <w:p w14:paraId="45F345CD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2" w:type="dxa"/>
            <w:gridSpan w:val="2"/>
          </w:tcPr>
          <w:p w14:paraId="20C9AA35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5" w:type="dxa"/>
          </w:tcPr>
          <w:p w14:paraId="739379D5" w14:textId="77777777" w:rsidR="00447697" w:rsidRDefault="00BE6F0B">
            <w:pPr>
              <w:pStyle w:val="TableParagraph"/>
              <w:spacing w:before="114" w:line="245" w:lineRule="exact"/>
              <w:ind w:left="17"/>
              <w:rPr>
                <w:rFonts w:ascii="Arial MT"/>
                <w:sz w:val="14"/>
              </w:rPr>
            </w:pPr>
            <w:r>
              <w:rPr>
                <w:b/>
                <w:sz w:val="23"/>
              </w:rPr>
              <w:t>3</w:t>
            </w:r>
            <w:r>
              <w:rPr>
                <w:b/>
                <w:spacing w:val="-12"/>
                <w:sz w:val="23"/>
              </w:rPr>
              <w:t xml:space="preserve"> </w:t>
            </w:r>
            <w:r>
              <w:rPr>
                <w:rFonts w:ascii="Arial MT"/>
                <w:sz w:val="14"/>
              </w:rPr>
              <w:t>of</w:t>
            </w:r>
            <w:r>
              <w:rPr>
                <w:rFonts w:ascii="Arial MT"/>
                <w:spacing w:val="-7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74</w:t>
            </w:r>
          </w:p>
        </w:tc>
      </w:tr>
    </w:tbl>
    <w:p w14:paraId="0C10BEE5" w14:textId="77777777" w:rsidR="00447697" w:rsidRDefault="00447697">
      <w:pPr>
        <w:spacing w:line="245" w:lineRule="exact"/>
        <w:rPr>
          <w:sz w:val="14"/>
        </w:rPr>
        <w:sectPr w:rsidR="00447697">
          <w:pgSz w:w="11900" w:h="16840"/>
          <w:pgMar w:top="1280" w:right="0" w:bottom="280" w:left="0" w:header="138" w:footer="0" w:gutter="0"/>
          <w:cols w:space="720"/>
        </w:sectPr>
      </w:pPr>
    </w:p>
    <w:p w14:paraId="797818E6" w14:textId="77777777" w:rsidR="00447697" w:rsidRDefault="00447697">
      <w:pPr>
        <w:pStyle w:val="BodyText"/>
        <w:spacing w:before="7"/>
        <w:rPr>
          <w:rFonts w:ascii="Arial"/>
          <w:i/>
          <w:sz w:val="11"/>
        </w:rPr>
      </w:pPr>
    </w:p>
    <w:tbl>
      <w:tblPr>
        <w:tblW w:w="0" w:type="auto"/>
        <w:tblInd w:w="12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"/>
        <w:gridCol w:w="761"/>
        <w:gridCol w:w="7711"/>
        <w:gridCol w:w="694"/>
      </w:tblGrid>
      <w:tr w:rsidR="00447697" w14:paraId="35DFA990" w14:textId="77777777">
        <w:trPr>
          <w:trHeight w:val="238"/>
        </w:trPr>
        <w:tc>
          <w:tcPr>
            <w:tcW w:w="1271" w:type="dxa"/>
            <w:gridSpan w:val="2"/>
          </w:tcPr>
          <w:p w14:paraId="0F603B39" w14:textId="77777777" w:rsidR="00447697" w:rsidRDefault="00BE6F0B">
            <w:pPr>
              <w:pStyle w:val="TableParagraph"/>
              <w:spacing w:line="218" w:lineRule="exact"/>
              <w:ind w:left="421" w:right="517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7.3</w:t>
            </w:r>
          </w:p>
        </w:tc>
        <w:tc>
          <w:tcPr>
            <w:tcW w:w="7711" w:type="dxa"/>
          </w:tcPr>
          <w:p w14:paraId="79CCC35C" w14:textId="18E70AF0" w:rsidR="00447697" w:rsidRDefault="00BE6F0B">
            <w:pPr>
              <w:pStyle w:val="TableParagraph"/>
              <w:spacing w:line="218" w:lineRule="exact"/>
              <w:jc w:val="right"/>
              <w:rPr>
                <w:rFonts w:ascii="Arial MT"/>
                <w:sz w:val="21"/>
              </w:rPr>
            </w:pPr>
            <w:r>
              <w:fldChar w:fldCharType="begin"/>
            </w:r>
            <w:r>
              <w:instrText>HYPERLINK \l "_bookmark31"</w:instrText>
            </w:r>
            <w:r>
              <w:fldChar w:fldCharType="separate"/>
            </w:r>
            <w:r>
              <w:rPr>
                <w:b/>
                <w:sz w:val="21"/>
              </w:rPr>
              <w:t>P</w:t>
            </w:r>
            <w:r>
              <w:rPr>
                <w:b/>
                <w:sz w:val="16"/>
              </w:rPr>
              <w:t>UBLIC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z w:val="21"/>
              </w:rPr>
              <w:t>S</w:t>
            </w:r>
            <w:r>
              <w:rPr>
                <w:b/>
                <w:sz w:val="16"/>
              </w:rPr>
              <w:t>TATEMENTS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ON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z w:val="21"/>
              </w:rPr>
              <w:t>B</w:t>
            </w:r>
            <w:r>
              <w:rPr>
                <w:b/>
                <w:sz w:val="16"/>
              </w:rPr>
              <w:t>EHALF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5"/>
                <w:sz w:val="16"/>
              </w:rPr>
              <w:t xml:space="preserve"> </w:t>
            </w:r>
            <w:del w:id="57" w:author="DELL" w:date="2025-07-03T07:46:00Z" w16du:dateUtc="2025-07-03T02:46:00Z">
              <w:r w:rsidDel="003579D6">
                <w:rPr>
                  <w:b/>
                  <w:sz w:val="21"/>
                </w:rPr>
                <w:delText>O</w:delText>
              </w:r>
              <w:r w:rsidDel="003579D6">
                <w:rPr>
                  <w:b/>
                  <w:sz w:val="16"/>
                </w:rPr>
                <w:delText>RGANIZATION</w:delText>
              </w:r>
            </w:del>
            <w:ins w:id="58" w:author="DELL" w:date="2025-07-03T07:46:00Z" w16du:dateUtc="2025-07-03T02:46:00Z">
              <w:r w:rsidR="003579D6">
                <w:rPr>
                  <w:b/>
                  <w:sz w:val="16"/>
                </w:rPr>
                <w:t>WRC……………</w:t>
              </w:r>
            </w:ins>
            <w:r>
              <w:rPr>
                <w:b/>
                <w:sz w:val="21"/>
              </w:rPr>
              <w:t>.</w:t>
            </w:r>
            <w:r>
              <w:rPr>
                <w:rFonts w:ascii="Arial MT"/>
                <w:sz w:val="21"/>
              </w:rPr>
              <w:t>......................................................</w:t>
            </w:r>
            <w:r>
              <w:fldChar w:fldCharType="end"/>
            </w:r>
          </w:p>
        </w:tc>
        <w:tc>
          <w:tcPr>
            <w:tcW w:w="694" w:type="dxa"/>
          </w:tcPr>
          <w:p w14:paraId="3F6F8F77" w14:textId="77777777" w:rsidR="00447697" w:rsidRDefault="00BE6F0B">
            <w:pPr>
              <w:pStyle w:val="TableParagraph"/>
              <w:spacing w:line="218" w:lineRule="exact"/>
              <w:ind w:left="-1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45</w:t>
            </w:r>
          </w:p>
        </w:tc>
      </w:tr>
      <w:tr w:rsidR="00447697" w14:paraId="2830FE4B" w14:textId="77777777">
        <w:trPr>
          <w:trHeight w:val="242"/>
        </w:trPr>
        <w:tc>
          <w:tcPr>
            <w:tcW w:w="1271" w:type="dxa"/>
            <w:gridSpan w:val="2"/>
          </w:tcPr>
          <w:p w14:paraId="6078D147" w14:textId="77777777" w:rsidR="00447697" w:rsidRDefault="00BE6F0B">
            <w:pPr>
              <w:pStyle w:val="TableParagraph"/>
              <w:spacing w:line="223" w:lineRule="exact"/>
              <w:ind w:left="421" w:right="517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7.4</w:t>
            </w:r>
          </w:p>
        </w:tc>
        <w:tc>
          <w:tcPr>
            <w:tcW w:w="7711" w:type="dxa"/>
          </w:tcPr>
          <w:p w14:paraId="16017413" w14:textId="77777777" w:rsidR="00447697" w:rsidRDefault="00BE6F0B">
            <w:pPr>
              <w:pStyle w:val="TableParagraph"/>
              <w:spacing w:line="223" w:lineRule="exact"/>
              <w:ind w:right="-15"/>
              <w:jc w:val="right"/>
              <w:rPr>
                <w:rFonts w:ascii="Arial MT"/>
                <w:sz w:val="21"/>
              </w:rPr>
            </w:pPr>
            <w:hyperlink w:anchor="_bookmark31" w:history="1">
              <w:r>
                <w:rPr>
                  <w:b/>
                  <w:w w:val="95"/>
                  <w:sz w:val="21"/>
                </w:rPr>
                <w:t>D</w:t>
              </w:r>
              <w:r>
                <w:rPr>
                  <w:b/>
                  <w:w w:val="95"/>
                  <w:sz w:val="16"/>
                </w:rPr>
                <w:t>ISCIPLINARY</w:t>
              </w:r>
              <w:r>
                <w:rPr>
                  <w:b/>
                  <w:spacing w:val="65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A</w:t>
              </w:r>
              <w:r>
                <w:rPr>
                  <w:b/>
                  <w:w w:val="95"/>
                  <w:sz w:val="16"/>
                </w:rPr>
                <w:t>CTION</w:t>
              </w:r>
              <w:r>
                <w:rPr>
                  <w:b/>
                  <w:spacing w:val="65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694" w:type="dxa"/>
          </w:tcPr>
          <w:p w14:paraId="50CECA3A" w14:textId="77777777" w:rsidR="00447697" w:rsidRDefault="00BE6F0B">
            <w:pPr>
              <w:pStyle w:val="TableParagraph"/>
              <w:spacing w:line="223" w:lineRule="exact"/>
              <w:ind w:left="-1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45</w:t>
            </w:r>
          </w:p>
        </w:tc>
      </w:tr>
      <w:tr w:rsidR="00447697" w14:paraId="0AFD8567" w14:textId="77777777">
        <w:trPr>
          <w:trHeight w:val="243"/>
        </w:trPr>
        <w:tc>
          <w:tcPr>
            <w:tcW w:w="1271" w:type="dxa"/>
            <w:gridSpan w:val="2"/>
          </w:tcPr>
          <w:p w14:paraId="7A985A4F" w14:textId="77777777" w:rsidR="00447697" w:rsidRDefault="00BE6F0B">
            <w:pPr>
              <w:pStyle w:val="TableParagraph"/>
              <w:spacing w:line="224" w:lineRule="exact"/>
              <w:ind w:left="421" w:right="517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7.5</w:t>
            </w:r>
          </w:p>
        </w:tc>
        <w:tc>
          <w:tcPr>
            <w:tcW w:w="7711" w:type="dxa"/>
          </w:tcPr>
          <w:p w14:paraId="41CD8B73" w14:textId="77777777" w:rsidR="00447697" w:rsidRDefault="00BE6F0B">
            <w:pPr>
              <w:pStyle w:val="TableParagraph"/>
              <w:spacing w:line="224" w:lineRule="exact"/>
              <w:ind w:right="-15"/>
              <w:jc w:val="right"/>
              <w:rPr>
                <w:rFonts w:ascii="Arial MT"/>
                <w:sz w:val="21"/>
              </w:rPr>
            </w:pPr>
            <w:hyperlink w:anchor="_bookmark31" w:history="1">
              <w:r>
                <w:rPr>
                  <w:b/>
                  <w:w w:val="95"/>
                  <w:sz w:val="21"/>
                </w:rPr>
                <w:t>E</w:t>
              </w:r>
              <w:r>
                <w:rPr>
                  <w:b/>
                  <w:w w:val="95"/>
                  <w:sz w:val="16"/>
                </w:rPr>
                <w:t>MPLOYEE</w:t>
              </w:r>
              <w:r>
                <w:rPr>
                  <w:b/>
                  <w:spacing w:val="53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E</w:t>
              </w:r>
              <w:r>
                <w:rPr>
                  <w:b/>
                  <w:w w:val="95"/>
                  <w:sz w:val="16"/>
                </w:rPr>
                <w:t>THICS</w:t>
              </w:r>
              <w:r>
                <w:rPr>
                  <w:b/>
                  <w:spacing w:val="54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P</w:t>
              </w:r>
              <w:r>
                <w:rPr>
                  <w:b/>
                  <w:w w:val="95"/>
                  <w:sz w:val="16"/>
                </w:rPr>
                <w:t>OLICY</w:t>
              </w:r>
              <w:r>
                <w:rPr>
                  <w:b/>
                  <w:spacing w:val="53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694" w:type="dxa"/>
          </w:tcPr>
          <w:p w14:paraId="056B9346" w14:textId="77777777" w:rsidR="00447697" w:rsidRDefault="00BE6F0B">
            <w:pPr>
              <w:pStyle w:val="TableParagraph"/>
              <w:spacing w:line="224" w:lineRule="exact"/>
              <w:ind w:left="-1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45</w:t>
            </w:r>
          </w:p>
        </w:tc>
      </w:tr>
      <w:tr w:rsidR="00447697" w14:paraId="12B568E6" w14:textId="77777777">
        <w:trPr>
          <w:trHeight w:val="241"/>
        </w:trPr>
        <w:tc>
          <w:tcPr>
            <w:tcW w:w="510" w:type="dxa"/>
          </w:tcPr>
          <w:p w14:paraId="3AF370E6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283EEF0A" w14:textId="77777777" w:rsidR="00447697" w:rsidRDefault="00BE6F0B">
            <w:pPr>
              <w:pStyle w:val="TableParagraph"/>
              <w:spacing w:line="221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7.5.1</w:t>
            </w:r>
          </w:p>
        </w:tc>
        <w:tc>
          <w:tcPr>
            <w:tcW w:w="7711" w:type="dxa"/>
          </w:tcPr>
          <w:p w14:paraId="1165110D" w14:textId="77777777" w:rsidR="00447697" w:rsidRDefault="00BE6F0B">
            <w:pPr>
              <w:pStyle w:val="TableParagraph"/>
              <w:spacing w:line="221" w:lineRule="exact"/>
              <w:jc w:val="right"/>
              <w:rPr>
                <w:i/>
                <w:sz w:val="21"/>
              </w:rPr>
            </w:pPr>
            <w:hyperlink w:anchor="_bookmark31" w:history="1">
              <w:r>
                <w:rPr>
                  <w:i/>
                  <w:sz w:val="21"/>
                </w:rPr>
                <w:t>Definitions..............................................................................................................</w:t>
              </w:r>
            </w:hyperlink>
          </w:p>
        </w:tc>
        <w:tc>
          <w:tcPr>
            <w:tcW w:w="694" w:type="dxa"/>
          </w:tcPr>
          <w:p w14:paraId="6D4BDEF6" w14:textId="77777777" w:rsidR="00447697" w:rsidRDefault="00BE6F0B">
            <w:pPr>
              <w:pStyle w:val="TableParagraph"/>
              <w:spacing w:line="221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45</w:t>
            </w:r>
          </w:p>
        </w:tc>
      </w:tr>
      <w:tr w:rsidR="00447697" w14:paraId="53ADC7D8" w14:textId="77777777">
        <w:trPr>
          <w:trHeight w:val="242"/>
        </w:trPr>
        <w:tc>
          <w:tcPr>
            <w:tcW w:w="510" w:type="dxa"/>
          </w:tcPr>
          <w:p w14:paraId="5485F7D3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3281434D" w14:textId="77777777" w:rsidR="00447697" w:rsidRDefault="00BE6F0B">
            <w:pPr>
              <w:pStyle w:val="TableParagraph"/>
              <w:spacing w:line="222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7.5.2</w:t>
            </w:r>
          </w:p>
        </w:tc>
        <w:tc>
          <w:tcPr>
            <w:tcW w:w="7711" w:type="dxa"/>
          </w:tcPr>
          <w:p w14:paraId="23FFBF29" w14:textId="0E69040A" w:rsidR="00447697" w:rsidRDefault="009178BF" w:rsidP="009178BF">
            <w:pPr>
              <w:pStyle w:val="TableParagraph"/>
              <w:spacing w:line="222" w:lineRule="exact"/>
              <w:ind w:right="1"/>
              <w:jc w:val="center"/>
              <w:rPr>
                <w:i/>
                <w:sz w:val="21"/>
              </w:rPr>
              <w:pPrChange w:id="59" w:author="DELL" w:date="2025-07-03T07:47:00Z" w16du:dateUtc="2025-07-03T02:47:00Z">
                <w:pPr>
                  <w:pStyle w:val="TableParagraph"/>
                  <w:spacing w:line="222" w:lineRule="exact"/>
                  <w:ind w:right="1"/>
                  <w:jc w:val="right"/>
                </w:pPr>
              </w:pPrChange>
            </w:pPr>
            <w:ins w:id="60" w:author="DELL" w:date="2025-07-03T07:47:00Z" w16du:dateUtc="2025-07-03T02:47:00Z">
              <w:r>
                <w:t xml:space="preserve">  </w:t>
              </w:r>
            </w:ins>
            <w:r w:rsidR="00BE6F0B">
              <w:fldChar w:fldCharType="begin"/>
            </w:r>
            <w:r w:rsidR="00BE6F0B">
              <w:instrText>HYPERLINK \l "_bookmark32"</w:instrText>
            </w:r>
            <w:r w:rsidR="00BE6F0B">
              <w:fldChar w:fldCharType="separate"/>
            </w:r>
            <w:r w:rsidR="00BE6F0B">
              <w:rPr>
                <w:i/>
                <w:w w:val="95"/>
                <w:sz w:val="21"/>
              </w:rPr>
              <w:t>Misuse</w:t>
            </w:r>
            <w:r w:rsidR="00BE6F0B">
              <w:rPr>
                <w:i/>
                <w:spacing w:val="47"/>
                <w:w w:val="95"/>
                <w:sz w:val="21"/>
              </w:rPr>
              <w:t xml:space="preserve"> </w:t>
            </w:r>
            <w:r w:rsidR="00BE6F0B">
              <w:rPr>
                <w:i/>
                <w:w w:val="95"/>
                <w:sz w:val="21"/>
              </w:rPr>
              <w:t>of</w:t>
            </w:r>
            <w:r w:rsidR="00BE6F0B">
              <w:rPr>
                <w:i/>
                <w:spacing w:val="51"/>
                <w:w w:val="95"/>
                <w:sz w:val="21"/>
              </w:rPr>
              <w:t xml:space="preserve"> </w:t>
            </w:r>
            <w:r w:rsidR="00BE6F0B">
              <w:rPr>
                <w:i/>
                <w:w w:val="95"/>
                <w:sz w:val="21"/>
              </w:rPr>
              <w:t>Official</w:t>
            </w:r>
            <w:r w:rsidR="00BE6F0B">
              <w:rPr>
                <w:i/>
                <w:spacing w:val="51"/>
                <w:w w:val="95"/>
                <w:sz w:val="21"/>
              </w:rPr>
              <w:t xml:space="preserve"> </w:t>
            </w:r>
            <w:r w:rsidR="00BE6F0B">
              <w:rPr>
                <w:i/>
                <w:w w:val="95"/>
                <w:sz w:val="21"/>
              </w:rPr>
              <w:t>Position</w:t>
            </w:r>
            <w:r w:rsidR="00BE6F0B">
              <w:rPr>
                <w:i/>
                <w:spacing w:val="51"/>
                <w:w w:val="95"/>
                <w:sz w:val="21"/>
              </w:rPr>
              <w:t xml:space="preserve"> </w:t>
            </w:r>
            <w:r w:rsidR="00BE6F0B">
              <w:rPr>
                <w:i/>
                <w:w w:val="95"/>
                <w:sz w:val="21"/>
              </w:rPr>
              <w:t>.....................................................................................</w:t>
            </w:r>
            <w:r w:rsidR="00BE6F0B">
              <w:fldChar w:fldCharType="end"/>
            </w:r>
          </w:p>
        </w:tc>
        <w:tc>
          <w:tcPr>
            <w:tcW w:w="694" w:type="dxa"/>
          </w:tcPr>
          <w:p w14:paraId="255547BC" w14:textId="77777777" w:rsidR="00447697" w:rsidRDefault="00BE6F0B">
            <w:pPr>
              <w:pStyle w:val="TableParagraph"/>
              <w:spacing w:line="222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46</w:t>
            </w:r>
          </w:p>
        </w:tc>
      </w:tr>
      <w:tr w:rsidR="00447697" w14:paraId="721DDE01" w14:textId="77777777">
        <w:trPr>
          <w:trHeight w:val="242"/>
        </w:trPr>
        <w:tc>
          <w:tcPr>
            <w:tcW w:w="510" w:type="dxa"/>
          </w:tcPr>
          <w:p w14:paraId="4CD88D6C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2AB64DEA" w14:textId="77777777" w:rsidR="00447697" w:rsidRDefault="00BE6F0B">
            <w:pPr>
              <w:pStyle w:val="TableParagraph"/>
              <w:spacing w:line="222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7.5.3</w:t>
            </w:r>
          </w:p>
        </w:tc>
        <w:tc>
          <w:tcPr>
            <w:tcW w:w="7711" w:type="dxa"/>
          </w:tcPr>
          <w:p w14:paraId="2ED7D024" w14:textId="338B2466" w:rsidR="00447697" w:rsidRDefault="009178BF" w:rsidP="009178BF">
            <w:pPr>
              <w:pStyle w:val="TableParagraph"/>
              <w:spacing w:line="222" w:lineRule="exact"/>
              <w:jc w:val="center"/>
              <w:rPr>
                <w:i/>
                <w:sz w:val="21"/>
              </w:rPr>
              <w:pPrChange w:id="61" w:author="DELL" w:date="2025-07-03T07:47:00Z" w16du:dateUtc="2025-07-03T02:47:00Z">
                <w:pPr>
                  <w:pStyle w:val="TableParagraph"/>
                  <w:spacing w:line="222" w:lineRule="exact"/>
                  <w:jc w:val="right"/>
                </w:pPr>
              </w:pPrChange>
            </w:pPr>
            <w:ins w:id="62" w:author="DELL" w:date="2025-07-03T07:47:00Z" w16du:dateUtc="2025-07-03T02:47:00Z">
              <w:r>
                <w:t xml:space="preserve">   </w:t>
              </w:r>
            </w:ins>
            <w:r w:rsidR="00BE6F0B">
              <w:fldChar w:fldCharType="begin"/>
            </w:r>
            <w:r w:rsidR="00BE6F0B">
              <w:instrText>HYPERLINK \l "_bookmark32"</w:instrText>
            </w:r>
            <w:r w:rsidR="00BE6F0B">
              <w:fldChar w:fldCharType="separate"/>
            </w:r>
            <w:r w:rsidR="00BE6F0B">
              <w:rPr>
                <w:i/>
                <w:spacing w:val="-1"/>
                <w:sz w:val="21"/>
              </w:rPr>
              <w:t>Improper</w:t>
            </w:r>
            <w:r w:rsidR="00BE6F0B">
              <w:rPr>
                <w:i/>
                <w:spacing w:val="12"/>
                <w:sz w:val="21"/>
              </w:rPr>
              <w:t xml:space="preserve"> </w:t>
            </w:r>
            <w:r w:rsidR="00BE6F0B">
              <w:rPr>
                <w:i/>
                <w:spacing w:val="-1"/>
                <w:sz w:val="21"/>
              </w:rPr>
              <w:t>Gifts</w:t>
            </w:r>
            <w:r w:rsidR="00BE6F0B">
              <w:rPr>
                <w:i/>
                <w:spacing w:val="13"/>
                <w:sz w:val="21"/>
              </w:rPr>
              <w:t xml:space="preserve"> </w:t>
            </w:r>
            <w:r w:rsidR="00BE6F0B">
              <w:rPr>
                <w:i/>
                <w:spacing w:val="-1"/>
                <w:sz w:val="21"/>
              </w:rPr>
              <w:t>.......................................................................................................</w:t>
            </w:r>
            <w:r w:rsidR="00BE6F0B">
              <w:fldChar w:fldCharType="end"/>
            </w:r>
          </w:p>
        </w:tc>
        <w:tc>
          <w:tcPr>
            <w:tcW w:w="694" w:type="dxa"/>
          </w:tcPr>
          <w:p w14:paraId="2858CF85" w14:textId="77777777" w:rsidR="00447697" w:rsidRDefault="00BE6F0B">
            <w:pPr>
              <w:pStyle w:val="TableParagraph"/>
              <w:spacing w:line="222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46</w:t>
            </w:r>
          </w:p>
        </w:tc>
      </w:tr>
      <w:tr w:rsidR="00447697" w14:paraId="52EDE886" w14:textId="77777777">
        <w:trPr>
          <w:trHeight w:val="240"/>
        </w:trPr>
        <w:tc>
          <w:tcPr>
            <w:tcW w:w="510" w:type="dxa"/>
          </w:tcPr>
          <w:p w14:paraId="7EDAD182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2BA45FE3" w14:textId="77777777" w:rsidR="00447697" w:rsidRDefault="00BE6F0B">
            <w:pPr>
              <w:pStyle w:val="TableParagraph"/>
              <w:spacing w:line="220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7.5.4</w:t>
            </w:r>
          </w:p>
        </w:tc>
        <w:tc>
          <w:tcPr>
            <w:tcW w:w="7711" w:type="dxa"/>
          </w:tcPr>
          <w:p w14:paraId="5BFF6473" w14:textId="18CC479C" w:rsidR="00447697" w:rsidRDefault="009178BF" w:rsidP="009178BF">
            <w:pPr>
              <w:pStyle w:val="TableParagraph"/>
              <w:spacing w:line="220" w:lineRule="exact"/>
              <w:jc w:val="center"/>
              <w:rPr>
                <w:i/>
                <w:sz w:val="21"/>
              </w:rPr>
              <w:pPrChange w:id="63" w:author="DELL" w:date="2025-07-03T07:47:00Z" w16du:dateUtc="2025-07-03T02:47:00Z">
                <w:pPr>
                  <w:pStyle w:val="TableParagraph"/>
                  <w:spacing w:line="220" w:lineRule="exact"/>
                  <w:jc w:val="right"/>
                </w:pPr>
              </w:pPrChange>
            </w:pPr>
            <w:ins w:id="64" w:author="DELL" w:date="2025-07-03T07:47:00Z" w16du:dateUtc="2025-07-03T02:47:00Z">
              <w:r>
                <w:t xml:space="preserve">    </w:t>
              </w:r>
            </w:ins>
            <w:r w:rsidR="00BE6F0B">
              <w:fldChar w:fldCharType="begin"/>
            </w:r>
            <w:r w:rsidR="00BE6F0B">
              <w:instrText>HYPERLINK \l "_bookmark32"</w:instrText>
            </w:r>
            <w:r w:rsidR="00BE6F0B">
              <w:fldChar w:fldCharType="separate"/>
            </w:r>
            <w:r w:rsidR="00BE6F0B">
              <w:rPr>
                <w:i/>
                <w:sz w:val="21"/>
              </w:rPr>
              <w:t>Improper</w:t>
            </w:r>
            <w:r w:rsidR="00BE6F0B">
              <w:rPr>
                <w:i/>
                <w:spacing w:val="-8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Use</w:t>
            </w:r>
            <w:r w:rsidR="00BE6F0B">
              <w:rPr>
                <w:i/>
                <w:spacing w:val="-7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or</w:t>
            </w:r>
            <w:r w:rsidR="00BE6F0B">
              <w:rPr>
                <w:i/>
                <w:spacing w:val="-8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Disclosure</w:t>
            </w:r>
            <w:r w:rsidR="00BE6F0B">
              <w:rPr>
                <w:i/>
                <w:spacing w:val="-7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of</w:t>
            </w:r>
            <w:r w:rsidR="00BE6F0B">
              <w:rPr>
                <w:i/>
                <w:spacing w:val="-8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Information</w:t>
            </w:r>
            <w:r w:rsidR="00BE6F0B">
              <w:rPr>
                <w:i/>
                <w:spacing w:val="-7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...........................................................</w:t>
            </w:r>
            <w:r w:rsidR="00BE6F0B">
              <w:fldChar w:fldCharType="end"/>
            </w:r>
          </w:p>
        </w:tc>
        <w:tc>
          <w:tcPr>
            <w:tcW w:w="694" w:type="dxa"/>
          </w:tcPr>
          <w:p w14:paraId="6FBD7993" w14:textId="77777777" w:rsidR="00447697" w:rsidRDefault="00BE6F0B">
            <w:pPr>
              <w:pStyle w:val="TableParagraph"/>
              <w:spacing w:line="220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46</w:t>
            </w:r>
          </w:p>
        </w:tc>
      </w:tr>
      <w:tr w:rsidR="00447697" w14:paraId="311D70F2" w14:textId="77777777">
        <w:trPr>
          <w:trHeight w:val="240"/>
        </w:trPr>
        <w:tc>
          <w:tcPr>
            <w:tcW w:w="510" w:type="dxa"/>
          </w:tcPr>
          <w:p w14:paraId="0BFE3AB8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331F56BF" w14:textId="77777777" w:rsidR="00447697" w:rsidRDefault="00BE6F0B">
            <w:pPr>
              <w:pStyle w:val="TableParagraph"/>
              <w:spacing w:line="220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7.5.5</w:t>
            </w:r>
          </w:p>
        </w:tc>
        <w:tc>
          <w:tcPr>
            <w:tcW w:w="7711" w:type="dxa"/>
          </w:tcPr>
          <w:p w14:paraId="544FB62D" w14:textId="3188D74A" w:rsidR="00447697" w:rsidRDefault="009178BF" w:rsidP="009178BF">
            <w:pPr>
              <w:pStyle w:val="TableParagraph"/>
              <w:spacing w:line="220" w:lineRule="exact"/>
              <w:jc w:val="center"/>
              <w:rPr>
                <w:i/>
                <w:sz w:val="21"/>
              </w:rPr>
              <w:pPrChange w:id="65" w:author="DELL" w:date="2025-07-03T07:47:00Z" w16du:dateUtc="2025-07-03T02:47:00Z">
                <w:pPr>
                  <w:pStyle w:val="TableParagraph"/>
                  <w:spacing w:line="220" w:lineRule="exact"/>
                  <w:jc w:val="right"/>
                </w:pPr>
              </w:pPrChange>
            </w:pPr>
            <w:ins w:id="66" w:author="DELL" w:date="2025-07-03T07:47:00Z" w16du:dateUtc="2025-07-03T02:47:00Z">
              <w:r>
                <w:t xml:space="preserve">    </w:t>
              </w:r>
            </w:ins>
            <w:r w:rsidR="00BE6F0B">
              <w:fldChar w:fldCharType="begin"/>
            </w:r>
            <w:r w:rsidR="00BE6F0B">
              <w:instrText>HYPERLINK \l "_bookmark32"</w:instrText>
            </w:r>
            <w:r w:rsidR="00BE6F0B">
              <w:fldChar w:fldCharType="separate"/>
            </w:r>
            <w:r w:rsidR="00BE6F0B">
              <w:rPr>
                <w:i/>
                <w:sz w:val="21"/>
              </w:rPr>
              <w:t>Improper</w:t>
            </w:r>
            <w:r w:rsidR="00BE6F0B">
              <w:rPr>
                <w:i/>
                <w:spacing w:val="-4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Influence</w:t>
            </w:r>
            <w:r w:rsidR="00BE6F0B">
              <w:rPr>
                <w:i/>
                <w:spacing w:val="-3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in</w:t>
            </w:r>
            <w:r w:rsidR="00BE6F0B">
              <w:rPr>
                <w:i/>
                <w:spacing w:val="-3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Grants,</w:t>
            </w:r>
            <w:r w:rsidR="00BE6F0B">
              <w:rPr>
                <w:i/>
                <w:spacing w:val="-4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Contracts,</w:t>
            </w:r>
            <w:r w:rsidR="00BE6F0B">
              <w:rPr>
                <w:i/>
                <w:spacing w:val="-3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Leases,</w:t>
            </w:r>
            <w:r w:rsidR="00BE6F0B">
              <w:rPr>
                <w:i/>
                <w:spacing w:val="-4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or</w:t>
            </w:r>
            <w:r w:rsidR="00BE6F0B">
              <w:rPr>
                <w:i/>
                <w:spacing w:val="-6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Loans</w:t>
            </w:r>
            <w:r w:rsidR="00BE6F0B">
              <w:rPr>
                <w:i/>
                <w:spacing w:val="-3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.................................</w:t>
            </w:r>
            <w:r w:rsidR="00BE6F0B">
              <w:fldChar w:fldCharType="end"/>
            </w:r>
          </w:p>
        </w:tc>
        <w:tc>
          <w:tcPr>
            <w:tcW w:w="694" w:type="dxa"/>
          </w:tcPr>
          <w:p w14:paraId="110CBF8E" w14:textId="77777777" w:rsidR="00447697" w:rsidRDefault="00BE6F0B">
            <w:pPr>
              <w:pStyle w:val="TableParagraph"/>
              <w:spacing w:line="220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46</w:t>
            </w:r>
          </w:p>
        </w:tc>
      </w:tr>
      <w:tr w:rsidR="00447697" w14:paraId="2A29A63E" w14:textId="77777777">
        <w:trPr>
          <w:trHeight w:val="242"/>
        </w:trPr>
        <w:tc>
          <w:tcPr>
            <w:tcW w:w="510" w:type="dxa"/>
          </w:tcPr>
          <w:p w14:paraId="5182BCE5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1F9573E3" w14:textId="77777777" w:rsidR="00447697" w:rsidRDefault="00BE6F0B">
            <w:pPr>
              <w:pStyle w:val="TableParagraph"/>
              <w:spacing w:line="222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7.5.6</w:t>
            </w:r>
          </w:p>
        </w:tc>
        <w:tc>
          <w:tcPr>
            <w:tcW w:w="7711" w:type="dxa"/>
          </w:tcPr>
          <w:p w14:paraId="438B8503" w14:textId="53C41F4D" w:rsidR="00447697" w:rsidRDefault="009178BF" w:rsidP="009178BF">
            <w:pPr>
              <w:pStyle w:val="TableParagraph"/>
              <w:spacing w:line="222" w:lineRule="exact"/>
              <w:jc w:val="center"/>
              <w:rPr>
                <w:i/>
                <w:sz w:val="21"/>
              </w:rPr>
              <w:pPrChange w:id="67" w:author="DELL" w:date="2025-07-03T07:47:00Z" w16du:dateUtc="2025-07-03T02:47:00Z">
                <w:pPr>
                  <w:pStyle w:val="TableParagraph"/>
                  <w:spacing w:line="222" w:lineRule="exact"/>
                  <w:jc w:val="right"/>
                </w:pPr>
              </w:pPrChange>
            </w:pPr>
            <w:ins w:id="68" w:author="DELL" w:date="2025-07-03T07:47:00Z" w16du:dateUtc="2025-07-03T02:47:00Z">
              <w:r>
                <w:t xml:space="preserve">     </w:t>
              </w:r>
            </w:ins>
            <w:r w:rsidR="00BE6F0B">
              <w:fldChar w:fldCharType="begin"/>
            </w:r>
            <w:r w:rsidR="00BE6F0B">
              <w:instrText>HYPERLINK \l "_bookmark32"</w:instrText>
            </w:r>
            <w:r w:rsidR="00BE6F0B">
              <w:fldChar w:fldCharType="separate"/>
            </w:r>
            <w:r w:rsidR="00BE6F0B">
              <w:rPr>
                <w:i/>
                <w:spacing w:val="-1"/>
                <w:sz w:val="21"/>
              </w:rPr>
              <w:t>Improper</w:t>
            </w:r>
            <w:r w:rsidR="00BE6F0B">
              <w:rPr>
                <w:i/>
                <w:spacing w:val="-13"/>
                <w:sz w:val="21"/>
              </w:rPr>
              <w:t xml:space="preserve"> </w:t>
            </w:r>
            <w:r w:rsidR="00BE6F0B">
              <w:rPr>
                <w:i/>
                <w:spacing w:val="-1"/>
                <w:sz w:val="21"/>
              </w:rPr>
              <w:t>Representation</w:t>
            </w:r>
            <w:r w:rsidR="00BE6F0B">
              <w:rPr>
                <w:i/>
                <w:spacing w:val="-11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......................................................................................</w:t>
            </w:r>
            <w:r w:rsidR="00BE6F0B">
              <w:fldChar w:fldCharType="end"/>
            </w:r>
          </w:p>
        </w:tc>
        <w:tc>
          <w:tcPr>
            <w:tcW w:w="694" w:type="dxa"/>
          </w:tcPr>
          <w:p w14:paraId="5A7A8ABF" w14:textId="77777777" w:rsidR="00447697" w:rsidRDefault="00BE6F0B">
            <w:pPr>
              <w:pStyle w:val="TableParagraph"/>
              <w:spacing w:line="222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46</w:t>
            </w:r>
          </w:p>
        </w:tc>
      </w:tr>
      <w:tr w:rsidR="00447697" w14:paraId="42068CD1" w14:textId="77777777">
        <w:trPr>
          <w:trHeight w:val="242"/>
        </w:trPr>
        <w:tc>
          <w:tcPr>
            <w:tcW w:w="510" w:type="dxa"/>
          </w:tcPr>
          <w:p w14:paraId="1ADB5EBC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6CCE0D57" w14:textId="77777777" w:rsidR="00447697" w:rsidRDefault="00BE6F0B">
            <w:pPr>
              <w:pStyle w:val="TableParagraph"/>
              <w:spacing w:line="222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7.5.7</w:t>
            </w:r>
          </w:p>
        </w:tc>
        <w:tc>
          <w:tcPr>
            <w:tcW w:w="7711" w:type="dxa"/>
          </w:tcPr>
          <w:p w14:paraId="37E2A18A" w14:textId="3D5AA815" w:rsidR="00447697" w:rsidRDefault="009178BF" w:rsidP="009178BF">
            <w:pPr>
              <w:pStyle w:val="TableParagraph"/>
              <w:spacing w:line="222" w:lineRule="exact"/>
              <w:jc w:val="center"/>
              <w:rPr>
                <w:i/>
                <w:sz w:val="21"/>
              </w:rPr>
              <w:pPrChange w:id="69" w:author="DELL" w:date="2025-07-03T07:47:00Z" w16du:dateUtc="2025-07-03T02:47:00Z">
                <w:pPr>
                  <w:pStyle w:val="TableParagraph"/>
                  <w:spacing w:line="222" w:lineRule="exact"/>
                  <w:jc w:val="right"/>
                </w:pPr>
              </w:pPrChange>
            </w:pPr>
            <w:ins w:id="70" w:author="DELL" w:date="2025-07-03T07:47:00Z" w16du:dateUtc="2025-07-03T02:47:00Z">
              <w:r>
                <w:t xml:space="preserve">    </w:t>
              </w:r>
            </w:ins>
            <w:r w:rsidR="00BE6F0B">
              <w:fldChar w:fldCharType="begin"/>
            </w:r>
            <w:r w:rsidR="00BE6F0B">
              <w:instrText>HYPERLINK \l "_bookmark33"</w:instrText>
            </w:r>
            <w:r w:rsidR="00BE6F0B">
              <w:fldChar w:fldCharType="separate"/>
            </w:r>
            <w:r w:rsidR="00BE6F0B">
              <w:rPr>
                <w:i/>
                <w:spacing w:val="-1"/>
                <w:sz w:val="21"/>
              </w:rPr>
              <w:t>Conflict</w:t>
            </w:r>
            <w:r w:rsidR="00BE6F0B">
              <w:rPr>
                <w:i/>
                <w:spacing w:val="-14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of</w:t>
            </w:r>
            <w:r w:rsidR="00BE6F0B">
              <w:rPr>
                <w:i/>
                <w:spacing w:val="-14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Financial</w:t>
            </w:r>
            <w:r w:rsidR="00BE6F0B">
              <w:rPr>
                <w:i/>
                <w:spacing w:val="-12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Interest..................................................................................</w:t>
            </w:r>
            <w:r w:rsidR="00BE6F0B">
              <w:fldChar w:fldCharType="end"/>
            </w:r>
          </w:p>
        </w:tc>
        <w:tc>
          <w:tcPr>
            <w:tcW w:w="694" w:type="dxa"/>
          </w:tcPr>
          <w:p w14:paraId="0C5C0A5F" w14:textId="77777777" w:rsidR="00447697" w:rsidRDefault="00BE6F0B">
            <w:pPr>
              <w:pStyle w:val="TableParagraph"/>
              <w:spacing w:line="222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47</w:t>
            </w:r>
          </w:p>
        </w:tc>
      </w:tr>
      <w:tr w:rsidR="00447697" w14:paraId="440CDFAF" w14:textId="77777777">
        <w:trPr>
          <w:trHeight w:val="240"/>
        </w:trPr>
        <w:tc>
          <w:tcPr>
            <w:tcW w:w="510" w:type="dxa"/>
          </w:tcPr>
          <w:p w14:paraId="10551182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2A8D6B10" w14:textId="77777777" w:rsidR="00447697" w:rsidRDefault="00BE6F0B">
            <w:pPr>
              <w:pStyle w:val="TableParagraph"/>
              <w:spacing w:line="220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7.5.8</w:t>
            </w:r>
          </w:p>
        </w:tc>
        <w:tc>
          <w:tcPr>
            <w:tcW w:w="7711" w:type="dxa"/>
          </w:tcPr>
          <w:p w14:paraId="0E511F8E" w14:textId="1491704F" w:rsidR="00447697" w:rsidRDefault="00BE6F0B">
            <w:pPr>
              <w:pStyle w:val="TableParagraph"/>
              <w:spacing w:line="220" w:lineRule="exact"/>
              <w:jc w:val="right"/>
              <w:rPr>
                <w:i/>
                <w:sz w:val="21"/>
              </w:rPr>
            </w:pPr>
            <w:r>
              <w:fldChar w:fldCharType="begin"/>
            </w:r>
            <w:r>
              <w:instrText>HYPERLINK \l "_bookmark33"</w:instrText>
            </w:r>
            <w:r>
              <w:fldChar w:fldCharType="separate"/>
            </w:r>
            <w:r>
              <w:rPr>
                <w:i/>
                <w:sz w:val="21"/>
              </w:rPr>
              <w:t>Aiding</w:t>
            </w:r>
            <w:r>
              <w:rPr>
                <w:i/>
                <w:spacing w:val="-8"/>
                <w:sz w:val="21"/>
              </w:rPr>
              <w:t xml:space="preserve"> </w:t>
            </w:r>
            <w:r>
              <w:rPr>
                <w:i/>
                <w:sz w:val="21"/>
              </w:rPr>
              <w:t>a</w:t>
            </w:r>
            <w:r>
              <w:rPr>
                <w:i/>
                <w:spacing w:val="-10"/>
                <w:sz w:val="21"/>
              </w:rPr>
              <w:t xml:space="preserve"> </w:t>
            </w:r>
            <w:r>
              <w:rPr>
                <w:i/>
                <w:sz w:val="21"/>
              </w:rPr>
              <w:t>Violation</w:t>
            </w:r>
            <w:r>
              <w:rPr>
                <w:i/>
                <w:spacing w:val="-8"/>
                <w:sz w:val="21"/>
              </w:rPr>
              <w:t xml:space="preserve"> </w:t>
            </w:r>
            <w:r>
              <w:rPr>
                <w:i/>
                <w:sz w:val="21"/>
              </w:rPr>
              <w:t>of</w:t>
            </w:r>
            <w:r>
              <w:rPr>
                <w:i/>
                <w:spacing w:val="-8"/>
                <w:sz w:val="21"/>
              </w:rPr>
              <w:t xml:space="preserve"> </w:t>
            </w:r>
            <w:del w:id="71" w:author="DELL" w:date="2025-07-03T07:47:00Z" w16du:dateUtc="2025-07-03T02:47:00Z">
              <w:r w:rsidDel="00AE531B">
                <w:rPr>
                  <w:i/>
                  <w:sz w:val="21"/>
                </w:rPr>
                <w:delText>Organiztional</w:delText>
              </w:r>
            </w:del>
            <w:ins w:id="72" w:author="DELL" w:date="2025-07-03T07:47:00Z" w16du:dateUtc="2025-07-03T02:47:00Z">
              <w:r w:rsidR="00AE531B">
                <w:rPr>
                  <w:i/>
                  <w:sz w:val="21"/>
                </w:rPr>
                <w:t>WRC</w:t>
              </w:r>
            </w:ins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z w:val="21"/>
              </w:rPr>
              <w:t>Policy</w:t>
            </w:r>
            <w:r>
              <w:rPr>
                <w:i/>
                <w:spacing w:val="-7"/>
                <w:sz w:val="21"/>
              </w:rPr>
              <w:t xml:space="preserve"> </w:t>
            </w:r>
            <w:ins w:id="73" w:author="DELL" w:date="2025-07-03T07:48:00Z" w16du:dateUtc="2025-07-03T02:48:00Z">
              <w:r w:rsidR="00AE531B">
                <w:rPr>
                  <w:i/>
                  <w:spacing w:val="-7"/>
                  <w:sz w:val="21"/>
                </w:rPr>
                <w:t>…………</w:t>
              </w:r>
            </w:ins>
            <w:r>
              <w:rPr>
                <w:i/>
                <w:sz w:val="21"/>
              </w:rPr>
              <w:t>.............................................................</w:t>
            </w:r>
            <w:r>
              <w:fldChar w:fldCharType="end"/>
            </w:r>
          </w:p>
        </w:tc>
        <w:tc>
          <w:tcPr>
            <w:tcW w:w="694" w:type="dxa"/>
          </w:tcPr>
          <w:p w14:paraId="59343CC9" w14:textId="77777777" w:rsidR="00447697" w:rsidRDefault="00BE6F0B">
            <w:pPr>
              <w:pStyle w:val="TableParagraph"/>
              <w:spacing w:line="220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47</w:t>
            </w:r>
          </w:p>
        </w:tc>
      </w:tr>
      <w:tr w:rsidR="00447697" w14:paraId="2649552F" w14:textId="77777777">
        <w:trPr>
          <w:trHeight w:val="242"/>
        </w:trPr>
        <w:tc>
          <w:tcPr>
            <w:tcW w:w="510" w:type="dxa"/>
          </w:tcPr>
          <w:p w14:paraId="3CEE0F4C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13CD9E78" w14:textId="77777777" w:rsidR="00447697" w:rsidRDefault="00BE6F0B">
            <w:pPr>
              <w:pStyle w:val="TableParagraph"/>
              <w:spacing w:line="222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7.5.9</w:t>
            </w:r>
          </w:p>
        </w:tc>
        <w:tc>
          <w:tcPr>
            <w:tcW w:w="7711" w:type="dxa"/>
          </w:tcPr>
          <w:p w14:paraId="52451C7D" w14:textId="1F39D3B1" w:rsidR="00447697" w:rsidRDefault="009425EA" w:rsidP="009425EA">
            <w:pPr>
              <w:pStyle w:val="TableParagraph"/>
              <w:spacing w:line="222" w:lineRule="exact"/>
              <w:jc w:val="center"/>
              <w:rPr>
                <w:i/>
                <w:sz w:val="21"/>
              </w:rPr>
              <w:pPrChange w:id="74" w:author="DELL" w:date="2025-07-03T07:48:00Z" w16du:dateUtc="2025-07-03T02:48:00Z">
                <w:pPr>
                  <w:pStyle w:val="TableParagraph"/>
                  <w:spacing w:line="222" w:lineRule="exact"/>
                  <w:jc w:val="right"/>
                </w:pPr>
              </w:pPrChange>
            </w:pPr>
            <w:ins w:id="75" w:author="DELL" w:date="2025-07-03T07:48:00Z" w16du:dateUtc="2025-07-03T02:48:00Z">
              <w:r>
                <w:t xml:space="preserve">    </w:t>
              </w:r>
            </w:ins>
            <w:r w:rsidR="00BE6F0B">
              <w:fldChar w:fldCharType="begin"/>
            </w:r>
            <w:r w:rsidR="00BE6F0B">
              <w:instrText>HYPERLINK \l "_bookmark33"</w:instrText>
            </w:r>
            <w:r w:rsidR="00BE6F0B">
              <w:fldChar w:fldCharType="separate"/>
            </w:r>
            <w:r w:rsidR="00BE6F0B">
              <w:rPr>
                <w:i/>
                <w:sz w:val="21"/>
              </w:rPr>
              <w:t>Conflict</w:t>
            </w:r>
            <w:r w:rsidR="00BE6F0B">
              <w:rPr>
                <w:i/>
                <w:spacing w:val="-11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of</w:t>
            </w:r>
            <w:r w:rsidR="00BE6F0B">
              <w:rPr>
                <w:i/>
                <w:spacing w:val="-10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Interest</w:t>
            </w:r>
            <w:r w:rsidR="00BE6F0B">
              <w:rPr>
                <w:i/>
                <w:spacing w:val="-11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in</w:t>
            </w:r>
            <w:r w:rsidR="00BE6F0B">
              <w:rPr>
                <w:i/>
                <w:spacing w:val="-9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General</w:t>
            </w:r>
            <w:r w:rsidR="00BE6F0B">
              <w:rPr>
                <w:i/>
                <w:spacing w:val="-9"/>
                <w:sz w:val="21"/>
              </w:rPr>
              <w:t xml:space="preserve"> </w:t>
            </w:r>
            <w:r w:rsidR="00BE6F0B">
              <w:rPr>
                <w:i/>
                <w:sz w:val="21"/>
              </w:rPr>
              <w:t>...............................................................................</w:t>
            </w:r>
            <w:r w:rsidR="00BE6F0B">
              <w:fldChar w:fldCharType="end"/>
            </w:r>
          </w:p>
        </w:tc>
        <w:tc>
          <w:tcPr>
            <w:tcW w:w="694" w:type="dxa"/>
          </w:tcPr>
          <w:p w14:paraId="4062B868" w14:textId="77777777" w:rsidR="00447697" w:rsidRDefault="00BE6F0B">
            <w:pPr>
              <w:pStyle w:val="TableParagraph"/>
              <w:spacing w:line="222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47</w:t>
            </w:r>
          </w:p>
        </w:tc>
      </w:tr>
      <w:tr w:rsidR="00447697" w14:paraId="5D2B60C5" w14:textId="77777777">
        <w:trPr>
          <w:trHeight w:val="242"/>
        </w:trPr>
        <w:tc>
          <w:tcPr>
            <w:tcW w:w="510" w:type="dxa"/>
          </w:tcPr>
          <w:p w14:paraId="6655B906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01A809EE" w14:textId="77777777" w:rsidR="00447697" w:rsidRDefault="00BE6F0B">
            <w:pPr>
              <w:pStyle w:val="TableParagraph"/>
              <w:spacing w:line="222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7.5.10</w:t>
            </w:r>
          </w:p>
        </w:tc>
        <w:tc>
          <w:tcPr>
            <w:tcW w:w="7711" w:type="dxa"/>
          </w:tcPr>
          <w:p w14:paraId="26918E69" w14:textId="68822BAC" w:rsidR="00447697" w:rsidRDefault="007E0B04" w:rsidP="007E0B04">
            <w:pPr>
              <w:pStyle w:val="TableParagraph"/>
              <w:spacing w:line="222" w:lineRule="exact"/>
              <w:ind w:right="1"/>
              <w:jc w:val="center"/>
              <w:rPr>
                <w:i/>
                <w:sz w:val="21"/>
              </w:rPr>
              <w:pPrChange w:id="76" w:author="DELL" w:date="2025-07-03T07:48:00Z" w16du:dateUtc="2025-07-03T02:48:00Z">
                <w:pPr>
                  <w:pStyle w:val="TableParagraph"/>
                  <w:spacing w:line="222" w:lineRule="exact"/>
                  <w:ind w:right="1"/>
                  <w:jc w:val="right"/>
                </w:pPr>
              </w:pPrChange>
            </w:pPr>
            <w:ins w:id="77" w:author="DELL" w:date="2025-07-03T07:48:00Z" w16du:dateUtc="2025-07-03T02:48:00Z">
              <w:r>
                <w:t xml:space="preserve">   </w:t>
              </w:r>
            </w:ins>
            <w:r w:rsidR="00BE6F0B">
              <w:fldChar w:fldCharType="begin"/>
            </w:r>
            <w:r w:rsidR="00BE6F0B">
              <w:instrText>HYPERLINK \l "_bookmark33"</w:instrText>
            </w:r>
            <w:r w:rsidR="00BE6F0B">
              <w:fldChar w:fldCharType="separate"/>
            </w:r>
            <w:r w:rsidR="00BE6F0B">
              <w:rPr>
                <w:i/>
                <w:w w:val="95"/>
                <w:sz w:val="21"/>
              </w:rPr>
              <w:t>Avoiding</w:t>
            </w:r>
            <w:r w:rsidR="00BE6F0B">
              <w:rPr>
                <w:i/>
                <w:spacing w:val="53"/>
                <w:w w:val="95"/>
                <w:sz w:val="21"/>
              </w:rPr>
              <w:t xml:space="preserve"> </w:t>
            </w:r>
            <w:r w:rsidR="00BE6F0B">
              <w:rPr>
                <w:i/>
                <w:w w:val="95"/>
                <w:sz w:val="21"/>
              </w:rPr>
              <w:t>Appearance</w:t>
            </w:r>
            <w:r w:rsidR="00BE6F0B">
              <w:rPr>
                <w:i/>
                <w:spacing w:val="49"/>
                <w:w w:val="95"/>
                <w:sz w:val="21"/>
              </w:rPr>
              <w:t xml:space="preserve"> </w:t>
            </w:r>
            <w:r w:rsidR="00BE6F0B">
              <w:rPr>
                <w:i/>
                <w:w w:val="95"/>
                <w:sz w:val="21"/>
              </w:rPr>
              <w:t>of</w:t>
            </w:r>
            <w:r w:rsidR="00BE6F0B">
              <w:rPr>
                <w:i/>
                <w:spacing w:val="48"/>
                <w:w w:val="95"/>
                <w:sz w:val="21"/>
              </w:rPr>
              <w:t xml:space="preserve"> </w:t>
            </w:r>
            <w:r w:rsidR="00BE6F0B">
              <w:rPr>
                <w:i/>
                <w:w w:val="95"/>
                <w:sz w:val="21"/>
              </w:rPr>
              <w:t>Impropriety</w:t>
            </w:r>
            <w:r w:rsidR="00BE6F0B">
              <w:rPr>
                <w:i/>
                <w:spacing w:val="48"/>
                <w:w w:val="95"/>
                <w:sz w:val="21"/>
              </w:rPr>
              <w:t xml:space="preserve"> </w:t>
            </w:r>
            <w:r w:rsidR="00BE6F0B">
              <w:rPr>
                <w:i/>
                <w:w w:val="95"/>
                <w:sz w:val="21"/>
              </w:rPr>
              <w:t>.....................................................................</w:t>
            </w:r>
            <w:r w:rsidR="00BE6F0B">
              <w:fldChar w:fldCharType="end"/>
            </w:r>
          </w:p>
        </w:tc>
        <w:tc>
          <w:tcPr>
            <w:tcW w:w="694" w:type="dxa"/>
          </w:tcPr>
          <w:p w14:paraId="3911064C" w14:textId="77777777" w:rsidR="00447697" w:rsidRDefault="00BE6F0B">
            <w:pPr>
              <w:pStyle w:val="TableParagraph"/>
              <w:spacing w:line="222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47</w:t>
            </w:r>
          </w:p>
        </w:tc>
      </w:tr>
      <w:tr w:rsidR="00447697" w14:paraId="2A00929B" w14:textId="77777777">
        <w:trPr>
          <w:trHeight w:val="240"/>
        </w:trPr>
        <w:tc>
          <w:tcPr>
            <w:tcW w:w="1271" w:type="dxa"/>
            <w:gridSpan w:val="2"/>
          </w:tcPr>
          <w:p w14:paraId="642C4EEA" w14:textId="77777777" w:rsidR="00447697" w:rsidRDefault="00BE6F0B">
            <w:pPr>
              <w:pStyle w:val="TableParagraph"/>
              <w:spacing w:line="220" w:lineRule="exact"/>
              <w:ind w:left="421" w:right="517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7.6</w:t>
            </w:r>
          </w:p>
        </w:tc>
        <w:tc>
          <w:tcPr>
            <w:tcW w:w="7711" w:type="dxa"/>
          </w:tcPr>
          <w:p w14:paraId="12DC4FB0" w14:textId="77777777" w:rsidR="00447697" w:rsidRDefault="00BE6F0B">
            <w:pPr>
              <w:pStyle w:val="TableParagraph"/>
              <w:spacing w:line="220" w:lineRule="exact"/>
              <w:jc w:val="right"/>
              <w:rPr>
                <w:rFonts w:ascii="Arial MT"/>
                <w:sz w:val="21"/>
              </w:rPr>
            </w:pPr>
            <w:hyperlink w:anchor="_bookmark33" w:history="1">
              <w:r>
                <w:rPr>
                  <w:b/>
                  <w:sz w:val="21"/>
                </w:rPr>
                <w:t>N</w:t>
              </w:r>
              <w:r>
                <w:rPr>
                  <w:b/>
                  <w:sz w:val="16"/>
                </w:rPr>
                <w:t>OTIFICATION</w:t>
              </w:r>
              <w:r>
                <w:rPr>
                  <w:b/>
                  <w:spacing w:val="-8"/>
                  <w:sz w:val="16"/>
                </w:rPr>
                <w:t xml:space="preserve"> </w:t>
              </w:r>
              <w:r>
                <w:rPr>
                  <w:b/>
                  <w:sz w:val="16"/>
                </w:rPr>
                <w:t>OF</w:t>
              </w:r>
              <w:r>
                <w:rPr>
                  <w:b/>
                  <w:spacing w:val="5"/>
                  <w:sz w:val="16"/>
                </w:rPr>
                <w:t xml:space="preserve"> </w:t>
              </w:r>
              <w:r>
                <w:rPr>
                  <w:b/>
                  <w:sz w:val="21"/>
                </w:rPr>
                <w:t>P</w:t>
              </w:r>
              <w:r>
                <w:rPr>
                  <w:b/>
                  <w:sz w:val="16"/>
                </w:rPr>
                <w:t>OTENTIAL</w:t>
              </w:r>
              <w:r>
                <w:rPr>
                  <w:b/>
                  <w:spacing w:val="4"/>
                  <w:sz w:val="16"/>
                </w:rPr>
                <w:t xml:space="preserve"> </w:t>
              </w:r>
              <w:r>
                <w:rPr>
                  <w:b/>
                  <w:sz w:val="21"/>
                </w:rPr>
                <w:t>E</w:t>
              </w:r>
              <w:r>
                <w:rPr>
                  <w:b/>
                  <w:sz w:val="16"/>
                </w:rPr>
                <w:t>THICAL</w:t>
              </w:r>
              <w:r>
                <w:rPr>
                  <w:b/>
                  <w:spacing w:val="5"/>
                  <w:sz w:val="16"/>
                </w:rPr>
                <w:t xml:space="preserve"> </w:t>
              </w:r>
              <w:r>
                <w:rPr>
                  <w:b/>
                  <w:sz w:val="21"/>
                </w:rPr>
                <w:t>V</w:t>
              </w:r>
              <w:r>
                <w:rPr>
                  <w:b/>
                  <w:sz w:val="16"/>
                </w:rPr>
                <w:t>IOLATIONS</w:t>
              </w:r>
              <w:r>
                <w:rPr>
                  <w:b/>
                  <w:spacing w:val="6"/>
                  <w:sz w:val="16"/>
                </w:rPr>
                <w:t xml:space="preserve"> </w:t>
              </w:r>
              <w:r>
                <w:rPr>
                  <w:rFonts w:ascii="Arial MT"/>
                  <w:sz w:val="21"/>
                </w:rPr>
                <w:t>.........................................................</w:t>
              </w:r>
            </w:hyperlink>
          </w:p>
        </w:tc>
        <w:tc>
          <w:tcPr>
            <w:tcW w:w="694" w:type="dxa"/>
          </w:tcPr>
          <w:p w14:paraId="28E9BCE6" w14:textId="77777777" w:rsidR="00447697" w:rsidRDefault="00BE6F0B">
            <w:pPr>
              <w:pStyle w:val="TableParagraph"/>
              <w:spacing w:line="220" w:lineRule="exact"/>
              <w:ind w:left="-1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47</w:t>
            </w:r>
          </w:p>
        </w:tc>
      </w:tr>
      <w:tr w:rsidR="00447697" w14:paraId="07EA9EE0" w14:textId="77777777">
        <w:trPr>
          <w:trHeight w:val="242"/>
        </w:trPr>
        <w:tc>
          <w:tcPr>
            <w:tcW w:w="510" w:type="dxa"/>
          </w:tcPr>
          <w:p w14:paraId="73050FFC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244321EC" w14:textId="77777777" w:rsidR="00447697" w:rsidRDefault="00BE6F0B">
            <w:pPr>
              <w:pStyle w:val="TableParagraph"/>
              <w:spacing w:line="222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7.6.1</w:t>
            </w:r>
          </w:p>
        </w:tc>
        <w:tc>
          <w:tcPr>
            <w:tcW w:w="7711" w:type="dxa"/>
          </w:tcPr>
          <w:p w14:paraId="3E791973" w14:textId="77777777" w:rsidR="00447697" w:rsidRDefault="00BE6F0B">
            <w:pPr>
              <w:pStyle w:val="TableParagraph"/>
              <w:spacing w:line="222" w:lineRule="exact"/>
              <w:jc w:val="right"/>
              <w:rPr>
                <w:i/>
                <w:sz w:val="21"/>
              </w:rPr>
            </w:pPr>
            <w:hyperlink w:anchor="_bookmark33" w:history="1">
              <w:r>
                <w:rPr>
                  <w:i/>
                  <w:sz w:val="21"/>
                </w:rPr>
                <w:t>Complaints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of</w:t>
              </w:r>
              <w:r>
                <w:rPr>
                  <w:i/>
                  <w:spacing w:val="-10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Potential</w:t>
              </w:r>
              <w:r>
                <w:rPr>
                  <w:i/>
                  <w:spacing w:val="-7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Ethical</w:t>
              </w:r>
              <w:r>
                <w:rPr>
                  <w:i/>
                  <w:spacing w:val="-8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Violations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</w:t>
              </w:r>
            </w:hyperlink>
          </w:p>
        </w:tc>
        <w:tc>
          <w:tcPr>
            <w:tcW w:w="694" w:type="dxa"/>
          </w:tcPr>
          <w:p w14:paraId="46D22BE4" w14:textId="77777777" w:rsidR="00447697" w:rsidRDefault="00BE6F0B">
            <w:pPr>
              <w:pStyle w:val="TableParagraph"/>
              <w:spacing w:line="222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47</w:t>
            </w:r>
          </w:p>
        </w:tc>
      </w:tr>
      <w:tr w:rsidR="00447697" w14:paraId="1170544E" w14:textId="77777777">
        <w:trPr>
          <w:trHeight w:val="243"/>
        </w:trPr>
        <w:tc>
          <w:tcPr>
            <w:tcW w:w="510" w:type="dxa"/>
          </w:tcPr>
          <w:p w14:paraId="4EDDB112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29DED423" w14:textId="77777777" w:rsidR="00447697" w:rsidRDefault="00BE6F0B">
            <w:pPr>
              <w:pStyle w:val="TableParagraph"/>
              <w:spacing w:line="224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7.6.2</w:t>
            </w:r>
          </w:p>
        </w:tc>
        <w:tc>
          <w:tcPr>
            <w:tcW w:w="7711" w:type="dxa"/>
          </w:tcPr>
          <w:p w14:paraId="647CF8F6" w14:textId="77777777" w:rsidR="00447697" w:rsidRDefault="00BE6F0B">
            <w:pPr>
              <w:pStyle w:val="TableParagraph"/>
              <w:spacing w:line="224" w:lineRule="exact"/>
              <w:ind w:right="1"/>
              <w:jc w:val="right"/>
              <w:rPr>
                <w:i/>
                <w:sz w:val="21"/>
              </w:rPr>
            </w:pPr>
            <w:hyperlink w:anchor="_bookmark34" w:history="1">
              <w:proofErr w:type="gramStart"/>
              <w:r>
                <w:rPr>
                  <w:i/>
                  <w:w w:val="95"/>
                  <w:sz w:val="21"/>
                </w:rPr>
                <w:t>Discipline</w:t>
              </w:r>
              <w:r>
                <w:rPr>
                  <w:i/>
                  <w:spacing w:val="59"/>
                  <w:sz w:val="21"/>
                </w:rPr>
                <w:t xml:space="preserve"> 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...............................................................................................................</w:t>
              </w:r>
              <w:proofErr w:type="gramEnd"/>
            </w:hyperlink>
          </w:p>
        </w:tc>
        <w:tc>
          <w:tcPr>
            <w:tcW w:w="694" w:type="dxa"/>
          </w:tcPr>
          <w:p w14:paraId="2967E2B0" w14:textId="77777777" w:rsidR="00447697" w:rsidRDefault="00BE6F0B">
            <w:pPr>
              <w:pStyle w:val="TableParagraph"/>
              <w:spacing w:line="224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48</w:t>
            </w:r>
          </w:p>
        </w:tc>
      </w:tr>
      <w:tr w:rsidR="00447697" w14:paraId="4183A8BF" w14:textId="77777777">
        <w:trPr>
          <w:trHeight w:val="240"/>
        </w:trPr>
        <w:tc>
          <w:tcPr>
            <w:tcW w:w="1271" w:type="dxa"/>
            <w:gridSpan w:val="2"/>
          </w:tcPr>
          <w:p w14:paraId="1D5EEA10" w14:textId="77777777" w:rsidR="00447697" w:rsidRDefault="00BE6F0B">
            <w:pPr>
              <w:pStyle w:val="TableParagraph"/>
              <w:spacing w:line="220" w:lineRule="exact"/>
              <w:ind w:left="421" w:right="517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7.7</w:t>
            </w:r>
          </w:p>
        </w:tc>
        <w:tc>
          <w:tcPr>
            <w:tcW w:w="7711" w:type="dxa"/>
          </w:tcPr>
          <w:p w14:paraId="5D46245A" w14:textId="77777777" w:rsidR="00447697" w:rsidRDefault="00BE6F0B">
            <w:pPr>
              <w:pStyle w:val="TableParagraph"/>
              <w:spacing w:line="220" w:lineRule="exact"/>
              <w:ind w:right="1"/>
              <w:jc w:val="right"/>
              <w:rPr>
                <w:rFonts w:ascii="Arial MT"/>
                <w:sz w:val="21"/>
              </w:rPr>
            </w:pPr>
            <w:hyperlink w:anchor="_bookmark34" w:history="1">
              <w:r>
                <w:rPr>
                  <w:b/>
                  <w:w w:val="95"/>
                  <w:sz w:val="21"/>
                </w:rPr>
                <w:t>V</w:t>
              </w:r>
              <w:r>
                <w:rPr>
                  <w:b/>
                  <w:w w:val="95"/>
                  <w:sz w:val="16"/>
                </w:rPr>
                <w:t>IOLENCE</w:t>
              </w:r>
              <w:r>
                <w:rPr>
                  <w:b/>
                  <w:spacing w:val="40"/>
                  <w:sz w:val="16"/>
                </w:rPr>
                <w:t xml:space="preserve"> </w:t>
              </w:r>
              <w:r>
                <w:rPr>
                  <w:b/>
                  <w:w w:val="95"/>
                  <w:sz w:val="16"/>
                </w:rPr>
                <w:t>IN</w:t>
              </w:r>
              <w:r>
                <w:rPr>
                  <w:b/>
                  <w:spacing w:val="42"/>
                  <w:sz w:val="16"/>
                </w:rPr>
                <w:t xml:space="preserve"> </w:t>
              </w:r>
              <w:r>
                <w:rPr>
                  <w:b/>
                  <w:w w:val="95"/>
                  <w:sz w:val="16"/>
                </w:rPr>
                <w:t>THE</w:t>
              </w:r>
              <w:r>
                <w:rPr>
                  <w:b/>
                  <w:spacing w:val="71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W</w:t>
              </w:r>
              <w:r>
                <w:rPr>
                  <w:b/>
                  <w:w w:val="95"/>
                  <w:sz w:val="16"/>
                </w:rPr>
                <w:t>ORKPLACE</w:t>
              </w:r>
              <w:r>
                <w:rPr>
                  <w:b/>
                  <w:spacing w:val="65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</w:t>
              </w:r>
            </w:hyperlink>
          </w:p>
        </w:tc>
        <w:tc>
          <w:tcPr>
            <w:tcW w:w="694" w:type="dxa"/>
          </w:tcPr>
          <w:p w14:paraId="66ED87E7" w14:textId="77777777" w:rsidR="00447697" w:rsidRDefault="00BE6F0B">
            <w:pPr>
              <w:pStyle w:val="TableParagraph"/>
              <w:spacing w:line="220" w:lineRule="exact"/>
              <w:ind w:left="-1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48</w:t>
            </w:r>
          </w:p>
        </w:tc>
      </w:tr>
      <w:tr w:rsidR="00447697" w14:paraId="1C84FC2D" w14:textId="77777777">
        <w:trPr>
          <w:trHeight w:val="242"/>
        </w:trPr>
        <w:tc>
          <w:tcPr>
            <w:tcW w:w="510" w:type="dxa"/>
          </w:tcPr>
          <w:p w14:paraId="72ED7C94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1BD127C3" w14:textId="77777777" w:rsidR="00447697" w:rsidRDefault="00BE6F0B">
            <w:pPr>
              <w:pStyle w:val="TableParagraph"/>
              <w:spacing w:line="222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7.7.1</w:t>
            </w:r>
          </w:p>
        </w:tc>
        <w:tc>
          <w:tcPr>
            <w:tcW w:w="7711" w:type="dxa"/>
          </w:tcPr>
          <w:p w14:paraId="41EF3031" w14:textId="77777777" w:rsidR="00447697" w:rsidRDefault="00BE6F0B">
            <w:pPr>
              <w:pStyle w:val="TableParagraph"/>
              <w:spacing w:line="222" w:lineRule="exact"/>
              <w:jc w:val="right"/>
              <w:rPr>
                <w:i/>
                <w:sz w:val="21"/>
              </w:rPr>
            </w:pPr>
            <w:hyperlink w:anchor="_bookmark34" w:history="1">
              <w:r>
                <w:rPr>
                  <w:i/>
                  <w:sz w:val="21"/>
                </w:rPr>
                <w:t>Definitions..............................................................................................................</w:t>
              </w:r>
            </w:hyperlink>
          </w:p>
        </w:tc>
        <w:tc>
          <w:tcPr>
            <w:tcW w:w="694" w:type="dxa"/>
          </w:tcPr>
          <w:p w14:paraId="1018A52A" w14:textId="77777777" w:rsidR="00447697" w:rsidRDefault="00BE6F0B">
            <w:pPr>
              <w:pStyle w:val="TableParagraph"/>
              <w:spacing w:line="222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48</w:t>
            </w:r>
          </w:p>
        </w:tc>
      </w:tr>
      <w:tr w:rsidR="00447697" w14:paraId="04935886" w14:textId="77777777">
        <w:trPr>
          <w:trHeight w:val="244"/>
        </w:trPr>
        <w:tc>
          <w:tcPr>
            <w:tcW w:w="510" w:type="dxa"/>
          </w:tcPr>
          <w:p w14:paraId="34CAFB80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6A1F3D55" w14:textId="77777777" w:rsidR="00447697" w:rsidRDefault="00BE6F0B">
            <w:pPr>
              <w:pStyle w:val="TableParagraph"/>
              <w:spacing w:line="225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7.7.2</w:t>
            </w:r>
          </w:p>
        </w:tc>
        <w:tc>
          <w:tcPr>
            <w:tcW w:w="7711" w:type="dxa"/>
          </w:tcPr>
          <w:p w14:paraId="4B80CBEE" w14:textId="3F419CA5" w:rsidR="00447697" w:rsidRDefault="00BE6F0B">
            <w:pPr>
              <w:pStyle w:val="TableParagraph"/>
              <w:spacing w:line="225" w:lineRule="exact"/>
              <w:jc w:val="right"/>
              <w:rPr>
                <w:i/>
                <w:sz w:val="21"/>
              </w:rPr>
            </w:pPr>
            <w:r>
              <w:fldChar w:fldCharType="begin"/>
            </w:r>
            <w:r>
              <w:instrText>HYPERLINK \l "_bookmark34"</w:instrText>
            </w:r>
            <w:r>
              <w:fldChar w:fldCharType="separate"/>
            </w:r>
            <w:r>
              <w:rPr>
                <w:i/>
                <w:sz w:val="21"/>
              </w:rPr>
              <w:t>Weapons</w:t>
            </w:r>
            <w:r>
              <w:rPr>
                <w:i/>
                <w:spacing w:val="-12"/>
                <w:sz w:val="21"/>
              </w:rPr>
              <w:t xml:space="preserve"> </w:t>
            </w:r>
            <w:del w:id="78" w:author="DELL" w:date="2025-07-03T07:48:00Z" w16du:dateUtc="2025-07-03T02:48:00Z">
              <w:r w:rsidDel="009B6170">
                <w:rPr>
                  <w:i/>
                  <w:sz w:val="21"/>
                </w:rPr>
                <w:delText>in</w:delText>
              </w:r>
            </w:del>
            <w:ins w:id="79" w:author="DELL" w:date="2025-07-03T07:48:00Z" w16du:dateUtc="2025-07-03T02:48:00Z">
              <w:r w:rsidR="009B6170">
                <w:rPr>
                  <w:i/>
                  <w:sz w:val="21"/>
                </w:rPr>
                <w:t>at</w:t>
              </w:r>
            </w:ins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z w:val="21"/>
              </w:rPr>
              <w:t>the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z w:val="21"/>
              </w:rPr>
              <w:t>Workplace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z w:val="21"/>
              </w:rPr>
              <w:t>...................................................................................</w:t>
            </w:r>
            <w:r>
              <w:fldChar w:fldCharType="end"/>
            </w:r>
          </w:p>
        </w:tc>
        <w:tc>
          <w:tcPr>
            <w:tcW w:w="694" w:type="dxa"/>
          </w:tcPr>
          <w:p w14:paraId="271C5270" w14:textId="77777777" w:rsidR="00447697" w:rsidRDefault="00BE6F0B">
            <w:pPr>
              <w:pStyle w:val="TableParagraph"/>
              <w:spacing w:line="225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48</w:t>
            </w:r>
          </w:p>
        </w:tc>
      </w:tr>
      <w:tr w:rsidR="00447697" w14:paraId="65A4C9F7" w14:textId="77777777">
        <w:trPr>
          <w:trHeight w:val="240"/>
        </w:trPr>
        <w:tc>
          <w:tcPr>
            <w:tcW w:w="510" w:type="dxa"/>
          </w:tcPr>
          <w:p w14:paraId="23B7CB3F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5CFCFD10" w14:textId="77777777" w:rsidR="00447697" w:rsidRDefault="00BE6F0B">
            <w:pPr>
              <w:pStyle w:val="TableParagraph"/>
              <w:spacing w:line="220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7.7.3</w:t>
            </w:r>
          </w:p>
        </w:tc>
        <w:tc>
          <w:tcPr>
            <w:tcW w:w="7711" w:type="dxa"/>
          </w:tcPr>
          <w:p w14:paraId="70852C18" w14:textId="77777777" w:rsidR="00447697" w:rsidRDefault="00BE6F0B">
            <w:pPr>
              <w:pStyle w:val="TableParagraph"/>
              <w:spacing w:line="220" w:lineRule="exact"/>
              <w:ind w:right="1"/>
              <w:jc w:val="right"/>
              <w:rPr>
                <w:i/>
                <w:sz w:val="21"/>
              </w:rPr>
            </w:pPr>
            <w:hyperlink w:anchor="_bookmark34" w:history="1">
              <w:r>
                <w:rPr>
                  <w:i/>
                  <w:w w:val="95"/>
                  <w:sz w:val="21"/>
                </w:rPr>
                <w:t>Fitness</w:t>
              </w:r>
              <w:r>
                <w:rPr>
                  <w:i/>
                  <w:spacing w:val="56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for</w:t>
              </w:r>
              <w:r>
                <w:rPr>
                  <w:i/>
                  <w:spacing w:val="63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Duty</w:t>
              </w:r>
              <w:r>
                <w:rPr>
                  <w:i/>
                  <w:spacing w:val="56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.....................................................................................................</w:t>
              </w:r>
            </w:hyperlink>
          </w:p>
        </w:tc>
        <w:tc>
          <w:tcPr>
            <w:tcW w:w="694" w:type="dxa"/>
          </w:tcPr>
          <w:p w14:paraId="3FF99A64" w14:textId="77777777" w:rsidR="00447697" w:rsidRDefault="00BE6F0B">
            <w:pPr>
              <w:pStyle w:val="TableParagraph"/>
              <w:spacing w:line="220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48</w:t>
            </w:r>
          </w:p>
        </w:tc>
      </w:tr>
      <w:tr w:rsidR="00447697" w14:paraId="29FF8876" w14:textId="77777777">
        <w:trPr>
          <w:trHeight w:val="297"/>
        </w:trPr>
        <w:tc>
          <w:tcPr>
            <w:tcW w:w="510" w:type="dxa"/>
          </w:tcPr>
          <w:p w14:paraId="7DE4E830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1" w:type="dxa"/>
          </w:tcPr>
          <w:p w14:paraId="51AC6303" w14:textId="77777777" w:rsidR="00447697" w:rsidRDefault="00BE6F0B">
            <w:pPr>
              <w:pStyle w:val="TableParagraph"/>
              <w:spacing w:line="237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7.7.4</w:t>
            </w:r>
          </w:p>
        </w:tc>
        <w:tc>
          <w:tcPr>
            <w:tcW w:w="7711" w:type="dxa"/>
          </w:tcPr>
          <w:p w14:paraId="5D5F4161" w14:textId="77777777" w:rsidR="00447697" w:rsidRDefault="00BE6F0B">
            <w:pPr>
              <w:pStyle w:val="TableParagraph"/>
              <w:spacing w:line="237" w:lineRule="exact"/>
              <w:ind w:right="1"/>
              <w:jc w:val="right"/>
              <w:rPr>
                <w:i/>
                <w:sz w:val="21"/>
              </w:rPr>
            </w:pPr>
            <w:hyperlink w:anchor="_bookmark35" w:history="1">
              <w:r>
                <w:rPr>
                  <w:i/>
                  <w:w w:val="95"/>
                  <w:sz w:val="21"/>
                </w:rPr>
                <w:t>Fitness-for-Duty</w:t>
              </w:r>
              <w:r>
                <w:rPr>
                  <w:i/>
                  <w:spacing w:val="87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Procedure</w:t>
              </w:r>
              <w:r>
                <w:rPr>
                  <w:i/>
                  <w:spacing w:val="88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...................................................................................</w:t>
              </w:r>
            </w:hyperlink>
          </w:p>
        </w:tc>
        <w:tc>
          <w:tcPr>
            <w:tcW w:w="694" w:type="dxa"/>
          </w:tcPr>
          <w:p w14:paraId="2A5C1788" w14:textId="77777777" w:rsidR="00447697" w:rsidRDefault="00BE6F0B">
            <w:pPr>
              <w:pStyle w:val="TableParagraph"/>
              <w:spacing w:line="237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49</w:t>
            </w:r>
          </w:p>
        </w:tc>
      </w:tr>
      <w:tr w:rsidR="00447697" w14:paraId="4B36853C" w14:textId="77777777">
        <w:trPr>
          <w:trHeight w:val="361"/>
        </w:trPr>
        <w:tc>
          <w:tcPr>
            <w:tcW w:w="510" w:type="dxa"/>
          </w:tcPr>
          <w:p w14:paraId="4B22D85B" w14:textId="77777777" w:rsidR="00447697" w:rsidRDefault="00BE6F0B">
            <w:pPr>
              <w:pStyle w:val="TableParagraph"/>
              <w:spacing w:before="55"/>
              <w:ind w:left="200"/>
              <w:rPr>
                <w:b/>
                <w:sz w:val="21"/>
              </w:rPr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8472" w:type="dxa"/>
            <w:gridSpan w:val="2"/>
          </w:tcPr>
          <w:p w14:paraId="12D2EB76" w14:textId="77777777" w:rsidR="00447697" w:rsidRDefault="00BE6F0B">
            <w:pPr>
              <w:pStyle w:val="TableParagraph"/>
              <w:spacing w:before="55"/>
              <w:ind w:left="114"/>
              <w:rPr>
                <w:b/>
                <w:sz w:val="21"/>
              </w:rPr>
            </w:pPr>
            <w:hyperlink w:anchor="_bookmark36" w:history="1">
              <w:r>
                <w:rPr>
                  <w:b/>
                  <w:spacing w:val="-1"/>
                  <w:sz w:val="21"/>
                </w:rPr>
                <w:t>HUMAN</w:t>
              </w:r>
              <w:r>
                <w:rPr>
                  <w:b/>
                  <w:spacing w:val="-13"/>
                  <w:sz w:val="21"/>
                </w:rPr>
                <w:t xml:space="preserve"> </w:t>
              </w:r>
              <w:r>
                <w:rPr>
                  <w:b/>
                  <w:spacing w:val="-1"/>
                  <w:sz w:val="21"/>
                </w:rPr>
                <w:t>RESOURCE</w:t>
              </w:r>
              <w:r>
                <w:rPr>
                  <w:b/>
                  <w:spacing w:val="-10"/>
                  <w:sz w:val="21"/>
                </w:rPr>
                <w:t xml:space="preserve"> </w:t>
              </w:r>
              <w:r>
                <w:rPr>
                  <w:b/>
                  <w:spacing w:val="-1"/>
                  <w:sz w:val="21"/>
                </w:rPr>
                <w:t>DEVELOPMENT</w:t>
              </w:r>
              <w:r>
                <w:rPr>
                  <w:b/>
                  <w:spacing w:val="-10"/>
                  <w:sz w:val="21"/>
                </w:rPr>
                <w:t xml:space="preserve"> </w:t>
              </w:r>
              <w:r>
                <w:rPr>
                  <w:b/>
                  <w:sz w:val="21"/>
                </w:rPr>
                <w:t>...............................................................................</w:t>
              </w:r>
            </w:hyperlink>
          </w:p>
        </w:tc>
        <w:tc>
          <w:tcPr>
            <w:tcW w:w="694" w:type="dxa"/>
          </w:tcPr>
          <w:p w14:paraId="409FBD86" w14:textId="77777777" w:rsidR="00447697" w:rsidRDefault="00BE6F0B">
            <w:pPr>
              <w:pStyle w:val="TableParagraph"/>
              <w:spacing w:before="55"/>
              <w:ind w:left="-1"/>
              <w:rPr>
                <w:b/>
                <w:sz w:val="21"/>
              </w:rPr>
            </w:pPr>
            <w:r>
              <w:rPr>
                <w:b/>
                <w:sz w:val="21"/>
              </w:rPr>
              <w:t>51</w:t>
            </w:r>
          </w:p>
        </w:tc>
      </w:tr>
      <w:tr w:rsidR="00447697" w14:paraId="58AF3F3E" w14:textId="77777777">
        <w:trPr>
          <w:trHeight w:val="304"/>
        </w:trPr>
        <w:tc>
          <w:tcPr>
            <w:tcW w:w="1271" w:type="dxa"/>
            <w:gridSpan w:val="2"/>
          </w:tcPr>
          <w:p w14:paraId="05A23A8C" w14:textId="77777777" w:rsidR="00447697" w:rsidRDefault="00BE6F0B">
            <w:pPr>
              <w:pStyle w:val="TableParagraph"/>
              <w:spacing w:before="58" w:line="226" w:lineRule="exact"/>
              <w:ind w:left="421" w:right="517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8.1</w:t>
            </w:r>
          </w:p>
        </w:tc>
        <w:tc>
          <w:tcPr>
            <w:tcW w:w="7711" w:type="dxa"/>
          </w:tcPr>
          <w:p w14:paraId="3BACC7FA" w14:textId="77777777" w:rsidR="00447697" w:rsidRDefault="00BE6F0B">
            <w:pPr>
              <w:pStyle w:val="TableParagraph"/>
              <w:spacing w:before="58" w:line="226" w:lineRule="exact"/>
              <w:jc w:val="right"/>
              <w:rPr>
                <w:rFonts w:ascii="Arial MT"/>
                <w:sz w:val="21"/>
              </w:rPr>
            </w:pPr>
            <w:hyperlink w:anchor="_bookmark37" w:history="1">
              <w:r>
                <w:rPr>
                  <w:b/>
                  <w:sz w:val="21"/>
                </w:rPr>
                <w:t>T</w:t>
              </w:r>
              <w:r>
                <w:rPr>
                  <w:b/>
                  <w:sz w:val="16"/>
                </w:rPr>
                <w:t>RAINING</w:t>
              </w:r>
              <w:r>
                <w:rPr>
                  <w:b/>
                  <w:spacing w:val="-5"/>
                  <w:sz w:val="16"/>
                </w:rPr>
                <w:t xml:space="preserve"> </w:t>
              </w:r>
              <w:r>
                <w:rPr>
                  <w:b/>
                  <w:sz w:val="16"/>
                </w:rPr>
                <w:t>AND</w:t>
              </w:r>
              <w:r>
                <w:rPr>
                  <w:b/>
                  <w:spacing w:val="7"/>
                  <w:sz w:val="16"/>
                </w:rPr>
                <w:t xml:space="preserve"> </w:t>
              </w:r>
              <w:r>
                <w:rPr>
                  <w:b/>
                  <w:sz w:val="21"/>
                </w:rPr>
                <w:t>E</w:t>
              </w:r>
              <w:r>
                <w:rPr>
                  <w:b/>
                  <w:sz w:val="16"/>
                </w:rPr>
                <w:t>MPLOYEE</w:t>
              </w:r>
              <w:r>
                <w:rPr>
                  <w:b/>
                  <w:spacing w:val="2"/>
                  <w:sz w:val="16"/>
                </w:rPr>
                <w:t xml:space="preserve"> </w:t>
              </w:r>
              <w:r>
                <w:rPr>
                  <w:b/>
                  <w:sz w:val="21"/>
                </w:rPr>
                <w:t>D</w:t>
              </w:r>
              <w:r>
                <w:rPr>
                  <w:b/>
                  <w:sz w:val="16"/>
                </w:rPr>
                <w:t>EVELOPMENT</w:t>
              </w:r>
              <w:r>
                <w:rPr>
                  <w:b/>
                  <w:spacing w:val="3"/>
                  <w:sz w:val="16"/>
                </w:rPr>
                <w:t xml:space="preserve"> </w:t>
              </w:r>
              <w:r>
                <w:rPr>
                  <w:b/>
                  <w:sz w:val="21"/>
                </w:rPr>
                <w:t>O</w:t>
              </w:r>
              <w:r>
                <w:rPr>
                  <w:b/>
                  <w:sz w:val="16"/>
                </w:rPr>
                <w:t>BJECTIVES</w:t>
              </w:r>
              <w:r>
                <w:rPr>
                  <w:b/>
                  <w:spacing w:val="6"/>
                  <w:sz w:val="16"/>
                </w:rPr>
                <w:t xml:space="preserve"> </w:t>
              </w:r>
              <w:r>
                <w:rPr>
                  <w:rFonts w:ascii="Arial MT"/>
                  <w:sz w:val="21"/>
                </w:rPr>
                <w:t>...................................................</w:t>
              </w:r>
            </w:hyperlink>
          </w:p>
        </w:tc>
        <w:tc>
          <w:tcPr>
            <w:tcW w:w="694" w:type="dxa"/>
          </w:tcPr>
          <w:p w14:paraId="6E80A7B8" w14:textId="77777777" w:rsidR="00447697" w:rsidRDefault="00BE6F0B">
            <w:pPr>
              <w:pStyle w:val="TableParagraph"/>
              <w:spacing w:before="58" w:line="226" w:lineRule="exact"/>
              <w:ind w:left="-1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51</w:t>
            </w:r>
          </w:p>
        </w:tc>
      </w:tr>
      <w:tr w:rsidR="00447697" w14:paraId="6E563BFC" w14:textId="77777777">
        <w:trPr>
          <w:trHeight w:val="241"/>
        </w:trPr>
        <w:tc>
          <w:tcPr>
            <w:tcW w:w="510" w:type="dxa"/>
          </w:tcPr>
          <w:p w14:paraId="561A2209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43989E6B" w14:textId="77777777" w:rsidR="00447697" w:rsidRDefault="00BE6F0B">
            <w:pPr>
              <w:pStyle w:val="TableParagraph"/>
              <w:spacing w:line="221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8.1.1</w:t>
            </w:r>
          </w:p>
        </w:tc>
        <w:tc>
          <w:tcPr>
            <w:tcW w:w="7711" w:type="dxa"/>
          </w:tcPr>
          <w:p w14:paraId="51023EF8" w14:textId="77777777" w:rsidR="00447697" w:rsidRDefault="00BE6F0B">
            <w:pPr>
              <w:pStyle w:val="TableParagraph"/>
              <w:spacing w:line="221" w:lineRule="exact"/>
              <w:jc w:val="right"/>
              <w:rPr>
                <w:i/>
                <w:sz w:val="21"/>
              </w:rPr>
            </w:pPr>
            <w:hyperlink w:anchor="_bookmark37" w:history="1">
              <w:r>
                <w:rPr>
                  <w:i/>
                  <w:spacing w:val="-1"/>
                  <w:sz w:val="21"/>
                </w:rPr>
                <w:t>Responsibilities</w:t>
              </w:r>
              <w:r>
                <w:rPr>
                  <w:i/>
                  <w:spacing w:val="17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.....................................................................................................</w:t>
              </w:r>
            </w:hyperlink>
          </w:p>
        </w:tc>
        <w:tc>
          <w:tcPr>
            <w:tcW w:w="694" w:type="dxa"/>
          </w:tcPr>
          <w:p w14:paraId="5E36909A" w14:textId="77777777" w:rsidR="00447697" w:rsidRDefault="00BE6F0B">
            <w:pPr>
              <w:pStyle w:val="TableParagraph"/>
              <w:spacing w:line="221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51</w:t>
            </w:r>
          </w:p>
        </w:tc>
      </w:tr>
      <w:tr w:rsidR="00447697" w14:paraId="1AB42198" w14:textId="77777777">
        <w:trPr>
          <w:trHeight w:val="242"/>
        </w:trPr>
        <w:tc>
          <w:tcPr>
            <w:tcW w:w="1271" w:type="dxa"/>
            <w:gridSpan w:val="2"/>
          </w:tcPr>
          <w:p w14:paraId="7D481CCB" w14:textId="77777777" w:rsidR="00447697" w:rsidRDefault="00BE6F0B">
            <w:pPr>
              <w:pStyle w:val="TableParagraph"/>
              <w:spacing w:line="222" w:lineRule="exact"/>
              <w:ind w:left="421" w:right="517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8.2</w:t>
            </w:r>
          </w:p>
        </w:tc>
        <w:tc>
          <w:tcPr>
            <w:tcW w:w="7711" w:type="dxa"/>
          </w:tcPr>
          <w:p w14:paraId="52858777" w14:textId="77777777" w:rsidR="00447697" w:rsidRDefault="00BE6F0B">
            <w:pPr>
              <w:pStyle w:val="TableParagraph"/>
              <w:spacing w:line="222" w:lineRule="exact"/>
              <w:ind w:right="-15"/>
              <w:jc w:val="right"/>
              <w:rPr>
                <w:rFonts w:ascii="Arial MT"/>
                <w:sz w:val="21"/>
              </w:rPr>
            </w:pPr>
            <w:hyperlink w:anchor="_bookmark38" w:history="1">
              <w:r>
                <w:rPr>
                  <w:b/>
                  <w:w w:val="95"/>
                  <w:sz w:val="21"/>
                </w:rPr>
                <w:t>I</w:t>
              </w:r>
              <w:r>
                <w:rPr>
                  <w:b/>
                  <w:w w:val="95"/>
                  <w:sz w:val="16"/>
                </w:rPr>
                <w:t>NTERNSHIPS</w:t>
              </w:r>
              <w:r>
                <w:rPr>
                  <w:b/>
                  <w:spacing w:val="111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694" w:type="dxa"/>
          </w:tcPr>
          <w:p w14:paraId="67AAB379" w14:textId="77777777" w:rsidR="00447697" w:rsidRDefault="00BE6F0B">
            <w:pPr>
              <w:pStyle w:val="TableParagraph"/>
              <w:spacing w:line="222" w:lineRule="exact"/>
              <w:ind w:left="-1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53</w:t>
            </w:r>
          </w:p>
        </w:tc>
      </w:tr>
      <w:tr w:rsidR="00447697" w14:paraId="36E5C669" w14:textId="77777777">
        <w:trPr>
          <w:trHeight w:val="242"/>
        </w:trPr>
        <w:tc>
          <w:tcPr>
            <w:tcW w:w="510" w:type="dxa"/>
          </w:tcPr>
          <w:p w14:paraId="0B7988A2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507B5C1C" w14:textId="77777777" w:rsidR="00447697" w:rsidRDefault="00BE6F0B">
            <w:pPr>
              <w:pStyle w:val="TableParagraph"/>
              <w:spacing w:line="222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8.2.1</w:t>
            </w:r>
          </w:p>
        </w:tc>
        <w:tc>
          <w:tcPr>
            <w:tcW w:w="7711" w:type="dxa"/>
          </w:tcPr>
          <w:p w14:paraId="27896CEC" w14:textId="77777777" w:rsidR="00447697" w:rsidRDefault="00BE6F0B">
            <w:pPr>
              <w:pStyle w:val="TableParagraph"/>
              <w:spacing w:line="222" w:lineRule="exact"/>
              <w:ind w:right="1"/>
              <w:jc w:val="right"/>
              <w:rPr>
                <w:i/>
                <w:sz w:val="21"/>
              </w:rPr>
            </w:pPr>
            <w:hyperlink w:anchor="_bookmark38" w:history="1">
              <w:r>
                <w:rPr>
                  <w:i/>
                  <w:w w:val="95"/>
                  <w:sz w:val="21"/>
                </w:rPr>
                <w:t>Summer</w:t>
              </w:r>
              <w:r>
                <w:rPr>
                  <w:i/>
                  <w:spacing w:val="89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Internship:</w:t>
              </w:r>
              <w:r>
                <w:rPr>
                  <w:i/>
                  <w:spacing w:val="89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...............................................................................................</w:t>
              </w:r>
            </w:hyperlink>
          </w:p>
        </w:tc>
        <w:tc>
          <w:tcPr>
            <w:tcW w:w="694" w:type="dxa"/>
          </w:tcPr>
          <w:p w14:paraId="5E246FE7" w14:textId="77777777" w:rsidR="00447697" w:rsidRDefault="00BE6F0B">
            <w:pPr>
              <w:pStyle w:val="TableParagraph"/>
              <w:spacing w:line="222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53</w:t>
            </w:r>
          </w:p>
        </w:tc>
      </w:tr>
      <w:tr w:rsidR="00447697" w14:paraId="1BAFFA09" w14:textId="77777777">
        <w:trPr>
          <w:trHeight w:val="238"/>
        </w:trPr>
        <w:tc>
          <w:tcPr>
            <w:tcW w:w="510" w:type="dxa"/>
          </w:tcPr>
          <w:p w14:paraId="27F98DA7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2BBBFB8A" w14:textId="77777777" w:rsidR="00447697" w:rsidRDefault="00BE6F0B">
            <w:pPr>
              <w:pStyle w:val="TableParagraph"/>
              <w:spacing w:line="219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8.2.2</w:t>
            </w:r>
          </w:p>
        </w:tc>
        <w:tc>
          <w:tcPr>
            <w:tcW w:w="7711" w:type="dxa"/>
          </w:tcPr>
          <w:p w14:paraId="65AD95A0" w14:textId="77777777" w:rsidR="00447697" w:rsidRDefault="00BE6F0B">
            <w:pPr>
              <w:pStyle w:val="TableParagraph"/>
              <w:spacing w:line="219" w:lineRule="exact"/>
              <w:ind w:right="1"/>
              <w:jc w:val="right"/>
              <w:rPr>
                <w:i/>
                <w:sz w:val="21"/>
              </w:rPr>
            </w:pPr>
            <w:hyperlink w:anchor="_bookmark38" w:history="1">
              <w:proofErr w:type="spellStart"/>
              <w:r>
                <w:rPr>
                  <w:i/>
                  <w:w w:val="95"/>
                  <w:sz w:val="21"/>
                </w:rPr>
                <w:t>Programme</w:t>
              </w:r>
              <w:proofErr w:type="spellEnd"/>
              <w:r>
                <w:rPr>
                  <w:i/>
                  <w:spacing w:val="88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internship</w:t>
              </w:r>
              <w:r>
                <w:rPr>
                  <w:i/>
                  <w:spacing w:val="89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...........................................................................................</w:t>
              </w:r>
            </w:hyperlink>
          </w:p>
        </w:tc>
        <w:tc>
          <w:tcPr>
            <w:tcW w:w="694" w:type="dxa"/>
          </w:tcPr>
          <w:p w14:paraId="4F5219AE" w14:textId="77777777" w:rsidR="00447697" w:rsidRDefault="00BE6F0B">
            <w:pPr>
              <w:pStyle w:val="TableParagraph"/>
              <w:spacing w:line="219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53</w:t>
            </w:r>
          </w:p>
        </w:tc>
      </w:tr>
      <w:tr w:rsidR="00447697" w14:paraId="2FE7700D" w14:textId="77777777">
        <w:trPr>
          <w:trHeight w:val="302"/>
        </w:trPr>
        <w:tc>
          <w:tcPr>
            <w:tcW w:w="510" w:type="dxa"/>
          </w:tcPr>
          <w:p w14:paraId="4917EC3B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1" w:type="dxa"/>
          </w:tcPr>
          <w:p w14:paraId="35CE7FC8" w14:textId="77777777" w:rsidR="00447697" w:rsidRDefault="00BE6F0B">
            <w:pPr>
              <w:pStyle w:val="TableParagraph"/>
              <w:spacing w:line="238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8.2.3</w:t>
            </w:r>
          </w:p>
        </w:tc>
        <w:tc>
          <w:tcPr>
            <w:tcW w:w="7711" w:type="dxa"/>
          </w:tcPr>
          <w:p w14:paraId="4E08E828" w14:textId="77777777" w:rsidR="00447697" w:rsidRDefault="00BE6F0B">
            <w:pPr>
              <w:pStyle w:val="TableParagraph"/>
              <w:spacing w:line="238" w:lineRule="exact"/>
              <w:jc w:val="right"/>
              <w:rPr>
                <w:i/>
                <w:sz w:val="21"/>
              </w:rPr>
            </w:pPr>
            <w:hyperlink w:anchor="_bookmark38" w:history="1">
              <w:r>
                <w:rPr>
                  <w:i/>
                  <w:spacing w:val="-1"/>
                  <w:sz w:val="21"/>
                </w:rPr>
                <w:t>Internship</w:t>
              </w:r>
              <w:r>
                <w:rPr>
                  <w:i/>
                  <w:spacing w:val="11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Supervisor</w:t>
              </w:r>
              <w:r>
                <w:rPr>
                  <w:i/>
                  <w:spacing w:val="13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............................................................................................</w:t>
              </w:r>
            </w:hyperlink>
          </w:p>
        </w:tc>
        <w:tc>
          <w:tcPr>
            <w:tcW w:w="694" w:type="dxa"/>
          </w:tcPr>
          <w:p w14:paraId="46BF31D4" w14:textId="77777777" w:rsidR="00447697" w:rsidRDefault="00BE6F0B">
            <w:pPr>
              <w:pStyle w:val="TableParagraph"/>
              <w:spacing w:line="238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53</w:t>
            </w:r>
          </w:p>
        </w:tc>
      </w:tr>
      <w:tr w:rsidR="00447697" w14:paraId="3CB79628" w14:textId="77777777">
        <w:trPr>
          <w:trHeight w:val="362"/>
        </w:trPr>
        <w:tc>
          <w:tcPr>
            <w:tcW w:w="510" w:type="dxa"/>
          </w:tcPr>
          <w:p w14:paraId="5CC27AFD" w14:textId="77777777" w:rsidR="00447697" w:rsidRDefault="00BE6F0B">
            <w:pPr>
              <w:pStyle w:val="TableParagraph"/>
              <w:spacing w:before="58"/>
              <w:ind w:left="200"/>
              <w:rPr>
                <w:b/>
                <w:sz w:val="21"/>
              </w:rPr>
            </w:pPr>
            <w:r>
              <w:rPr>
                <w:b/>
                <w:sz w:val="21"/>
              </w:rPr>
              <w:t>9</w:t>
            </w:r>
          </w:p>
        </w:tc>
        <w:tc>
          <w:tcPr>
            <w:tcW w:w="8472" w:type="dxa"/>
            <w:gridSpan w:val="2"/>
          </w:tcPr>
          <w:p w14:paraId="2BF514B4" w14:textId="77777777" w:rsidR="00447697" w:rsidRDefault="00BE6F0B">
            <w:pPr>
              <w:pStyle w:val="TableParagraph"/>
              <w:spacing w:before="58"/>
              <w:ind w:left="93"/>
              <w:rPr>
                <w:b/>
                <w:sz w:val="21"/>
              </w:rPr>
            </w:pPr>
            <w:hyperlink w:anchor="_bookmark39" w:history="1">
              <w:r>
                <w:rPr>
                  <w:b/>
                  <w:spacing w:val="-1"/>
                  <w:sz w:val="21"/>
                </w:rPr>
                <w:t>AUTHORITY</w:t>
              </w:r>
              <w:r>
                <w:rPr>
                  <w:b/>
                  <w:spacing w:val="-13"/>
                  <w:sz w:val="21"/>
                </w:rPr>
                <w:t xml:space="preserve"> </w:t>
              </w:r>
              <w:r>
                <w:rPr>
                  <w:b/>
                  <w:spacing w:val="-1"/>
                  <w:sz w:val="21"/>
                </w:rPr>
                <w:t>&amp;</w:t>
              </w:r>
              <w:r>
                <w:rPr>
                  <w:b/>
                  <w:spacing w:val="-11"/>
                  <w:sz w:val="21"/>
                </w:rPr>
                <w:t xml:space="preserve"> </w:t>
              </w:r>
              <w:r>
                <w:rPr>
                  <w:b/>
                  <w:spacing w:val="-1"/>
                  <w:sz w:val="21"/>
                </w:rPr>
                <w:t>RESPONSIBILITY</w:t>
              </w:r>
              <w:r>
                <w:rPr>
                  <w:b/>
                  <w:spacing w:val="-12"/>
                  <w:sz w:val="21"/>
                </w:rPr>
                <w:t xml:space="preserve"> </w:t>
              </w:r>
              <w:r>
                <w:rPr>
                  <w:b/>
                  <w:sz w:val="21"/>
                </w:rPr>
                <w:t>.......................................................................................</w:t>
              </w:r>
            </w:hyperlink>
          </w:p>
        </w:tc>
        <w:tc>
          <w:tcPr>
            <w:tcW w:w="694" w:type="dxa"/>
          </w:tcPr>
          <w:p w14:paraId="7427FA3B" w14:textId="77777777" w:rsidR="00447697" w:rsidRDefault="00BE6F0B">
            <w:pPr>
              <w:pStyle w:val="TableParagraph"/>
              <w:spacing w:before="58"/>
              <w:ind w:left="-1"/>
              <w:rPr>
                <w:b/>
                <w:sz w:val="21"/>
              </w:rPr>
            </w:pPr>
            <w:r>
              <w:rPr>
                <w:b/>
                <w:sz w:val="21"/>
              </w:rPr>
              <w:t>54</w:t>
            </w:r>
          </w:p>
        </w:tc>
      </w:tr>
      <w:tr w:rsidR="00447697" w14:paraId="2D57F60A" w14:textId="77777777">
        <w:trPr>
          <w:trHeight w:val="298"/>
        </w:trPr>
        <w:tc>
          <w:tcPr>
            <w:tcW w:w="1271" w:type="dxa"/>
            <w:gridSpan w:val="2"/>
          </w:tcPr>
          <w:p w14:paraId="6A084596" w14:textId="77777777" w:rsidR="00447697" w:rsidRDefault="00BE6F0B">
            <w:pPr>
              <w:pStyle w:val="TableParagraph"/>
              <w:spacing w:before="56" w:line="223" w:lineRule="exact"/>
              <w:ind w:left="421" w:right="517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9.1</w:t>
            </w:r>
          </w:p>
        </w:tc>
        <w:tc>
          <w:tcPr>
            <w:tcW w:w="7711" w:type="dxa"/>
          </w:tcPr>
          <w:p w14:paraId="5A626927" w14:textId="77777777" w:rsidR="00447697" w:rsidRDefault="00BE6F0B">
            <w:pPr>
              <w:pStyle w:val="TableParagraph"/>
              <w:spacing w:before="56" w:line="223" w:lineRule="exact"/>
              <w:ind w:right="-15"/>
              <w:jc w:val="right"/>
              <w:rPr>
                <w:rFonts w:ascii="Arial MT"/>
                <w:sz w:val="21"/>
              </w:rPr>
            </w:pPr>
            <w:hyperlink w:anchor="_bookmark39" w:history="1">
              <w:r>
                <w:rPr>
                  <w:b/>
                  <w:w w:val="95"/>
                  <w:sz w:val="21"/>
                </w:rPr>
                <w:t>M</w:t>
              </w:r>
              <w:r>
                <w:rPr>
                  <w:b/>
                  <w:w w:val="95"/>
                  <w:sz w:val="16"/>
                </w:rPr>
                <w:t>ANAGEMENT</w:t>
              </w:r>
              <w:r>
                <w:rPr>
                  <w:b/>
                  <w:spacing w:val="114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694" w:type="dxa"/>
          </w:tcPr>
          <w:p w14:paraId="0C68D8F5" w14:textId="77777777" w:rsidR="00447697" w:rsidRDefault="00BE6F0B">
            <w:pPr>
              <w:pStyle w:val="TableParagraph"/>
              <w:spacing w:before="56" w:line="223" w:lineRule="exact"/>
              <w:ind w:left="-1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54</w:t>
            </w:r>
          </w:p>
        </w:tc>
      </w:tr>
      <w:tr w:rsidR="00447697" w14:paraId="580F456C" w14:textId="77777777">
        <w:trPr>
          <w:trHeight w:val="242"/>
        </w:trPr>
        <w:tc>
          <w:tcPr>
            <w:tcW w:w="1271" w:type="dxa"/>
            <w:gridSpan w:val="2"/>
          </w:tcPr>
          <w:p w14:paraId="2286989A" w14:textId="77777777" w:rsidR="00447697" w:rsidRDefault="00BE6F0B">
            <w:pPr>
              <w:pStyle w:val="TableParagraph"/>
              <w:spacing w:line="223" w:lineRule="exact"/>
              <w:ind w:left="421" w:right="517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9.2</w:t>
            </w:r>
          </w:p>
        </w:tc>
        <w:tc>
          <w:tcPr>
            <w:tcW w:w="7711" w:type="dxa"/>
          </w:tcPr>
          <w:p w14:paraId="209923EA" w14:textId="77777777" w:rsidR="00447697" w:rsidRDefault="00BE6F0B">
            <w:pPr>
              <w:pStyle w:val="TableParagraph"/>
              <w:spacing w:line="223" w:lineRule="exact"/>
              <w:ind w:right="-15"/>
              <w:jc w:val="right"/>
              <w:rPr>
                <w:rFonts w:ascii="Arial MT"/>
                <w:sz w:val="21"/>
              </w:rPr>
            </w:pPr>
            <w:hyperlink w:anchor="_bookmark39" w:history="1">
              <w:r>
                <w:rPr>
                  <w:b/>
                  <w:w w:val="95"/>
                  <w:sz w:val="21"/>
                </w:rPr>
                <w:t>H</w:t>
              </w:r>
              <w:r>
                <w:rPr>
                  <w:b/>
                  <w:w w:val="95"/>
                  <w:sz w:val="16"/>
                </w:rPr>
                <w:t>UMAN</w:t>
              </w:r>
              <w:r>
                <w:rPr>
                  <w:b/>
                  <w:spacing w:val="54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R</w:t>
              </w:r>
              <w:r>
                <w:rPr>
                  <w:b/>
                  <w:w w:val="95"/>
                  <w:sz w:val="16"/>
                </w:rPr>
                <w:t>ESOURCE</w:t>
              </w:r>
              <w:r>
                <w:rPr>
                  <w:b/>
                  <w:spacing w:val="54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S</w:t>
              </w:r>
              <w:r>
                <w:rPr>
                  <w:b/>
                  <w:w w:val="95"/>
                  <w:sz w:val="16"/>
                </w:rPr>
                <w:t>ECTION</w:t>
              </w:r>
              <w:r>
                <w:rPr>
                  <w:b/>
                  <w:spacing w:val="59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694" w:type="dxa"/>
          </w:tcPr>
          <w:p w14:paraId="2E0384ED" w14:textId="77777777" w:rsidR="00447697" w:rsidRDefault="00BE6F0B">
            <w:pPr>
              <w:pStyle w:val="TableParagraph"/>
              <w:spacing w:line="223" w:lineRule="exact"/>
              <w:ind w:left="-1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54</w:t>
            </w:r>
          </w:p>
        </w:tc>
      </w:tr>
      <w:tr w:rsidR="00447697" w14:paraId="11E14504" w14:textId="77777777">
        <w:trPr>
          <w:trHeight w:val="242"/>
        </w:trPr>
        <w:tc>
          <w:tcPr>
            <w:tcW w:w="1271" w:type="dxa"/>
            <w:gridSpan w:val="2"/>
          </w:tcPr>
          <w:p w14:paraId="5CE72B75" w14:textId="77777777" w:rsidR="00447697" w:rsidRDefault="00BE6F0B">
            <w:pPr>
              <w:pStyle w:val="TableParagraph"/>
              <w:spacing w:line="222" w:lineRule="exact"/>
              <w:ind w:left="421" w:right="517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9.3</w:t>
            </w:r>
          </w:p>
        </w:tc>
        <w:tc>
          <w:tcPr>
            <w:tcW w:w="7711" w:type="dxa"/>
          </w:tcPr>
          <w:p w14:paraId="2B7AFE92" w14:textId="77777777" w:rsidR="00447697" w:rsidRDefault="00BE6F0B">
            <w:pPr>
              <w:pStyle w:val="TableParagraph"/>
              <w:spacing w:line="222" w:lineRule="exact"/>
              <w:ind w:right="-15"/>
              <w:jc w:val="right"/>
              <w:rPr>
                <w:rFonts w:ascii="Arial MT"/>
                <w:sz w:val="21"/>
              </w:rPr>
            </w:pPr>
            <w:hyperlink w:anchor="_bookmark39" w:history="1">
              <w:r>
                <w:rPr>
                  <w:b/>
                  <w:w w:val="95"/>
                  <w:sz w:val="21"/>
                </w:rPr>
                <w:t>F</w:t>
              </w:r>
              <w:r>
                <w:rPr>
                  <w:b/>
                  <w:w w:val="95"/>
                  <w:sz w:val="16"/>
                </w:rPr>
                <w:t>INANCE</w:t>
              </w:r>
              <w:r>
                <w:rPr>
                  <w:b/>
                  <w:spacing w:val="63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S</w:t>
              </w:r>
              <w:r>
                <w:rPr>
                  <w:b/>
                  <w:w w:val="95"/>
                  <w:sz w:val="16"/>
                </w:rPr>
                <w:t>ECTION</w:t>
              </w:r>
              <w:r>
                <w:rPr>
                  <w:b/>
                  <w:spacing w:val="67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694" w:type="dxa"/>
          </w:tcPr>
          <w:p w14:paraId="2885036D" w14:textId="77777777" w:rsidR="00447697" w:rsidRDefault="00BE6F0B">
            <w:pPr>
              <w:pStyle w:val="TableParagraph"/>
              <w:spacing w:line="222" w:lineRule="exact"/>
              <w:ind w:left="-1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54</w:t>
            </w:r>
          </w:p>
        </w:tc>
      </w:tr>
      <w:tr w:rsidR="00447697" w14:paraId="64A5E41F" w14:textId="77777777">
        <w:trPr>
          <w:trHeight w:val="241"/>
        </w:trPr>
        <w:tc>
          <w:tcPr>
            <w:tcW w:w="1271" w:type="dxa"/>
            <w:gridSpan w:val="2"/>
          </w:tcPr>
          <w:p w14:paraId="0A216AD2" w14:textId="77777777" w:rsidR="00447697" w:rsidRDefault="00BE6F0B">
            <w:pPr>
              <w:pStyle w:val="TableParagraph"/>
              <w:spacing w:line="221" w:lineRule="exact"/>
              <w:ind w:left="421" w:right="517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9.4</w:t>
            </w:r>
          </w:p>
        </w:tc>
        <w:tc>
          <w:tcPr>
            <w:tcW w:w="7711" w:type="dxa"/>
          </w:tcPr>
          <w:p w14:paraId="3F0BAEE4" w14:textId="77777777" w:rsidR="00447697" w:rsidRDefault="00BE6F0B">
            <w:pPr>
              <w:pStyle w:val="TableParagraph"/>
              <w:spacing w:line="221" w:lineRule="exact"/>
              <w:ind w:right="-15"/>
              <w:jc w:val="right"/>
              <w:rPr>
                <w:rFonts w:ascii="Arial MT"/>
                <w:sz w:val="21"/>
              </w:rPr>
            </w:pPr>
            <w:hyperlink w:anchor="_bookmark39" w:history="1">
              <w:r>
                <w:rPr>
                  <w:b/>
                  <w:w w:val="95"/>
                  <w:sz w:val="21"/>
                </w:rPr>
                <w:t>P</w:t>
              </w:r>
              <w:r>
                <w:rPr>
                  <w:b/>
                  <w:w w:val="95"/>
                  <w:sz w:val="16"/>
                </w:rPr>
                <w:t>ERSONNEL</w:t>
              </w:r>
              <w:r>
                <w:rPr>
                  <w:b/>
                  <w:spacing w:val="67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R</w:t>
              </w:r>
              <w:r>
                <w:rPr>
                  <w:b/>
                  <w:w w:val="95"/>
                  <w:sz w:val="16"/>
                </w:rPr>
                <w:t>ECORDS</w:t>
              </w:r>
              <w:r>
                <w:rPr>
                  <w:b/>
                  <w:spacing w:val="64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694" w:type="dxa"/>
          </w:tcPr>
          <w:p w14:paraId="3E4127EF" w14:textId="77777777" w:rsidR="00447697" w:rsidRDefault="00BE6F0B">
            <w:pPr>
              <w:pStyle w:val="TableParagraph"/>
              <w:spacing w:line="221" w:lineRule="exact"/>
              <w:ind w:left="-1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54</w:t>
            </w:r>
          </w:p>
        </w:tc>
      </w:tr>
      <w:tr w:rsidR="00447697" w14:paraId="4C700C55" w14:textId="77777777">
        <w:trPr>
          <w:trHeight w:val="241"/>
        </w:trPr>
        <w:tc>
          <w:tcPr>
            <w:tcW w:w="510" w:type="dxa"/>
          </w:tcPr>
          <w:p w14:paraId="4B2D7378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29B3A640" w14:textId="77777777" w:rsidR="00447697" w:rsidRDefault="00BE6F0B">
            <w:pPr>
              <w:pStyle w:val="TableParagraph"/>
              <w:spacing w:line="221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9.4.1</w:t>
            </w:r>
          </w:p>
        </w:tc>
        <w:tc>
          <w:tcPr>
            <w:tcW w:w="7711" w:type="dxa"/>
          </w:tcPr>
          <w:p w14:paraId="6BFDAF0D" w14:textId="77777777" w:rsidR="00447697" w:rsidRDefault="00BE6F0B">
            <w:pPr>
              <w:pStyle w:val="TableParagraph"/>
              <w:spacing w:line="221" w:lineRule="exact"/>
              <w:jc w:val="right"/>
              <w:rPr>
                <w:i/>
                <w:sz w:val="21"/>
              </w:rPr>
            </w:pPr>
            <w:hyperlink w:anchor="_bookmark40" w:history="1">
              <w:r>
                <w:rPr>
                  <w:i/>
                  <w:spacing w:val="-1"/>
                  <w:sz w:val="21"/>
                </w:rPr>
                <w:t>Personnel</w:t>
              </w:r>
              <w:r>
                <w:rPr>
                  <w:i/>
                  <w:spacing w:val="-10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Records</w:t>
              </w:r>
              <w:r>
                <w:rPr>
                  <w:i/>
                  <w:spacing w:val="-13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Retention</w:t>
              </w:r>
              <w:r>
                <w:rPr>
                  <w:i/>
                  <w:spacing w:val="-11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...............................................................................</w:t>
              </w:r>
            </w:hyperlink>
          </w:p>
        </w:tc>
        <w:tc>
          <w:tcPr>
            <w:tcW w:w="694" w:type="dxa"/>
          </w:tcPr>
          <w:p w14:paraId="7E3182B3" w14:textId="77777777" w:rsidR="00447697" w:rsidRDefault="00BE6F0B">
            <w:pPr>
              <w:pStyle w:val="TableParagraph"/>
              <w:spacing w:line="221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55</w:t>
            </w:r>
          </w:p>
        </w:tc>
      </w:tr>
      <w:tr w:rsidR="00447697" w14:paraId="077CC913" w14:textId="77777777">
        <w:trPr>
          <w:trHeight w:val="301"/>
        </w:trPr>
        <w:tc>
          <w:tcPr>
            <w:tcW w:w="510" w:type="dxa"/>
          </w:tcPr>
          <w:p w14:paraId="0195E3BD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1" w:type="dxa"/>
          </w:tcPr>
          <w:p w14:paraId="6E4E6861" w14:textId="77777777" w:rsidR="00447697" w:rsidRDefault="00BE6F0B">
            <w:pPr>
              <w:pStyle w:val="TableParagraph"/>
              <w:spacing w:line="237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9.4.2</w:t>
            </w:r>
          </w:p>
        </w:tc>
        <w:tc>
          <w:tcPr>
            <w:tcW w:w="7711" w:type="dxa"/>
          </w:tcPr>
          <w:p w14:paraId="51073D36" w14:textId="77777777" w:rsidR="00447697" w:rsidRDefault="00BE6F0B">
            <w:pPr>
              <w:pStyle w:val="TableParagraph"/>
              <w:spacing w:line="237" w:lineRule="exact"/>
              <w:jc w:val="right"/>
              <w:rPr>
                <w:i/>
                <w:sz w:val="21"/>
              </w:rPr>
            </w:pPr>
            <w:hyperlink w:anchor="_bookmark40" w:history="1">
              <w:r>
                <w:rPr>
                  <w:i/>
                  <w:sz w:val="21"/>
                </w:rPr>
                <w:t>Location</w:t>
              </w:r>
              <w:r>
                <w:rPr>
                  <w:i/>
                  <w:spacing w:val="-8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and</w:t>
              </w:r>
              <w:r>
                <w:rPr>
                  <w:i/>
                  <w:spacing w:val="-7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Custody</w:t>
              </w:r>
              <w:r>
                <w:rPr>
                  <w:i/>
                  <w:spacing w:val="-7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of</w:t>
              </w:r>
              <w:r>
                <w:rPr>
                  <w:i/>
                  <w:spacing w:val="-11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Personal</w:t>
              </w:r>
              <w:r>
                <w:rPr>
                  <w:i/>
                  <w:spacing w:val="-6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Files</w:t>
              </w:r>
              <w:r>
                <w:rPr>
                  <w:i/>
                  <w:spacing w:val="-7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...............................................................</w:t>
              </w:r>
            </w:hyperlink>
          </w:p>
        </w:tc>
        <w:tc>
          <w:tcPr>
            <w:tcW w:w="694" w:type="dxa"/>
          </w:tcPr>
          <w:p w14:paraId="1DC41C42" w14:textId="77777777" w:rsidR="00447697" w:rsidRDefault="00BE6F0B">
            <w:pPr>
              <w:pStyle w:val="TableParagraph"/>
              <w:spacing w:line="237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55</w:t>
            </w:r>
          </w:p>
        </w:tc>
      </w:tr>
      <w:tr w:rsidR="00447697" w14:paraId="6972A513" w14:textId="77777777">
        <w:trPr>
          <w:trHeight w:val="362"/>
        </w:trPr>
        <w:tc>
          <w:tcPr>
            <w:tcW w:w="510" w:type="dxa"/>
          </w:tcPr>
          <w:p w14:paraId="593AA11D" w14:textId="77777777" w:rsidR="00447697" w:rsidRDefault="00BE6F0B">
            <w:pPr>
              <w:pStyle w:val="TableParagraph"/>
              <w:spacing w:before="58"/>
              <w:ind w:left="200"/>
              <w:rPr>
                <w:b/>
                <w:sz w:val="21"/>
              </w:rPr>
            </w:pPr>
            <w:r>
              <w:rPr>
                <w:b/>
                <w:sz w:val="21"/>
              </w:rPr>
              <w:t>10</w:t>
            </w:r>
          </w:p>
        </w:tc>
        <w:tc>
          <w:tcPr>
            <w:tcW w:w="8472" w:type="dxa"/>
            <w:gridSpan w:val="2"/>
          </w:tcPr>
          <w:p w14:paraId="3943ACC1" w14:textId="77777777" w:rsidR="00447697" w:rsidRDefault="00BE6F0B">
            <w:pPr>
              <w:pStyle w:val="TableParagraph"/>
              <w:spacing w:before="58"/>
              <w:ind w:left="369"/>
              <w:rPr>
                <w:b/>
                <w:sz w:val="21"/>
              </w:rPr>
            </w:pPr>
            <w:hyperlink w:anchor="_bookmark41" w:history="1">
              <w:r>
                <w:rPr>
                  <w:b/>
                  <w:spacing w:val="-1"/>
                  <w:sz w:val="21"/>
                </w:rPr>
                <w:t>TERMINATION</w:t>
              </w:r>
              <w:r>
                <w:rPr>
                  <w:b/>
                  <w:spacing w:val="12"/>
                  <w:sz w:val="21"/>
                </w:rPr>
                <w:t xml:space="preserve"> </w:t>
              </w:r>
              <w:r>
                <w:rPr>
                  <w:b/>
                  <w:spacing w:val="-1"/>
                  <w:sz w:val="21"/>
                </w:rPr>
                <w:t>OF</w:t>
              </w:r>
              <w:r>
                <w:rPr>
                  <w:b/>
                  <w:spacing w:val="13"/>
                  <w:sz w:val="21"/>
                </w:rPr>
                <w:t xml:space="preserve"> </w:t>
              </w:r>
              <w:r>
                <w:rPr>
                  <w:b/>
                  <w:spacing w:val="-1"/>
                  <w:sz w:val="21"/>
                </w:rPr>
                <w:t>SERVICE...........................................................................................</w:t>
              </w:r>
            </w:hyperlink>
          </w:p>
        </w:tc>
        <w:tc>
          <w:tcPr>
            <w:tcW w:w="694" w:type="dxa"/>
          </w:tcPr>
          <w:p w14:paraId="74472C12" w14:textId="77777777" w:rsidR="00447697" w:rsidRDefault="00BE6F0B">
            <w:pPr>
              <w:pStyle w:val="TableParagraph"/>
              <w:spacing w:before="58"/>
              <w:ind w:left="-1"/>
              <w:rPr>
                <w:b/>
                <w:sz w:val="21"/>
              </w:rPr>
            </w:pPr>
            <w:r>
              <w:rPr>
                <w:b/>
                <w:sz w:val="21"/>
              </w:rPr>
              <w:t>56</w:t>
            </w:r>
          </w:p>
        </w:tc>
      </w:tr>
      <w:tr w:rsidR="00447697" w14:paraId="1195435D" w14:textId="77777777">
        <w:trPr>
          <w:trHeight w:val="360"/>
        </w:trPr>
        <w:tc>
          <w:tcPr>
            <w:tcW w:w="1271" w:type="dxa"/>
            <w:gridSpan w:val="2"/>
          </w:tcPr>
          <w:p w14:paraId="6E33B187" w14:textId="77777777" w:rsidR="00447697" w:rsidRDefault="00BE6F0B">
            <w:pPr>
              <w:pStyle w:val="TableParagraph"/>
              <w:spacing w:before="56"/>
              <w:ind w:left="440"/>
              <w:rPr>
                <w:b/>
                <w:sz w:val="21"/>
              </w:rPr>
            </w:pPr>
            <w:r>
              <w:rPr>
                <w:b/>
                <w:sz w:val="21"/>
              </w:rPr>
              <w:t>10.1</w:t>
            </w:r>
          </w:p>
        </w:tc>
        <w:tc>
          <w:tcPr>
            <w:tcW w:w="7711" w:type="dxa"/>
          </w:tcPr>
          <w:p w14:paraId="502E69E6" w14:textId="77777777" w:rsidR="00447697" w:rsidRDefault="00BE6F0B">
            <w:pPr>
              <w:pStyle w:val="TableParagraph"/>
              <w:spacing w:before="56"/>
              <w:ind w:right="1"/>
              <w:jc w:val="right"/>
              <w:rPr>
                <w:rFonts w:ascii="Arial MT"/>
                <w:sz w:val="21"/>
              </w:rPr>
            </w:pPr>
            <w:hyperlink w:anchor="_bookmark41" w:history="1">
              <w:r>
                <w:rPr>
                  <w:b/>
                  <w:w w:val="95"/>
                  <w:sz w:val="21"/>
                </w:rPr>
                <w:t>T</w:t>
              </w:r>
              <w:r>
                <w:rPr>
                  <w:b/>
                  <w:w w:val="95"/>
                  <w:sz w:val="16"/>
                </w:rPr>
                <w:t>YPES</w:t>
              </w:r>
              <w:r>
                <w:rPr>
                  <w:b/>
                  <w:spacing w:val="59"/>
                  <w:sz w:val="16"/>
                </w:rPr>
                <w:t xml:space="preserve"> </w:t>
              </w:r>
              <w:r>
                <w:rPr>
                  <w:b/>
                  <w:w w:val="95"/>
                  <w:sz w:val="16"/>
                </w:rPr>
                <w:t>OF</w:t>
              </w:r>
              <w:r>
                <w:rPr>
                  <w:b/>
                  <w:spacing w:val="98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T</w:t>
              </w:r>
              <w:r>
                <w:rPr>
                  <w:b/>
                  <w:w w:val="95"/>
                  <w:sz w:val="16"/>
                </w:rPr>
                <w:t>ERMINATIONS</w:t>
              </w:r>
              <w:r>
                <w:rPr>
                  <w:b/>
                  <w:spacing w:val="89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</w:t>
              </w:r>
            </w:hyperlink>
          </w:p>
        </w:tc>
        <w:tc>
          <w:tcPr>
            <w:tcW w:w="694" w:type="dxa"/>
          </w:tcPr>
          <w:p w14:paraId="1FA17F16" w14:textId="77777777" w:rsidR="00447697" w:rsidRDefault="00BE6F0B">
            <w:pPr>
              <w:pStyle w:val="TableParagraph"/>
              <w:spacing w:before="56"/>
              <w:ind w:left="-1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56</w:t>
            </w:r>
          </w:p>
        </w:tc>
      </w:tr>
      <w:tr w:rsidR="00447697" w14:paraId="68A6CB17" w14:textId="77777777">
        <w:trPr>
          <w:trHeight w:val="302"/>
        </w:trPr>
        <w:tc>
          <w:tcPr>
            <w:tcW w:w="9676" w:type="dxa"/>
            <w:gridSpan w:val="4"/>
          </w:tcPr>
          <w:p w14:paraId="26460E7E" w14:textId="77777777" w:rsidR="00447697" w:rsidRDefault="00BE6F0B">
            <w:pPr>
              <w:pStyle w:val="TableParagraph"/>
              <w:spacing w:before="56" w:line="226" w:lineRule="exact"/>
              <w:ind w:left="257"/>
              <w:rPr>
                <w:b/>
                <w:sz w:val="21"/>
              </w:rPr>
            </w:pPr>
            <w:hyperlink w:anchor="_bookmark41" w:history="1">
              <w:r>
                <w:rPr>
                  <w:b/>
                  <w:sz w:val="21"/>
                </w:rPr>
                <w:t>TYPES</w:t>
              </w:r>
              <w:r>
                <w:rPr>
                  <w:b/>
                  <w:spacing w:val="-4"/>
                  <w:sz w:val="21"/>
                </w:rPr>
                <w:t xml:space="preserve"> </w:t>
              </w:r>
              <w:r>
                <w:rPr>
                  <w:b/>
                  <w:sz w:val="21"/>
                </w:rPr>
                <w:t>OF</w:t>
              </w:r>
              <w:r>
                <w:rPr>
                  <w:b/>
                  <w:spacing w:val="-3"/>
                  <w:sz w:val="21"/>
                </w:rPr>
                <w:t xml:space="preserve"> </w:t>
              </w:r>
              <w:r>
                <w:rPr>
                  <w:b/>
                  <w:sz w:val="21"/>
                </w:rPr>
                <w:t>TERMINATIONS</w:t>
              </w:r>
              <w:r>
                <w:rPr>
                  <w:b/>
                  <w:spacing w:val="-3"/>
                  <w:sz w:val="21"/>
                </w:rPr>
                <w:t xml:space="preserve"> </w:t>
              </w:r>
              <w:r>
                <w:rPr>
                  <w:b/>
                  <w:sz w:val="21"/>
                </w:rPr>
                <w:t>OF</w:t>
              </w:r>
              <w:r>
                <w:rPr>
                  <w:b/>
                  <w:spacing w:val="-3"/>
                  <w:sz w:val="21"/>
                </w:rPr>
                <w:t xml:space="preserve"> </w:t>
              </w:r>
              <w:r>
                <w:rPr>
                  <w:b/>
                  <w:sz w:val="21"/>
                </w:rPr>
                <w:t>SERVICE</w:t>
              </w:r>
              <w:r>
                <w:rPr>
                  <w:b/>
                  <w:spacing w:val="-5"/>
                  <w:sz w:val="21"/>
                </w:rPr>
                <w:t xml:space="preserve"> </w:t>
              </w:r>
              <w:r>
                <w:rPr>
                  <w:b/>
                  <w:sz w:val="21"/>
                </w:rPr>
                <w:t>DISCUSSED</w:t>
              </w:r>
              <w:r>
                <w:rPr>
                  <w:b/>
                  <w:spacing w:val="-3"/>
                  <w:sz w:val="21"/>
                </w:rPr>
                <w:t xml:space="preserve"> </w:t>
              </w:r>
              <w:r>
                <w:rPr>
                  <w:b/>
                  <w:sz w:val="21"/>
                </w:rPr>
                <w:t>BELOW</w:t>
              </w:r>
              <w:r>
                <w:rPr>
                  <w:b/>
                  <w:spacing w:val="-4"/>
                  <w:sz w:val="21"/>
                </w:rPr>
                <w:t xml:space="preserve"> </w:t>
              </w:r>
              <w:r>
                <w:rPr>
                  <w:b/>
                  <w:sz w:val="21"/>
                </w:rPr>
                <w:t>INCLUDE</w:t>
              </w:r>
              <w:r>
                <w:rPr>
                  <w:b/>
                  <w:spacing w:val="-3"/>
                  <w:sz w:val="21"/>
                </w:rPr>
                <w:t xml:space="preserve"> </w:t>
              </w:r>
              <w:r>
                <w:rPr>
                  <w:b/>
                  <w:sz w:val="21"/>
                </w:rPr>
                <w:t>1)RESIGNATIO</w:t>
              </w:r>
            </w:hyperlink>
            <w:r>
              <w:rPr>
                <w:b/>
                <w:sz w:val="21"/>
              </w:rPr>
              <w:t>N</w:t>
            </w:r>
          </w:p>
        </w:tc>
      </w:tr>
      <w:tr w:rsidR="00447697" w14:paraId="36A9BA07" w14:textId="77777777">
        <w:trPr>
          <w:trHeight w:val="302"/>
        </w:trPr>
        <w:tc>
          <w:tcPr>
            <w:tcW w:w="8982" w:type="dxa"/>
            <w:gridSpan w:val="3"/>
          </w:tcPr>
          <w:p w14:paraId="61CA30F5" w14:textId="77777777" w:rsidR="00447697" w:rsidRDefault="00BE6F0B">
            <w:pPr>
              <w:pStyle w:val="TableParagraph"/>
              <w:spacing w:line="240" w:lineRule="exact"/>
              <w:ind w:left="355" w:right="-15"/>
              <w:rPr>
                <w:b/>
                <w:sz w:val="21"/>
              </w:rPr>
            </w:pPr>
            <w:hyperlink w:anchor="_bookmark41" w:history="1">
              <w:r>
                <w:rPr>
                  <w:b/>
                  <w:w w:val="95"/>
                  <w:sz w:val="21"/>
                </w:rPr>
                <w:t>AND</w:t>
              </w:r>
              <w:r>
                <w:rPr>
                  <w:b/>
                  <w:spacing w:val="59"/>
                  <w:sz w:val="21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2)</w:t>
              </w:r>
              <w:r>
                <w:rPr>
                  <w:b/>
                  <w:spacing w:val="57"/>
                  <w:sz w:val="21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TRANSFERS.</w:t>
              </w:r>
              <w:r>
                <w:rPr>
                  <w:b/>
                  <w:spacing w:val="62"/>
                  <w:sz w:val="21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.................................................................................................................</w:t>
              </w:r>
            </w:hyperlink>
            <w:r>
              <w:rPr>
                <w:b/>
                <w:w w:val="95"/>
                <w:sz w:val="21"/>
              </w:rPr>
              <w:t>.</w:t>
            </w:r>
          </w:p>
        </w:tc>
        <w:tc>
          <w:tcPr>
            <w:tcW w:w="694" w:type="dxa"/>
          </w:tcPr>
          <w:p w14:paraId="24C50DA8" w14:textId="77777777" w:rsidR="00447697" w:rsidRDefault="00BE6F0B">
            <w:pPr>
              <w:pStyle w:val="TableParagraph"/>
              <w:spacing w:line="240" w:lineRule="exact"/>
              <w:ind w:left="-1"/>
              <w:rPr>
                <w:b/>
                <w:sz w:val="21"/>
              </w:rPr>
            </w:pPr>
            <w:r>
              <w:rPr>
                <w:b/>
                <w:sz w:val="21"/>
              </w:rPr>
              <w:t>56</w:t>
            </w:r>
          </w:p>
        </w:tc>
      </w:tr>
      <w:tr w:rsidR="00447697" w14:paraId="5B7B0E20" w14:textId="77777777">
        <w:trPr>
          <w:trHeight w:val="301"/>
        </w:trPr>
        <w:tc>
          <w:tcPr>
            <w:tcW w:w="1271" w:type="dxa"/>
            <w:gridSpan w:val="2"/>
          </w:tcPr>
          <w:p w14:paraId="285269C6" w14:textId="77777777" w:rsidR="00447697" w:rsidRDefault="00BE6F0B">
            <w:pPr>
              <w:pStyle w:val="TableParagraph"/>
              <w:spacing w:before="56" w:line="225" w:lineRule="exact"/>
              <w:ind w:left="440"/>
              <w:rPr>
                <w:b/>
                <w:sz w:val="21"/>
              </w:rPr>
            </w:pPr>
            <w:r>
              <w:rPr>
                <w:b/>
                <w:sz w:val="21"/>
              </w:rPr>
              <w:t>10.2</w:t>
            </w:r>
          </w:p>
        </w:tc>
        <w:tc>
          <w:tcPr>
            <w:tcW w:w="7711" w:type="dxa"/>
          </w:tcPr>
          <w:p w14:paraId="7CB0927D" w14:textId="77777777" w:rsidR="00447697" w:rsidRDefault="00BE6F0B">
            <w:pPr>
              <w:pStyle w:val="TableParagraph"/>
              <w:spacing w:before="56" w:line="225" w:lineRule="exact"/>
              <w:ind w:right="-15"/>
              <w:jc w:val="right"/>
              <w:rPr>
                <w:rFonts w:ascii="Arial MT"/>
                <w:sz w:val="21"/>
              </w:rPr>
            </w:pPr>
            <w:hyperlink w:anchor="_bookmark41" w:history="1">
              <w:r>
                <w:rPr>
                  <w:b/>
                  <w:w w:val="95"/>
                  <w:sz w:val="21"/>
                </w:rPr>
                <w:t>R</w:t>
              </w:r>
              <w:r>
                <w:rPr>
                  <w:b/>
                  <w:w w:val="95"/>
                  <w:sz w:val="16"/>
                </w:rPr>
                <w:t>ESIGNATION</w:t>
              </w:r>
              <w:r>
                <w:rPr>
                  <w:b/>
                  <w:spacing w:val="113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694" w:type="dxa"/>
          </w:tcPr>
          <w:p w14:paraId="1CF0C324" w14:textId="77777777" w:rsidR="00447697" w:rsidRDefault="00BE6F0B">
            <w:pPr>
              <w:pStyle w:val="TableParagraph"/>
              <w:spacing w:before="56" w:line="225" w:lineRule="exact"/>
              <w:ind w:left="-1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56</w:t>
            </w:r>
          </w:p>
        </w:tc>
      </w:tr>
      <w:tr w:rsidR="00447697" w14:paraId="1996A54C" w14:textId="77777777">
        <w:trPr>
          <w:trHeight w:val="243"/>
        </w:trPr>
        <w:tc>
          <w:tcPr>
            <w:tcW w:w="510" w:type="dxa"/>
          </w:tcPr>
          <w:p w14:paraId="1AD9B77F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2D613CC2" w14:textId="77777777" w:rsidR="00447697" w:rsidRDefault="00BE6F0B">
            <w:pPr>
              <w:pStyle w:val="TableParagraph"/>
              <w:spacing w:line="224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10.2.1</w:t>
            </w:r>
          </w:p>
        </w:tc>
        <w:tc>
          <w:tcPr>
            <w:tcW w:w="7711" w:type="dxa"/>
          </w:tcPr>
          <w:p w14:paraId="0664AC1B" w14:textId="77777777" w:rsidR="00447697" w:rsidRDefault="00BE6F0B">
            <w:pPr>
              <w:pStyle w:val="TableParagraph"/>
              <w:spacing w:line="224" w:lineRule="exact"/>
              <w:jc w:val="right"/>
              <w:rPr>
                <w:i/>
                <w:sz w:val="21"/>
              </w:rPr>
            </w:pPr>
            <w:hyperlink w:anchor="_bookmark41" w:history="1">
              <w:r>
                <w:rPr>
                  <w:i/>
                  <w:spacing w:val="-1"/>
                  <w:sz w:val="21"/>
                </w:rPr>
                <w:t>Management</w:t>
              </w:r>
              <w:r>
                <w:rPr>
                  <w:i/>
                  <w:spacing w:val="18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.........................................................................................................</w:t>
              </w:r>
            </w:hyperlink>
          </w:p>
        </w:tc>
        <w:tc>
          <w:tcPr>
            <w:tcW w:w="694" w:type="dxa"/>
          </w:tcPr>
          <w:p w14:paraId="5F2B422D" w14:textId="77777777" w:rsidR="00447697" w:rsidRDefault="00BE6F0B">
            <w:pPr>
              <w:pStyle w:val="TableParagraph"/>
              <w:spacing w:line="224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56</w:t>
            </w:r>
          </w:p>
        </w:tc>
      </w:tr>
      <w:tr w:rsidR="00447697" w14:paraId="4B9C1088" w14:textId="77777777">
        <w:trPr>
          <w:trHeight w:val="242"/>
        </w:trPr>
        <w:tc>
          <w:tcPr>
            <w:tcW w:w="510" w:type="dxa"/>
          </w:tcPr>
          <w:p w14:paraId="43500C22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70EE3EAE" w14:textId="77777777" w:rsidR="00447697" w:rsidRDefault="00BE6F0B">
            <w:pPr>
              <w:pStyle w:val="TableParagraph"/>
              <w:spacing w:line="222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10.2.2</w:t>
            </w:r>
          </w:p>
        </w:tc>
        <w:tc>
          <w:tcPr>
            <w:tcW w:w="7711" w:type="dxa"/>
          </w:tcPr>
          <w:p w14:paraId="7EE77A3D" w14:textId="77777777" w:rsidR="00447697" w:rsidRDefault="00BE6F0B">
            <w:pPr>
              <w:pStyle w:val="TableParagraph"/>
              <w:spacing w:line="222" w:lineRule="exact"/>
              <w:ind w:right="1"/>
              <w:jc w:val="right"/>
              <w:rPr>
                <w:i/>
                <w:sz w:val="21"/>
              </w:rPr>
            </w:pPr>
            <w:hyperlink w:anchor="_bookmark41" w:history="1">
              <w:proofErr w:type="gramStart"/>
              <w:r>
                <w:rPr>
                  <w:i/>
                  <w:w w:val="95"/>
                  <w:sz w:val="21"/>
                </w:rPr>
                <w:t>Staff</w:t>
              </w:r>
              <w:r>
                <w:rPr>
                  <w:i/>
                  <w:spacing w:val="60"/>
                  <w:sz w:val="21"/>
                </w:rPr>
                <w:t xml:space="preserve"> 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.......................................................................................................................</w:t>
              </w:r>
              <w:proofErr w:type="gramEnd"/>
            </w:hyperlink>
          </w:p>
        </w:tc>
        <w:tc>
          <w:tcPr>
            <w:tcW w:w="694" w:type="dxa"/>
          </w:tcPr>
          <w:p w14:paraId="11497F0F" w14:textId="77777777" w:rsidR="00447697" w:rsidRDefault="00BE6F0B">
            <w:pPr>
              <w:pStyle w:val="TableParagraph"/>
              <w:spacing w:line="222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56</w:t>
            </w:r>
          </w:p>
        </w:tc>
      </w:tr>
      <w:tr w:rsidR="00447697" w14:paraId="3677FD9F" w14:textId="77777777">
        <w:trPr>
          <w:trHeight w:val="240"/>
        </w:trPr>
        <w:tc>
          <w:tcPr>
            <w:tcW w:w="510" w:type="dxa"/>
          </w:tcPr>
          <w:p w14:paraId="3D330015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72" w:type="dxa"/>
            <w:gridSpan w:val="2"/>
          </w:tcPr>
          <w:p w14:paraId="6896F4D3" w14:textId="77777777" w:rsidR="00447697" w:rsidRDefault="00BE6F0B">
            <w:pPr>
              <w:pStyle w:val="TableParagraph"/>
              <w:spacing w:line="220" w:lineRule="exact"/>
              <w:ind w:left="669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10.2.3</w:t>
            </w:r>
            <w:r>
              <w:rPr>
                <w:i/>
                <w:spacing w:val="24"/>
                <w:w w:val="95"/>
                <w:sz w:val="21"/>
              </w:rPr>
              <w:t xml:space="preserve"> </w:t>
            </w:r>
            <w:hyperlink w:anchor="_bookmark41" w:history="1">
              <w:r>
                <w:rPr>
                  <w:i/>
                  <w:w w:val="95"/>
                  <w:sz w:val="21"/>
                </w:rPr>
                <w:t>Resignation</w:t>
              </w:r>
              <w:r>
                <w:rPr>
                  <w:i/>
                  <w:spacing w:val="24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while</w:t>
              </w:r>
              <w:r>
                <w:rPr>
                  <w:i/>
                  <w:spacing w:val="24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on</w:t>
              </w:r>
              <w:r>
                <w:rPr>
                  <w:i/>
                  <w:spacing w:val="21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Leave</w:t>
              </w:r>
              <w:r>
                <w:rPr>
                  <w:i/>
                  <w:spacing w:val="24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..................................................................................</w:t>
              </w:r>
            </w:hyperlink>
          </w:p>
        </w:tc>
        <w:tc>
          <w:tcPr>
            <w:tcW w:w="694" w:type="dxa"/>
          </w:tcPr>
          <w:p w14:paraId="023B42A2" w14:textId="77777777" w:rsidR="00447697" w:rsidRDefault="00BE6F0B">
            <w:pPr>
              <w:pStyle w:val="TableParagraph"/>
              <w:spacing w:line="220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56</w:t>
            </w:r>
          </w:p>
        </w:tc>
      </w:tr>
      <w:tr w:rsidR="00447697" w14:paraId="4CFB8469" w14:textId="77777777">
        <w:trPr>
          <w:trHeight w:val="241"/>
        </w:trPr>
        <w:tc>
          <w:tcPr>
            <w:tcW w:w="510" w:type="dxa"/>
          </w:tcPr>
          <w:p w14:paraId="34497C28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022CC847" w14:textId="77777777" w:rsidR="00447697" w:rsidRDefault="00BE6F0B">
            <w:pPr>
              <w:pStyle w:val="TableParagraph"/>
              <w:spacing w:line="221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10.2.4</w:t>
            </w:r>
          </w:p>
        </w:tc>
        <w:tc>
          <w:tcPr>
            <w:tcW w:w="7711" w:type="dxa"/>
          </w:tcPr>
          <w:p w14:paraId="0B0BF2AF" w14:textId="77777777" w:rsidR="00447697" w:rsidRDefault="00BE6F0B">
            <w:pPr>
              <w:pStyle w:val="TableParagraph"/>
              <w:spacing w:line="221" w:lineRule="exact"/>
              <w:jc w:val="right"/>
              <w:rPr>
                <w:i/>
                <w:sz w:val="21"/>
              </w:rPr>
            </w:pPr>
            <w:hyperlink w:anchor="_bookmark41" w:history="1">
              <w:r>
                <w:rPr>
                  <w:i/>
                  <w:spacing w:val="-1"/>
                  <w:sz w:val="21"/>
                </w:rPr>
                <w:t>General</w:t>
              </w:r>
              <w:r>
                <w:rPr>
                  <w:i/>
                  <w:spacing w:val="11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Conditions</w:t>
              </w:r>
              <w:r>
                <w:rPr>
                  <w:i/>
                  <w:spacing w:val="15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...............................................................................................</w:t>
              </w:r>
            </w:hyperlink>
          </w:p>
        </w:tc>
        <w:tc>
          <w:tcPr>
            <w:tcW w:w="694" w:type="dxa"/>
          </w:tcPr>
          <w:p w14:paraId="6469E177" w14:textId="77777777" w:rsidR="00447697" w:rsidRDefault="00BE6F0B">
            <w:pPr>
              <w:pStyle w:val="TableParagraph"/>
              <w:spacing w:line="221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56</w:t>
            </w:r>
          </w:p>
        </w:tc>
      </w:tr>
      <w:tr w:rsidR="00447697" w14:paraId="75737951" w14:textId="77777777">
        <w:trPr>
          <w:trHeight w:val="240"/>
        </w:trPr>
        <w:tc>
          <w:tcPr>
            <w:tcW w:w="1271" w:type="dxa"/>
            <w:gridSpan w:val="2"/>
          </w:tcPr>
          <w:p w14:paraId="68139A2A" w14:textId="77777777" w:rsidR="00447697" w:rsidRDefault="00BE6F0B">
            <w:pPr>
              <w:pStyle w:val="TableParagraph"/>
              <w:spacing w:line="220" w:lineRule="exact"/>
              <w:ind w:left="440"/>
              <w:rPr>
                <w:b/>
                <w:sz w:val="21"/>
              </w:rPr>
            </w:pPr>
            <w:r>
              <w:rPr>
                <w:b/>
                <w:sz w:val="21"/>
              </w:rPr>
              <w:t>10.3</w:t>
            </w:r>
          </w:p>
        </w:tc>
        <w:tc>
          <w:tcPr>
            <w:tcW w:w="7711" w:type="dxa"/>
          </w:tcPr>
          <w:p w14:paraId="530E3E49" w14:textId="77777777" w:rsidR="00447697" w:rsidRDefault="00BE6F0B">
            <w:pPr>
              <w:pStyle w:val="TableParagraph"/>
              <w:spacing w:line="220" w:lineRule="exact"/>
              <w:ind w:right="-15"/>
              <w:jc w:val="right"/>
              <w:rPr>
                <w:rFonts w:ascii="Arial MT"/>
                <w:sz w:val="21"/>
              </w:rPr>
            </w:pPr>
            <w:hyperlink w:anchor="_bookmark42" w:history="1">
              <w:r>
                <w:rPr>
                  <w:b/>
                  <w:w w:val="95"/>
                  <w:sz w:val="21"/>
                </w:rPr>
                <w:t>T</w:t>
              </w:r>
              <w:r>
                <w:rPr>
                  <w:b/>
                  <w:w w:val="95"/>
                  <w:sz w:val="16"/>
                </w:rPr>
                <w:t>ERMINATION</w:t>
              </w:r>
              <w:r>
                <w:rPr>
                  <w:b/>
                  <w:spacing w:val="110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694" w:type="dxa"/>
          </w:tcPr>
          <w:p w14:paraId="6478481D" w14:textId="77777777" w:rsidR="00447697" w:rsidRDefault="00BE6F0B">
            <w:pPr>
              <w:pStyle w:val="TableParagraph"/>
              <w:spacing w:line="220" w:lineRule="exact"/>
              <w:ind w:left="-1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57</w:t>
            </w:r>
          </w:p>
        </w:tc>
      </w:tr>
      <w:tr w:rsidR="00447697" w14:paraId="089F9483" w14:textId="77777777">
        <w:trPr>
          <w:trHeight w:val="238"/>
        </w:trPr>
        <w:tc>
          <w:tcPr>
            <w:tcW w:w="510" w:type="dxa"/>
          </w:tcPr>
          <w:p w14:paraId="6A021122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72" w:type="dxa"/>
            <w:gridSpan w:val="2"/>
          </w:tcPr>
          <w:p w14:paraId="6C58372A" w14:textId="77777777" w:rsidR="00447697" w:rsidRDefault="00BE6F0B">
            <w:pPr>
              <w:pStyle w:val="TableParagraph"/>
              <w:spacing w:line="219" w:lineRule="exact"/>
              <w:ind w:left="129"/>
              <w:rPr>
                <w:rFonts w:ascii="Arial MT"/>
                <w:sz w:val="21"/>
              </w:rPr>
            </w:pPr>
            <w:hyperlink w:anchor="_bookmark42" w:history="1">
              <w:r>
                <w:rPr>
                  <w:b/>
                  <w:sz w:val="21"/>
                </w:rPr>
                <w:t>10.4</w:t>
              </w:r>
              <w:r>
                <w:rPr>
                  <w:b/>
                  <w:spacing w:val="37"/>
                  <w:sz w:val="21"/>
                </w:rPr>
                <w:t xml:space="preserve"> </w:t>
              </w:r>
              <w:r>
                <w:rPr>
                  <w:b/>
                  <w:sz w:val="21"/>
                </w:rPr>
                <w:t>E</w:t>
              </w:r>
              <w:r>
                <w:rPr>
                  <w:b/>
                  <w:sz w:val="16"/>
                </w:rPr>
                <w:t>LIGIBLE</w:t>
              </w:r>
              <w:r>
                <w:rPr>
                  <w:b/>
                  <w:spacing w:val="4"/>
                  <w:sz w:val="16"/>
                </w:rPr>
                <w:t xml:space="preserve"> </w:t>
              </w:r>
              <w:r>
                <w:rPr>
                  <w:b/>
                  <w:sz w:val="21"/>
                </w:rPr>
                <w:t>D</w:t>
              </w:r>
              <w:r>
                <w:rPr>
                  <w:b/>
                  <w:sz w:val="16"/>
                </w:rPr>
                <w:t>UES</w:t>
              </w:r>
              <w:r>
                <w:rPr>
                  <w:b/>
                  <w:spacing w:val="-5"/>
                  <w:sz w:val="16"/>
                </w:rPr>
                <w:t xml:space="preserve"> </w:t>
              </w:r>
              <w:r>
                <w:rPr>
                  <w:b/>
                  <w:sz w:val="16"/>
                </w:rPr>
                <w:t>ON</w:t>
              </w:r>
              <w:r>
                <w:rPr>
                  <w:b/>
                  <w:spacing w:val="5"/>
                  <w:sz w:val="16"/>
                </w:rPr>
                <w:t xml:space="preserve"> </w:t>
              </w:r>
              <w:r>
                <w:rPr>
                  <w:b/>
                  <w:sz w:val="21"/>
                </w:rPr>
                <w:t>T</w:t>
              </w:r>
              <w:r>
                <w:rPr>
                  <w:b/>
                  <w:sz w:val="16"/>
                </w:rPr>
                <w:t>ERMINATION</w:t>
              </w:r>
              <w:r>
                <w:rPr>
                  <w:b/>
                  <w:spacing w:val="5"/>
                  <w:sz w:val="16"/>
                </w:rPr>
                <w:t xml:space="preserve"> </w:t>
              </w:r>
              <w:r>
                <w:rPr>
                  <w:rFonts w:ascii="Arial MT"/>
                  <w:sz w:val="21"/>
                </w:rPr>
                <w:t>....................................................................................</w:t>
              </w:r>
            </w:hyperlink>
          </w:p>
        </w:tc>
        <w:tc>
          <w:tcPr>
            <w:tcW w:w="694" w:type="dxa"/>
          </w:tcPr>
          <w:p w14:paraId="0F494317" w14:textId="77777777" w:rsidR="00447697" w:rsidRDefault="00BE6F0B">
            <w:pPr>
              <w:pStyle w:val="TableParagraph"/>
              <w:spacing w:line="219" w:lineRule="exact"/>
              <w:ind w:left="-1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57</w:t>
            </w:r>
          </w:p>
        </w:tc>
      </w:tr>
      <w:tr w:rsidR="00447697" w14:paraId="016FA412" w14:textId="77777777">
        <w:trPr>
          <w:trHeight w:val="242"/>
        </w:trPr>
        <w:tc>
          <w:tcPr>
            <w:tcW w:w="1271" w:type="dxa"/>
            <w:gridSpan w:val="2"/>
          </w:tcPr>
          <w:p w14:paraId="6D11202E" w14:textId="77777777" w:rsidR="00447697" w:rsidRDefault="00BE6F0B">
            <w:pPr>
              <w:pStyle w:val="TableParagraph"/>
              <w:spacing w:line="222" w:lineRule="exact"/>
              <w:ind w:left="440"/>
              <w:rPr>
                <w:b/>
                <w:sz w:val="21"/>
              </w:rPr>
            </w:pPr>
            <w:r>
              <w:rPr>
                <w:b/>
                <w:sz w:val="21"/>
              </w:rPr>
              <w:t>10.5</w:t>
            </w:r>
          </w:p>
        </w:tc>
        <w:tc>
          <w:tcPr>
            <w:tcW w:w="7711" w:type="dxa"/>
          </w:tcPr>
          <w:p w14:paraId="450C8690" w14:textId="77777777" w:rsidR="00447697" w:rsidRDefault="00BE6F0B">
            <w:pPr>
              <w:pStyle w:val="TableParagraph"/>
              <w:spacing w:line="222" w:lineRule="exact"/>
              <w:ind w:right="-15"/>
              <w:jc w:val="right"/>
              <w:rPr>
                <w:rFonts w:ascii="Arial MT"/>
                <w:sz w:val="21"/>
              </w:rPr>
            </w:pPr>
            <w:hyperlink w:anchor="_bookmark42" w:history="1">
              <w:r>
                <w:rPr>
                  <w:b/>
                  <w:w w:val="95"/>
                  <w:sz w:val="21"/>
                </w:rPr>
                <w:t>E</w:t>
              </w:r>
              <w:r>
                <w:rPr>
                  <w:b/>
                  <w:w w:val="95"/>
                  <w:sz w:val="16"/>
                </w:rPr>
                <w:t>MPLOYEE</w:t>
              </w:r>
              <w:r>
                <w:rPr>
                  <w:b/>
                  <w:spacing w:val="65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T</w:t>
              </w:r>
              <w:r>
                <w:rPr>
                  <w:b/>
                  <w:w w:val="95"/>
                  <w:sz w:val="16"/>
                </w:rPr>
                <w:t>RANSFER</w:t>
              </w:r>
              <w:r>
                <w:rPr>
                  <w:b/>
                  <w:spacing w:val="68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694" w:type="dxa"/>
          </w:tcPr>
          <w:p w14:paraId="0C9313EA" w14:textId="77777777" w:rsidR="00447697" w:rsidRDefault="00BE6F0B">
            <w:pPr>
              <w:pStyle w:val="TableParagraph"/>
              <w:spacing w:line="222" w:lineRule="exact"/>
              <w:ind w:left="-1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57</w:t>
            </w:r>
          </w:p>
        </w:tc>
      </w:tr>
      <w:tr w:rsidR="00447697" w14:paraId="5DA16551" w14:textId="77777777">
        <w:trPr>
          <w:trHeight w:val="244"/>
        </w:trPr>
        <w:tc>
          <w:tcPr>
            <w:tcW w:w="510" w:type="dxa"/>
          </w:tcPr>
          <w:p w14:paraId="32F5F286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2065CA10" w14:textId="77777777" w:rsidR="00447697" w:rsidRDefault="00BE6F0B">
            <w:pPr>
              <w:pStyle w:val="TableParagraph"/>
              <w:spacing w:line="225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10.5.1</w:t>
            </w:r>
          </w:p>
        </w:tc>
        <w:tc>
          <w:tcPr>
            <w:tcW w:w="7711" w:type="dxa"/>
          </w:tcPr>
          <w:p w14:paraId="7C057C72" w14:textId="38B091A2" w:rsidR="00447697" w:rsidRDefault="00BE6F0B">
            <w:pPr>
              <w:pStyle w:val="TableParagraph"/>
              <w:spacing w:line="225" w:lineRule="exact"/>
              <w:jc w:val="right"/>
              <w:rPr>
                <w:i/>
                <w:sz w:val="21"/>
              </w:rPr>
            </w:pPr>
            <w:r>
              <w:fldChar w:fldCharType="begin"/>
            </w:r>
            <w:r>
              <w:instrText>HYPERLINK \l "_bookmark43"</w:instrText>
            </w:r>
            <w:r>
              <w:fldChar w:fldCharType="separate"/>
            </w:r>
            <w:r>
              <w:rPr>
                <w:i/>
                <w:spacing w:val="-1"/>
                <w:sz w:val="21"/>
              </w:rPr>
              <w:t>Voluntary</w:t>
            </w:r>
            <w:r>
              <w:rPr>
                <w:i/>
                <w:spacing w:val="21"/>
                <w:sz w:val="21"/>
              </w:rPr>
              <w:t xml:space="preserve"> </w:t>
            </w:r>
            <w:r>
              <w:rPr>
                <w:i/>
                <w:spacing w:val="-1"/>
                <w:sz w:val="21"/>
              </w:rPr>
              <w:t>Transfer</w:t>
            </w:r>
            <w:ins w:id="80" w:author="DELL" w:date="2025-07-03T07:50:00Z" w16du:dateUtc="2025-07-03T02:50:00Z">
              <w:r w:rsidR="00C54ACB">
                <w:rPr>
                  <w:i/>
                  <w:spacing w:val="-1"/>
                  <w:sz w:val="21"/>
                </w:rPr>
                <w:t>…</w:t>
              </w:r>
            </w:ins>
            <w:r>
              <w:rPr>
                <w:i/>
                <w:spacing w:val="-1"/>
                <w:sz w:val="21"/>
              </w:rPr>
              <w:t>.................................................................................................</w:t>
            </w:r>
            <w:r>
              <w:fldChar w:fldCharType="end"/>
            </w:r>
          </w:p>
        </w:tc>
        <w:tc>
          <w:tcPr>
            <w:tcW w:w="694" w:type="dxa"/>
          </w:tcPr>
          <w:p w14:paraId="7984258C" w14:textId="77777777" w:rsidR="00447697" w:rsidRDefault="00BE6F0B">
            <w:pPr>
              <w:pStyle w:val="TableParagraph"/>
              <w:spacing w:line="225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58</w:t>
            </w:r>
          </w:p>
        </w:tc>
      </w:tr>
      <w:tr w:rsidR="00447697" w14:paraId="2CB6119C" w14:textId="77777777">
        <w:trPr>
          <w:trHeight w:val="242"/>
        </w:trPr>
        <w:tc>
          <w:tcPr>
            <w:tcW w:w="510" w:type="dxa"/>
          </w:tcPr>
          <w:p w14:paraId="13B8BF34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1" w:type="dxa"/>
          </w:tcPr>
          <w:p w14:paraId="318BDB26" w14:textId="77777777" w:rsidR="00447697" w:rsidRDefault="00BE6F0B">
            <w:pPr>
              <w:pStyle w:val="TableParagraph"/>
              <w:spacing w:line="222" w:lineRule="exact"/>
              <w:ind w:left="170"/>
              <w:rPr>
                <w:i/>
                <w:sz w:val="21"/>
              </w:rPr>
            </w:pPr>
            <w:r>
              <w:rPr>
                <w:i/>
                <w:sz w:val="21"/>
              </w:rPr>
              <w:t>10.5.2</w:t>
            </w:r>
          </w:p>
        </w:tc>
        <w:tc>
          <w:tcPr>
            <w:tcW w:w="7711" w:type="dxa"/>
          </w:tcPr>
          <w:p w14:paraId="5D630F8E" w14:textId="4CBC38A7" w:rsidR="00447697" w:rsidRDefault="00BE6F0B">
            <w:pPr>
              <w:pStyle w:val="TableParagraph"/>
              <w:spacing w:line="222" w:lineRule="exact"/>
              <w:jc w:val="right"/>
              <w:rPr>
                <w:i/>
                <w:sz w:val="21"/>
              </w:rPr>
            </w:pPr>
            <w:r>
              <w:fldChar w:fldCharType="begin"/>
            </w:r>
            <w:r>
              <w:instrText>HYPERLINK \l "_bookmark43"</w:instrText>
            </w:r>
            <w:r>
              <w:fldChar w:fldCharType="separate"/>
            </w:r>
            <w:r>
              <w:rPr>
                <w:i/>
                <w:spacing w:val="-1"/>
                <w:sz w:val="21"/>
              </w:rPr>
              <w:t>Involuntary</w:t>
            </w:r>
            <w:r>
              <w:rPr>
                <w:i/>
                <w:spacing w:val="13"/>
                <w:sz w:val="21"/>
              </w:rPr>
              <w:t xml:space="preserve"> </w:t>
            </w:r>
            <w:r>
              <w:rPr>
                <w:i/>
                <w:spacing w:val="-1"/>
                <w:sz w:val="21"/>
              </w:rPr>
              <w:t>Transfer</w:t>
            </w:r>
            <w:r>
              <w:rPr>
                <w:i/>
                <w:spacing w:val="13"/>
                <w:sz w:val="21"/>
              </w:rPr>
              <w:t xml:space="preserve"> </w:t>
            </w:r>
            <w:ins w:id="81" w:author="DELL" w:date="2025-07-03T07:50:00Z" w16du:dateUtc="2025-07-03T02:50:00Z">
              <w:r w:rsidR="00C54ACB">
                <w:rPr>
                  <w:i/>
                  <w:spacing w:val="13"/>
                  <w:sz w:val="21"/>
                </w:rPr>
                <w:t>…</w:t>
              </w:r>
            </w:ins>
            <w:r>
              <w:rPr>
                <w:i/>
                <w:spacing w:val="-1"/>
                <w:sz w:val="21"/>
              </w:rPr>
              <w:t>..............................................................................................</w:t>
            </w:r>
            <w:r>
              <w:fldChar w:fldCharType="end"/>
            </w:r>
          </w:p>
        </w:tc>
        <w:tc>
          <w:tcPr>
            <w:tcW w:w="694" w:type="dxa"/>
          </w:tcPr>
          <w:p w14:paraId="3C5890C1" w14:textId="77777777" w:rsidR="00447697" w:rsidRDefault="00BE6F0B">
            <w:pPr>
              <w:pStyle w:val="TableParagraph"/>
              <w:spacing w:line="222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58</w:t>
            </w:r>
          </w:p>
        </w:tc>
      </w:tr>
      <w:tr w:rsidR="00447697" w14:paraId="7BE09B7F" w14:textId="77777777">
        <w:trPr>
          <w:trHeight w:val="240"/>
        </w:trPr>
        <w:tc>
          <w:tcPr>
            <w:tcW w:w="510" w:type="dxa"/>
          </w:tcPr>
          <w:p w14:paraId="5FCE4AD0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72" w:type="dxa"/>
            <w:gridSpan w:val="2"/>
          </w:tcPr>
          <w:p w14:paraId="0818EFCC" w14:textId="77777777" w:rsidR="00447697" w:rsidRDefault="00BE6F0B">
            <w:pPr>
              <w:pStyle w:val="TableParagraph"/>
              <w:spacing w:line="220" w:lineRule="exact"/>
              <w:ind w:left="666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10.5.3</w:t>
            </w:r>
            <w:r>
              <w:rPr>
                <w:i/>
                <w:spacing w:val="21"/>
                <w:w w:val="95"/>
                <w:sz w:val="21"/>
              </w:rPr>
              <w:t xml:space="preserve"> </w:t>
            </w:r>
            <w:hyperlink w:anchor="_bookmark43" w:history="1">
              <w:r>
                <w:rPr>
                  <w:i/>
                  <w:w w:val="95"/>
                  <w:sz w:val="21"/>
                </w:rPr>
                <w:t>Suspension</w:t>
              </w:r>
              <w:r>
                <w:rPr>
                  <w:i/>
                  <w:spacing w:val="19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and</w:t>
              </w:r>
              <w:r>
                <w:rPr>
                  <w:i/>
                  <w:spacing w:val="21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Other</w:t>
              </w:r>
              <w:r>
                <w:rPr>
                  <w:i/>
                  <w:spacing w:val="17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Disciplinary</w:t>
              </w:r>
              <w:r>
                <w:rPr>
                  <w:i/>
                  <w:spacing w:val="20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Actions</w:t>
              </w:r>
              <w:r>
                <w:rPr>
                  <w:i/>
                  <w:spacing w:val="22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..........................................................</w:t>
              </w:r>
            </w:hyperlink>
          </w:p>
        </w:tc>
        <w:tc>
          <w:tcPr>
            <w:tcW w:w="694" w:type="dxa"/>
          </w:tcPr>
          <w:p w14:paraId="3FB41D9B" w14:textId="77777777" w:rsidR="00447697" w:rsidRDefault="00BE6F0B">
            <w:pPr>
              <w:pStyle w:val="TableParagraph"/>
              <w:spacing w:line="220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58</w:t>
            </w:r>
          </w:p>
        </w:tc>
      </w:tr>
      <w:tr w:rsidR="00447697" w14:paraId="57DF428C" w14:textId="77777777">
        <w:trPr>
          <w:trHeight w:val="242"/>
        </w:trPr>
        <w:tc>
          <w:tcPr>
            <w:tcW w:w="1271" w:type="dxa"/>
            <w:gridSpan w:val="2"/>
          </w:tcPr>
          <w:p w14:paraId="72BA4F52" w14:textId="77777777" w:rsidR="00447697" w:rsidRDefault="00BE6F0B">
            <w:pPr>
              <w:pStyle w:val="TableParagraph"/>
              <w:spacing w:line="222" w:lineRule="exact"/>
              <w:ind w:left="440"/>
              <w:rPr>
                <w:b/>
                <w:sz w:val="21"/>
              </w:rPr>
            </w:pPr>
            <w:r>
              <w:rPr>
                <w:b/>
                <w:sz w:val="21"/>
              </w:rPr>
              <w:t>10.6</w:t>
            </w:r>
          </w:p>
        </w:tc>
        <w:tc>
          <w:tcPr>
            <w:tcW w:w="7711" w:type="dxa"/>
          </w:tcPr>
          <w:p w14:paraId="7081E41D" w14:textId="77777777" w:rsidR="00447697" w:rsidRDefault="00BE6F0B">
            <w:pPr>
              <w:pStyle w:val="TableParagraph"/>
              <w:spacing w:line="222" w:lineRule="exact"/>
              <w:ind w:right="-15"/>
              <w:jc w:val="right"/>
              <w:rPr>
                <w:rFonts w:ascii="Arial MT"/>
                <w:sz w:val="21"/>
              </w:rPr>
            </w:pPr>
            <w:hyperlink w:anchor="_bookmark44" w:history="1">
              <w:r>
                <w:rPr>
                  <w:b/>
                  <w:w w:val="95"/>
                  <w:sz w:val="21"/>
                </w:rPr>
                <w:t>D</w:t>
              </w:r>
              <w:r>
                <w:rPr>
                  <w:b/>
                  <w:w w:val="95"/>
                  <w:sz w:val="16"/>
                </w:rPr>
                <w:t>ISCIPLINARY</w:t>
              </w:r>
              <w:r>
                <w:rPr>
                  <w:b/>
                  <w:spacing w:val="66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A</w:t>
              </w:r>
              <w:r>
                <w:rPr>
                  <w:b/>
                  <w:w w:val="95"/>
                  <w:sz w:val="16"/>
                </w:rPr>
                <w:t>CTION</w:t>
              </w:r>
              <w:r>
                <w:rPr>
                  <w:b/>
                  <w:spacing w:val="66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694" w:type="dxa"/>
          </w:tcPr>
          <w:p w14:paraId="421918F5" w14:textId="77777777" w:rsidR="00447697" w:rsidRDefault="00BE6F0B">
            <w:pPr>
              <w:pStyle w:val="TableParagraph"/>
              <w:spacing w:line="222" w:lineRule="exact"/>
              <w:ind w:left="-1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59</w:t>
            </w:r>
          </w:p>
        </w:tc>
      </w:tr>
      <w:tr w:rsidR="00447697" w14:paraId="4E27040C" w14:textId="77777777">
        <w:trPr>
          <w:trHeight w:val="242"/>
        </w:trPr>
        <w:tc>
          <w:tcPr>
            <w:tcW w:w="510" w:type="dxa"/>
          </w:tcPr>
          <w:p w14:paraId="2B08E301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72" w:type="dxa"/>
            <w:gridSpan w:val="2"/>
          </w:tcPr>
          <w:p w14:paraId="0EF977A8" w14:textId="77777777" w:rsidR="00447697" w:rsidRDefault="00BE6F0B">
            <w:pPr>
              <w:pStyle w:val="TableParagraph"/>
              <w:spacing w:line="222" w:lineRule="exact"/>
              <w:ind w:left="611" w:right="-15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10.6.1</w:t>
            </w:r>
            <w:r>
              <w:rPr>
                <w:i/>
                <w:spacing w:val="29"/>
                <w:w w:val="95"/>
                <w:sz w:val="21"/>
              </w:rPr>
              <w:t xml:space="preserve"> </w:t>
            </w:r>
            <w:hyperlink w:anchor="_bookmark44" w:history="1">
              <w:r>
                <w:rPr>
                  <w:i/>
                  <w:w w:val="95"/>
                  <w:sz w:val="21"/>
                </w:rPr>
                <w:t>Authority</w:t>
              </w:r>
              <w:r>
                <w:rPr>
                  <w:i/>
                  <w:spacing w:val="28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to</w:t>
              </w:r>
              <w:r>
                <w:rPr>
                  <w:i/>
                  <w:spacing w:val="25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Take</w:t>
              </w:r>
              <w:r>
                <w:rPr>
                  <w:i/>
                  <w:spacing w:val="28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Disciplinary</w:t>
              </w:r>
              <w:r>
                <w:rPr>
                  <w:i/>
                  <w:spacing w:val="28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Action</w:t>
              </w:r>
              <w:r>
                <w:rPr>
                  <w:i/>
                  <w:spacing w:val="25"/>
                  <w:w w:val="95"/>
                  <w:sz w:val="21"/>
                </w:rPr>
                <w:t xml:space="preserve"> </w:t>
              </w:r>
              <w:r>
                <w:rPr>
                  <w:i/>
                  <w:w w:val="95"/>
                  <w:sz w:val="21"/>
                </w:rPr>
                <w:t>...................................................................</w:t>
              </w:r>
            </w:hyperlink>
            <w:r>
              <w:rPr>
                <w:i/>
                <w:w w:val="95"/>
                <w:sz w:val="21"/>
              </w:rPr>
              <w:t>.</w:t>
            </w:r>
          </w:p>
        </w:tc>
        <w:tc>
          <w:tcPr>
            <w:tcW w:w="694" w:type="dxa"/>
          </w:tcPr>
          <w:p w14:paraId="137016CA" w14:textId="77777777" w:rsidR="00447697" w:rsidRDefault="00BE6F0B">
            <w:pPr>
              <w:pStyle w:val="TableParagraph"/>
              <w:spacing w:line="222" w:lineRule="exact"/>
              <w:ind w:left="-1"/>
              <w:rPr>
                <w:i/>
                <w:sz w:val="21"/>
              </w:rPr>
            </w:pPr>
            <w:r>
              <w:rPr>
                <w:i/>
                <w:sz w:val="21"/>
              </w:rPr>
              <w:t>59</w:t>
            </w:r>
          </w:p>
        </w:tc>
      </w:tr>
      <w:tr w:rsidR="00447697" w14:paraId="138A6D41" w14:textId="77777777">
        <w:trPr>
          <w:trHeight w:val="359"/>
        </w:trPr>
        <w:tc>
          <w:tcPr>
            <w:tcW w:w="1271" w:type="dxa"/>
            <w:gridSpan w:val="2"/>
          </w:tcPr>
          <w:p w14:paraId="49D310D5" w14:textId="77777777" w:rsidR="00447697" w:rsidRDefault="00BE6F0B">
            <w:pPr>
              <w:pStyle w:val="TableParagraph"/>
              <w:spacing w:line="238" w:lineRule="exact"/>
              <w:ind w:left="440"/>
              <w:rPr>
                <w:b/>
                <w:sz w:val="21"/>
              </w:rPr>
            </w:pPr>
            <w:r>
              <w:rPr>
                <w:b/>
                <w:sz w:val="21"/>
              </w:rPr>
              <w:t>10.7</w:t>
            </w:r>
          </w:p>
        </w:tc>
        <w:tc>
          <w:tcPr>
            <w:tcW w:w="7711" w:type="dxa"/>
          </w:tcPr>
          <w:p w14:paraId="4139985D" w14:textId="77777777" w:rsidR="00447697" w:rsidRDefault="00BE6F0B">
            <w:pPr>
              <w:pStyle w:val="TableParagraph"/>
              <w:spacing w:line="238" w:lineRule="exact"/>
              <w:ind w:right="-15"/>
              <w:jc w:val="right"/>
              <w:rPr>
                <w:rFonts w:ascii="Arial MT"/>
                <w:sz w:val="21"/>
              </w:rPr>
            </w:pPr>
            <w:hyperlink w:anchor="_bookmark44" w:history="1">
              <w:r>
                <w:rPr>
                  <w:b/>
                  <w:w w:val="95"/>
                  <w:sz w:val="21"/>
                </w:rPr>
                <w:t>T</w:t>
              </w:r>
              <w:r>
                <w:rPr>
                  <w:b/>
                  <w:w w:val="95"/>
                  <w:sz w:val="16"/>
                </w:rPr>
                <w:t>ERMINATION</w:t>
              </w:r>
              <w:r>
                <w:rPr>
                  <w:b/>
                  <w:spacing w:val="116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694" w:type="dxa"/>
          </w:tcPr>
          <w:p w14:paraId="59971195" w14:textId="77777777" w:rsidR="00447697" w:rsidRDefault="00BE6F0B">
            <w:pPr>
              <w:pStyle w:val="TableParagraph"/>
              <w:spacing w:line="238" w:lineRule="exact"/>
              <w:ind w:left="-1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59</w:t>
            </w:r>
          </w:p>
        </w:tc>
      </w:tr>
      <w:tr w:rsidR="00447697" w14:paraId="2B2FA134" w14:textId="77777777">
        <w:trPr>
          <w:trHeight w:val="379"/>
        </w:trPr>
        <w:tc>
          <w:tcPr>
            <w:tcW w:w="1271" w:type="dxa"/>
            <w:gridSpan w:val="2"/>
          </w:tcPr>
          <w:p w14:paraId="408E0E36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11" w:type="dxa"/>
          </w:tcPr>
          <w:p w14:paraId="24C3FEEB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 w14:paraId="0E1733EC" w14:textId="77777777" w:rsidR="00447697" w:rsidRDefault="00BE6F0B">
            <w:pPr>
              <w:pStyle w:val="TableParagraph"/>
              <w:spacing w:before="114" w:line="245" w:lineRule="exact"/>
              <w:ind w:left="18"/>
              <w:rPr>
                <w:rFonts w:ascii="Arial MT"/>
                <w:sz w:val="14"/>
              </w:rPr>
            </w:pPr>
            <w:r>
              <w:rPr>
                <w:b/>
                <w:sz w:val="23"/>
              </w:rPr>
              <w:t>4</w:t>
            </w:r>
            <w:r>
              <w:rPr>
                <w:b/>
                <w:spacing w:val="-12"/>
                <w:sz w:val="23"/>
              </w:rPr>
              <w:t xml:space="preserve"> </w:t>
            </w:r>
            <w:r>
              <w:rPr>
                <w:rFonts w:ascii="Arial MT"/>
                <w:sz w:val="14"/>
              </w:rPr>
              <w:t>of</w:t>
            </w:r>
            <w:r>
              <w:rPr>
                <w:rFonts w:ascii="Arial MT"/>
                <w:spacing w:val="-7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74</w:t>
            </w:r>
          </w:p>
        </w:tc>
      </w:tr>
    </w:tbl>
    <w:p w14:paraId="5D4811C5" w14:textId="77777777" w:rsidR="00447697" w:rsidRDefault="00447697">
      <w:pPr>
        <w:spacing w:line="245" w:lineRule="exact"/>
        <w:rPr>
          <w:sz w:val="14"/>
        </w:rPr>
        <w:sectPr w:rsidR="00447697">
          <w:pgSz w:w="11900" w:h="16840"/>
          <w:pgMar w:top="1280" w:right="0" w:bottom="280" w:left="0" w:header="138" w:footer="0" w:gutter="0"/>
          <w:cols w:space="720"/>
        </w:sectPr>
      </w:pPr>
    </w:p>
    <w:p w14:paraId="30DE9027" w14:textId="77777777" w:rsidR="00447697" w:rsidRDefault="00447697">
      <w:pPr>
        <w:pStyle w:val="BodyText"/>
        <w:spacing w:before="10"/>
        <w:rPr>
          <w:rFonts w:ascii="Arial"/>
          <w:i/>
          <w:sz w:val="11"/>
        </w:rPr>
      </w:pPr>
    </w:p>
    <w:tbl>
      <w:tblPr>
        <w:tblW w:w="0" w:type="auto"/>
        <w:tblInd w:w="12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458"/>
        <w:gridCol w:w="7546"/>
        <w:gridCol w:w="426"/>
      </w:tblGrid>
      <w:tr w:rsidR="00447697" w14:paraId="5CECD80D" w14:textId="77777777">
        <w:trPr>
          <w:trHeight w:val="238"/>
        </w:trPr>
        <w:tc>
          <w:tcPr>
            <w:tcW w:w="1450" w:type="dxa"/>
            <w:gridSpan w:val="2"/>
          </w:tcPr>
          <w:p w14:paraId="654CFCFC" w14:textId="77777777" w:rsidR="00447697" w:rsidRDefault="00BE6F0B">
            <w:pPr>
              <w:pStyle w:val="TableParagraph"/>
              <w:spacing w:line="218" w:lineRule="exact"/>
              <w:ind w:left="680"/>
              <w:rPr>
                <w:i/>
                <w:sz w:val="21"/>
              </w:rPr>
            </w:pPr>
            <w:bookmarkStart w:id="82" w:name="_bookmark0"/>
            <w:bookmarkEnd w:id="82"/>
            <w:r>
              <w:rPr>
                <w:i/>
                <w:sz w:val="21"/>
              </w:rPr>
              <w:t>10.7.1</w:t>
            </w:r>
          </w:p>
        </w:tc>
        <w:tc>
          <w:tcPr>
            <w:tcW w:w="7546" w:type="dxa"/>
          </w:tcPr>
          <w:p w14:paraId="55924110" w14:textId="77777777" w:rsidR="00447697" w:rsidRDefault="00BE6F0B">
            <w:pPr>
              <w:pStyle w:val="TableParagraph"/>
              <w:spacing w:line="218" w:lineRule="exact"/>
              <w:ind w:right="11"/>
              <w:jc w:val="right"/>
              <w:rPr>
                <w:i/>
                <w:sz w:val="21"/>
              </w:rPr>
            </w:pPr>
            <w:hyperlink w:anchor="_bookmark44" w:history="1">
              <w:r>
                <w:rPr>
                  <w:i/>
                  <w:spacing w:val="-1"/>
                  <w:sz w:val="21"/>
                </w:rPr>
                <w:t>Voluntary</w:t>
              </w:r>
              <w:r>
                <w:rPr>
                  <w:i/>
                  <w:spacing w:val="12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Termination</w:t>
              </w:r>
              <w:r>
                <w:rPr>
                  <w:i/>
                  <w:spacing w:val="14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</w:t>
              </w:r>
            </w:hyperlink>
            <w:r>
              <w:rPr>
                <w:i/>
                <w:spacing w:val="-1"/>
                <w:sz w:val="21"/>
              </w:rPr>
              <w:t>.</w:t>
            </w:r>
          </w:p>
        </w:tc>
        <w:tc>
          <w:tcPr>
            <w:tcW w:w="426" w:type="dxa"/>
          </w:tcPr>
          <w:p w14:paraId="66D6E3C5" w14:textId="77777777" w:rsidR="00447697" w:rsidRDefault="00BE6F0B">
            <w:pPr>
              <w:pStyle w:val="TableParagraph"/>
              <w:spacing w:line="218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59</w:t>
            </w:r>
          </w:p>
        </w:tc>
      </w:tr>
      <w:tr w:rsidR="00447697" w14:paraId="1AC5B3B9" w14:textId="77777777">
        <w:trPr>
          <w:trHeight w:val="242"/>
        </w:trPr>
        <w:tc>
          <w:tcPr>
            <w:tcW w:w="1450" w:type="dxa"/>
            <w:gridSpan w:val="2"/>
          </w:tcPr>
          <w:p w14:paraId="0529629D" w14:textId="77777777" w:rsidR="00447697" w:rsidRDefault="00BE6F0B">
            <w:pPr>
              <w:pStyle w:val="TableParagraph"/>
              <w:spacing w:line="223" w:lineRule="exact"/>
              <w:ind w:left="680"/>
              <w:rPr>
                <w:i/>
                <w:sz w:val="21"/>
              </w:rPr>
            </w:pPr>
            <w:r>
              <w:rPr>
                <w:i/>
                <w:sz w:val="21"/>
              </w:rPr>
              <w:t>10.7.2</w:t>
            </w:r>
          </w:p>
        </w:tc>
        <w:tc>
          <w:tcPr>
            <w:tcW w:w="7546" w:type="dxa"/>
          </w:tcPr>
          <w:p w14:paraId="1FB8C621" w14:textId="77777777" w:rsidR="00447697" w:rsidRDefault="00BE6F0B">
            <w:pPr>
              <w:pStyle w:val="TableParagraph"/>
              <w:spacing w:line="223" w:lineRule="exact"/>
              <w:ind w:right="11"/>
              <w:jc w:val="right"/>
              <w:rPr>
                <w:i/>
                <w:sz w:val="21"/>
              </w:rPr>
            </w:pPr>
            <w:hyperlink w:anchor="_bookmark44" w:history="1">
              <w:r>
                <w:rPr>
                  <w:i/>
                  <w:spacing w:val="-1"/>
                  <w:sz w:val="21"/>
                </w:rPr>
                <w:t>Involuntary</w:t>
              </w:r>
              <w:r>
                <w:rPr>
                  <w:i/>
                  <w:spacing w:val="13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Termination</w:t>
              </w:r>
              <w:r>
                <w:rPr>
                  <w:i/>
                  <w:spacing w:val="15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</w:t>
              </w:r>
            </w:hyperlink>
            <w:r>
              <w:rPr>
                <w:i/>
                <w:spacing w:val="-1"/>
                <w:sz w:val="21"/>
              </w:rPr>
              <w:t>.</w:t>
            </w:r>
          </w:p>
        </w:tc>
        <w:tc>
          <w:tcPr>
            <w:tcW w:w="426" w:type="dxa"/>
          </w:tcPr>
          <w:p w14:paraId="0E959018" w14:textId="77777777" w:rsidR="00447697" w:rsidRDefault="00BE6F0B">
            <w:pPr>
              <w:pStyle w:val="TableParagraph"/>
              <w:spacing w:line="223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59</w:t>
            </w:r>
          </w:p>
        </w:tc>
      </w:tr>
      <w:tr w:rsidR="00447697" w14:paraId="6E091B61" w14:textId="77777777">
        <w:trPr>
          <w:trHeight w:val="242"/>
        </w:trPr>
        <w:tc>
          <w:tcPr>
            <w:tcW w:w="1450" w:type="dxa"/>
            <w:gridSpan w:val="2"/>
          </w:tcPr>
          <w:p w14:paraId="2D8C933B" w14:textId="77777777" w:rsidR="00447697" w:rsidRDefault="00BE6F0B">
            <w:pPr>
              <w:pStyle w:val="TableParagraph"/>
              <w:spacing w:line="222" w:lineRule="exact"/>
              <w:ind w:left="680"/>
              <w:rPr>
                <w:i/>
                <w:sz w:val="21"/>
              </w:rPr>
            </w:pPr>
            <w:r>
              <w:rPr>
                <w:i/>
                <w:sz w:val="21"/>
              </w:rPr>
              <w:t>10.7.3</w:t>
            </w:r>
          </w:p>
        </w:tc>
        <w:tc>
          <w:tcPr>
            <w:tcW w:w="7546" w:type="dxa"/>
          </w:tcPr>
          <w:p w14:paraId="04F8FBCE" w14:textId="77777777" w:rsidR="00447697" w:rsidRDefault="00BE6F0B">
            <w:pPr>
              <w:pStyle w:val="TableParagraph"/>
              <w:spacing w:line="222" w:lineRule="exact"/>
              <w:ind w:right="11"/>
              <w:jc w:val="right"/>
              <w:rPr>
                <w:i/>
                <w:sz w:val="21"/>
              </w:rPr>
            </w:pPr>
            <w:hyperlink w:anchor="_bookmark45" w:history="1">
              <w:r>
                <w:rPr>
                  <w:i/>
                  <w:spacing w:val="-1"/>
                  <w:sz w:val="21"/>
                </w:rPr>
                <w:t>Notice</w:t>
              </w:r>
              <w:r>
                <w:rPr>
                  <w:i/>
                  <w:spacing w:val="12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Requirement</w:t>
              </w:r>
              <w:r>
                <w:rPr>
                  <w:i/>
                  <w:spacing w:val="12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.............................................................................................</w:t>
              </w:r>
            </w:hyperlink>
            <w:r>
              <w:rPr>
                <w:i/>
                <w:spacing w:val="-1"/>
                <w:sz w:val="21"/>
              </w:rPr>
              <w:t>.</w:t>
            </w:r>
          </w:p>
        </w:tc>
        <w:tc>
          <w:tcPr>
            <w:tcW w:w="426" w:type="dxa"/>
          </w:tcPr>
          <w:p w14:paraId="5EE0B83E" w14:textId="77777777" w:rsidR="00447697" w:rsidRDefault="00BE6F0B">
            <w:pPr>
              <w:pStyle w:val="TableParagraph"/>
              <w:spacing w:line="222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60</w:t>
            </w:r>
          </w:p>
        </w:tc>
      </w:tr>
      <w:tr w:rsidR="00447697" w14:paraId="3D72EC42" w14:textId="77777777">
        <w:trPr>
          <w:trHeight w:val="238"/>
        </w:trPr>
        <w:tc>
          <w:tcPr>
            <w:tcW w:w="992" w:type="dxa"/>
          </w:tcPr>
          <w:p w14:paraId="6E6C57EA" w14:textId="77777777" w:rsidR="00447697" w:rsidRDefault="00BE6F0B">
            <w:pPr>
              <w:pStyle w:val="TableParagraph"/>
              <w:spacing w:line="219" w:lineRule="exact"/>
              <w:ind w:left="440"/>
              <w:rPr>
                <w:b/>
                <w:sz w:val="21"/>
              </w:rPr>
            </w:pPr>
            <w:r>
              <w:rPr>
                <w:b/>
                <w:sz w:val="21"/>
              </w:rPr>
              <w:t>10.8</w:t>
            </w:r>
          </w:p>
        </w:tc>
        <w:tc>
          <w:tcPr>
            <w:tcW w:w="8004" w:type="dxa"/>
            <w:gridSpan w:val="2"/>
          </w:tcPr>
          <w:p w14:paraId="4D7599A1" w14:textId="77777777" w:rsidR="00447697" w:rsidRDefault="00BE6F0B">
            <w:pPr>
              <w:pStyle w:val="TableParagraph"/>
              <w:spacing w:line="219" w:lineRule="exact"/>
              <w:ind w:left="285"/>
              <w:rPr>
                <w:rFonts w:ascii="Arial MT"/>
                <w:sz w:val="21"/>
              </w:rPr>
            </w:pPr>
            <w:hyperlink w:anchor="_bookmark45" w:history="1">
              <w:r>
                <w:rPr>
                  <w:b/>
                  <w:sz w:val="21"/>
                </w:rPr>
                <w:t>J</w:t>
              </w:r>
              <w:r>
                <w:rPr>
                  <w:b/>
                  <w:sz w:val="16"/>
                </w:rPr>
                <w:t xml:space="preserve">OB </w:t>
              </w:r>
              <w:r>
                <w:rPr>
                  <w:b/>
                  <w:sz w:val="21"/>
                </w:rPr>
                <w:t>M</w:t>
              </w:r>
              <w:r>
                <w:rPr>
                  <w:b/>
                  <w:sz w:val="16"/>
                </w:rPr>
                <w:t>ISCONDUCT</w:t>
              </w:r>
              <w:r>
                <w:rPr>
                  <w:b/>
                  <w:spacing w:val="-9"/>
                  <w:sz w:val="16"/>
                </w:rPr>
                <w:t xml:space="preserve"> </w:t>
              </w:r>
              <w:r>
                <w:rPr>
                  <w:b/>
                  <w:sz w:val="16"/>
                </w:rPr>
                <w:t>OR</w:t>
              </w:r>
              <w:r>
                <w:rPr>
                  <w:b/>
                  <w:spacing w:val="2"/>
                  <w:sz w:val="16"/>
                </w:rPr>
                <w:t xml:space="preserve"> </w:t>
              </w:r>
              <w:r>
                <w:rPr>
                  <w:b/>
                  <w:sz w:val="21"/>
                </w:rPr>
                <w:t>C</w:t>
              </w:r>
              <w:r>
                <w:rPr>
                  <w:b/>
                  <w:sz w:val="16"/>
                </w:rPr>
                <w:t>RIMINAL</w:t>
              </w:r>
              <w:r>
                <w:rPr>
                  <w:b/>
                  <w:spacing w:val="8"/>
                  <w:sz w:val="16"/>
                </w:rPr>
                <w:t xml:space="preserve"> </w:t>
              </w:r>
              <w:r>
                <w:rPr>
                  <w:b/>
                  <w:sz w:val="21"/>
                </w:rPr>
                <w:t>A</w:t>
              </w:r>
              <w:r>
                <w:rPr>
                  <w:b/>
                  <w:sz w:val="16"/>
                </w:rPr>
                <w:t>CTIVITIES</w:t>
              </w:r>
              <w:r>
                <w:rPr>
                  <w:b/>
                  <w:spacing w:val="4"/>
                  <w:sz w:val="16"/>
                </w:rPr>
                <w:t xml:space="preserve"> </w:t>
              </w:r>
              <w:r>
                <w:rPr>
                  <w:rFonts w:ascii="Arial MT"/>
                  <w:sz w:val="21"/>
                </w:rPr>
                <w:t>....................................................................</w:t>
              </w:r>
            </w:hyperlink>
          </w:p>
        </w:tc>
        <w:tc>
          <w:tcPr>
            <w:tcW w:w="426" w:type="dxa"/>
          </w:tcPr>
          <w:p w14:paraId="33938570" w14:textId="77777777" w:rsidR="00447697" w:rsidRDefault="00BE6F0B">
            <w:pPr>
              <w:pStyle w:val="TableParagraph"/>
              <w:spacing w:line="219" w:lineRule="exact"/>
              <w:ind w:left="9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60</w:t>
            </w:r>
          </w:p>
        </w:tc>
      </w:tr>
      <w:tr w:rsidR="00447697" w14:paraId="6496D631" w14:textId="77777777">
        <w:trPr>
          <w:trHeight w:val="241"/>
        </w:trPr>
        <w:tc>
          <w:tcPr>
            <w:tcW w:w="992" w:type="dxa"/>
          </w:tcPr>
          <w:p w14:paraId="7CDE8042" w14:textId="77777777" w:rsidR="00447697" w:rsidRDefault="00BE6F0B">
            <w:pPr>
              <w:pStyle w:val="TableParagraph"/>
              <w:spacing w:line="221" w:lineRule="exact"/>
              <w:ind w:left="440"/>
              <w:rPr>
                <w:b/>
                <w:sz w:val="21"/>
              </w:rPr>
            </w:pPr>
            <w:r>
              <w:rPr>
                <w:b/>
                <w:sz w:val="21"/>
              </w:rPr>
              <w:t>10.9</w:t>
            </w:r>
          </w:p>
        </w:tc>
        <w:tc>
          <w:tcPr>
            <w:tcW w:w="8004" w:type="dxa"/>
            <w:gridSpan w:val="2"/>
          </w:tcPr>
          <w:p w14:paraId="7EEB4D79" w14:textId="77777777" w:rsidR="00447697" w:rsidRDefault="00BE6F0B">
            <w:pPr>
              <w:pStyle w:val="TableParagraph"/>
              <w:spacing w:line="221" w:lineRule="exact"/>
              <w:ind w:left="175"/>
              <w:rPr>
                <w:rFonts w:ascii="Arial MT"/>
                <w:sz w:val="21"/>
              </w:rPr>
            </w:pPr>
            <w:hyperlink w:anchor="_bookmark45" w:history="1">
              <w:r>
                <w:rPr>
                  <w:b/>
                  <w:sz w:val="21"/>
                </w:rPr>
                <w:t>A</w:t>
              </w:r>
              <w:r>
                <w:rPr>
                  <w:b/>
                  <w:sz w:val="16"/>
                </w:rPr>
                <w:t>BOLISHMENT</w:t>
              </w:r>
              <w:r>
                <w:rPr>
                  <w:b/>
                  <w:spacing w:val="-4"/>
                  <w:sz w:val="16"/>
                </w:rPr>
                <w:t xml:space="preserve"> </w:t>
              </w:r>
              <w:r>
                <w:rPr>
                  <w:b/>
                  <w:sz w:val="21"/>
                </w:rPr>
                <w:t>0</w:t>
              </w:r>
              <w:r>
                <w:rPr>
                  <w:b/>
                  <w:sz w:val="16"/>
                </w:rPr>
                <w:t>F</w:t>
              </w:r>
              <w:r>
                <w:rPr>
                  <w:b/>
                  <w:spacing w:val="-2"/>
                  <w:sz w:val="16"/>
                </w:rPr>
                <w:t xml:space="preserve"> </w:t>
              </w:r>
              <w:r>
                <w:rPr>
                  <w:b/>
                  <w:sz w:val="21"/>
                </w:rPr>
                <w:t>P</w:t>
              </w:r>
              <w:r>
                <w:rPr>
                  <w:b/>
                  <w:sz w:val="16"/>
                </w:rPr>
                <w:t>OSITIONS</w:t>
              </w:r>
              <w:r>
                <w:rPr>
                  <w:b/>
                  <w:spacing w:val="-3"/>
                  <w:sz w:val="16"/>
                </w:rPr>
                <w:t xml:space="preserve"> </w:t>
              </w:r>
              <w:r>
                <w:rPr>
                  <w:rFonts w:ascii="Arial MT"/>
                  <w:sz w:val="21"/>
                </w:rPr>
                <w:t>...........................................................................................</w:t>
              </w:r>
            </w:hyperlink>
          </w:p>
        </w:tc>
        <w:tc>
          <w:tcPr>
            <w:tcW w:w="426" w:type="dxa"/>
          </w:tcPr>
          <w:p w14:paraId="24081192" w14:textId="77777777" w:rsidR="00447697" w:rsidRDefault="00BE6F0B">
            <w:pPr>
              <w:pStyle w:val="TableParagraph"/>
              <w:spacing w:line="221" w:lineRule="exact"/>
              <w:ind w:left="9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60</w:t>
            </w:r>
          </w:p>
        </w:tc>
      </w:tr>
      <w:tr w:rsidR="00447697" w14:paraId="4D022E63" w14:textId="77777777">
        <w:trPr>
          <w:trHeight w:val="242"/>
        </w:trPr>
        <w:tc>
          <w:tcPr>
            <w:tcW w:w="992" w:type="dxa"/>
          </w:tcPr>
          <w:p w14:paraId="09A412EF" w14:textId="77777777" w:rsidR="00447697" w:rsidRDefault="00BE6F0B">
            <w:pPr>
              <w:pStyle w:val="TableParagraph"/>
              <w:spacing w:line="222" w:lineRule="exact"/>
              <w:ind w:right="22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10.10</w:t>
            </w:r>
          </w:p>
        </w:tc>
        <w:tc>
          <w:tcPr>
            <w:tcW w:w="458" w:type="dxa"/>
          </w:tcPr>
          <w:p w14:paraId="76771B56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46" w:type="dxa"/>
          </w:tcPr>
          <w:p w14:paraId="52609B24" w14:textId="77777777" w:rsidR="00447697" w:rsidRDefault="00BE6F0B">
            <w:pPr>
              <w:pStyle w:val="TableParagraph"/>
              <w:spacing w:line="222" w:lineRule="exact"/>
              <w:ind w:right="10"/>
              <w:jc w:val="right"/>
              <w:rPr>
                <w:rFonts w:ascii="Arial MT"/>
                <w:sz w:val="21"/>
              </w:rPr>
            </w:pPr>
            <w:hyperlink w:anchor="_bookmark46" w:history="1">
              <w:r>
                <w:rPr>
                  <w:b/>
                  <w:w w:val="95"/>
                  <w:sz w:val="21"/>
                </w:rPr>
                <w:t>R</w:t>
              </w:r>
              <w:r>
                <w:rPr>
                  <w:b/>
                  <w:w w:val="95"/>
                  <w:sz w:val="16"/>
                </w:rPr>
                <w:t>E</w:t>
              </w:r>
              <w:r>
                <w:rPr>
                  <w:b/>
                  <w:w w:val="95"/>
                  <w:sz w:val="21"/>
                </w:rPr>
                <w:t>-E</w:t>
              </w:r>
              <w:r>
                <w:rPr>
                  <w:b/>
                  <w:w w:val="95"/>
                  <w:sz w:val="16"/>
                </w:rPr>
                <w:t>STABLISHMENT</w:t>
              </w:r>
              <w:r>
                <w:rPr>
                  <w:b/>
                  <w:spacing w:val="48"/>
                  <w:sz w:val="16"/>
                </w:rPr>
                <w:t xml:space="preserve"> </w:t>
              </w:r>
              <w:r>
                <w:rPr>
                  <w:b/>
                  <w:w w:val="95"/>
                  <w:sz w:val="16"/>
                </w:rPr>
                <w:t>OF</w:t>
              </w:r>
              <w:r>
                <w:rPr>
                  <w:b/>
                  <w:spacing w:val="84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P</w:t>
              </w:r>
              <w:r>
                <w:rPr>
                  <w:b/>
                  <w:w w:val="95"/>
                  <w:sz w:val="16"/>
                </w:rPr>
                <w:t>OSITIONS</w:t>
              </w:r>
              <w:r>
                <w:rPr>
                  <w:b/>
                  <w:spacing w:val="73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426" w:type="dxa"/>
          </w:tcPr>
          <w:p w14:paraId="5F2C994E" w14:textId="77777777" w:rsidR="00447697" w:rsidRDefault="00BE6F0B">
            <w:pPr>
              <w:pStyle w:val="TableParagraph"/>
              <w:spacing w:line="222" w:lineRule="exact"/>
              <w:ind w:left="9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61</w:t>
            </w:r>
          </w:p>
        </w:tc>
      </w:tr>
      <w:tr w:rsidR="00447697" w14:paraId="3DE7CB9E" w14:textId="77777777">
        <w:trPr>
          <w:trHeight w:val="241"/>
        </w:trPr>
        <w:tc>
          <w:tcPr>
            <w:tcW w:w="992" w:type="dxa"/>
          </w:tcPr>
          <w:p w14:paraId="67BA58C4" w14:textId="77777777" w:rsidR="00447697" w:rsidRDefault="00BE6F0B">
            <w:pPr>
              <w:pStyle w:val="TableParagraph"/>
              <w:spacing w:line="221" w:lineRule="exact"/>
              <w:ind w:right="22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10.11</w:t>
            </w:r>
          </w:p>
        </w:tc>
        <w:tc>
          <w:tcPr>
            <w:tcW w:w="458" w:type="dxa"/>
          </w:tcPr>
          <w:p w14:paraId="72EC3802" w14:textId="77777777" w:rsidR="00447697" w:rsidRDefault="004476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46" w:type="dxa"/>
          </w:tcPr>
          <w:p w14:paraId="6B2D98A3" w14:textId="77777777" w:rsidR="00447697" w:rsidRDefault="00BE6F0B">
            <w:pPr>
              <w:pStyle w:val="TableParagraph"/>
              <w:spacing w:line="221" w:lineRule="exact"/>
              <w:ind w:right="8"/>
              <w:jc w:val="right"/>
              <w:rPr>
                <w:rFonts w:ascii="Arial MT"/>
                <w:sz w:val="21"/>
              </w:rPr>
            </w:pPr>
            <w:hyperlink w:anchor="_bookmark47" w:history="1">
              <w:r>
                <w:rPr>
                  <w:b/>
                  <w:w w:val="95"/>
                  <w:sz w:val="21"/>
                </w:rPr>
                <w:t>L</w:t>
              </w:r>
              <w:r>
                <w:rPr>
                  <w:b/>
                  <w:w w:val="95"/>
                  <w:sz w:val="16"/>
                </w:rPr>
                <w:t>AYOFF</w:t>
              </w:r>
              <w:r>
                <w:rPr>
                  <w:b/>
                  <w:spacing w:val="99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426" w:type="dxa"/>
          </w:tcPr>
          <w:p w14:paraId="4F45A56B" w14:textId="77777777" w:rsidR="00447697" w:rsidRDefault="00BE6F0B">
            <w:pPr>
              <w:pStyle w:val="TableParagraph"/>
              <w:spacing w:line="221" w:lineRule="exact"/>
              <w:ind w:left="9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62</w:t>
            </w:r>
          </w:p>
        </w:tc>
      </w:tr>
      <w:tr w:rsidR="00447697" w14:paraId="06AB8FF0" w14:textId="77777777">
        <w:trPr>
          <w:trHeight w:val="241"/>
        </w:trPr>
        <w:tc>
          <w:tcPr>
            <w:tcW w:w="1450" w:type="dxa"/>
            <w:gridSpan w:val="2"/>
          </w:tcPr>
          <w:p w14:paraId="007B4CC3" w14:textId="77777777" w:rsidR="00447697" w:rsidRDefault="00BE6F0B">
            <w:pPr>
              <w:pStyle w:val="TableParagraph"/>
              <w:spacing w:line="221" w:lineRule="exact"/>
              <w:ind w:left="680"/>
              <w:rPr>
                <w:i/>
                <w:sz w:val="21"/>
              </w:rPr>
            </w:pPr>
            <w:r>
              <w:rPr>
                <w:i/>
                <w:sz w:val="21"/>
              </w:rPr>
              <w:t>10.11.1</w:t>
            </w:r>
          </w:p>
        </w:tc>
        <w:tc>
          <w:tcPr>
            <w:tcW w:w="7546" w:type="dxa"/>
          </w:tcPr>
          <w:p w14:paraId="153C7895" w14:textId="77777777" w:rsidR="00447697" w:rsidRDefault="00BE6F0B">
            <w:pPr>
              <w:pStyle w:val="TableParagraph"/>
              <w:spacing w:line="221" w:lineRule="exact"/>
              <w:ind w:right="11"/>
              <w:jc w:val="right"/>
              <w:rPr>
                <w:i/>
                <w:sz w:val="21"/>
              </w:rPr>
            </w:pPr>
            <w:hyperlink w:anchor="_bookmark47" w:history="1">
              <w:r>
                <w:rPr>
                  <w:i/>
                  <w:spacing w:val="-1"/>
                  <w:sz w:val="21"/>
                </w:rPr>
                <w:t>Selection</w:t>
              </w:r>
              <w:r>
                <w:rPr>
                  <w:i/>
                  <w:spacing w:val="-13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for</w:t>
              </w:r>
              <w:r>
                <w:rPr>
                  <w:i/>
                  <w:spacing w:val="-13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Layoff</w:t>
              </w:r>
              <w:r>
                <w:rPr>
                  <w:i/>
                  <w:spacing w:val="-14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..........................................................................................</w:t>
              </w:r>
            </w:hyperlink>
            <w:r>
              <w:rPr>
                <w:i/>
                <w:sz w:val="21"/>
              </w:rPr>
              <w:t>.</w:t>
            </w:r>
          </w:p>
        </w:tc>
        <w:tc>
          <w:tcPr>
            <w:tcW w:w="426" w:type="dxa"/>
          </w:tcPr>
          <w:p w14:paraId="4BEAB842" w14:textId="77777777" w:rsidR="00447697" w:rsidRDefault="00BE6F0B">
            <w:pPr>
              <w:pStyle w:val="TableParagraph"/>
              <w:spacing w:line="221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62</w:t>
            </w:r>
          </w:p>
        </w:tc>
      </w:tr>
      <w:tr w:rsidR="00447697" w14:paraId="2F8474EA" w14:textId="77777777">
        <w:trPr>
          <w:trHeight w:val="301"/>
        </w:trPr>
        <w:tc>
          <w:tcPr>
            <w:tcW w:w="992" w:type="dxa"/>
          </w:tcPr>
          <w:p w14:paraId="7EBD9EC9" w14:textId="77777777" w:rsidR="00447697" w:rsidRDefault="00BE6F0B">
            <w:pPr>
              <w:pStyle w:val="TableParagraph"/>
              <w:spacing w:line="238" w:lineRule="exact"/>
              <w:ind w:right="22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10.12</w:t>
            </w:r>
          </w:p>
        </w:tc>
        <w:tc>
          <w:tcPr>
            <w:tcW w:w="458" w:type="dxa"/>
          </w:tcPr>
          <w:p w14:paraId="4B81727D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46" w:type="dxa"/>
          </w:tcPr>
          <w:p w14:paraId="40120DC9" w14:textId="77777777" w:rsidR="00447697" w:rsidRDefault="00BE6F0B">
            <w:pPr>
              <w:pStyle w:val="TableParagraph"/>
              <w:spacing w:line="238" w:lineRule="exact"/>
              <w:ind w:right="8"/>
              <w:jc w:val="right"/>
              <w:rPr>
                <w:rFonts w:ascii="Arial MT"/>
                <w:sz w:val="21"/>
              </w:rPr>
            </w:pPr>
            <w:hyperlink w:anchor="_bookmark47" w:history="1">
              <w:r>
                <w:rPr>
                  <w:b/>
                  <w:w w:val="95"/>
                  <w:sz w:val="21"/>
                </w:rPr>
                <w:t>F</w:t>
              </w:r>
              <w:r>
                <w:rPr>
                  <w:b/>
                  <w:w w:val="95"/>
                  <w:sz w:val="16"/>
                </w:rPr>
                <w:t>INAL</w:t>
              </w:r>
              <w:r>
                <w:rPr>
                  <w:b/>
                  <w:spacing w:val="52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P</w:t>
              </w:r>
              <w:r>
                <w:rPr>
                  <w:b/>
                  <w:w w:val="95"/>
                  <w:sz w:val="16"/>
                </w:rPr>
                <w:t>AY</w:t>
              </w:r>
              <w:r>
                <w:rPr>
                  <w:b/>
                  <w:spacing w:val="49"/>
                  <w:sz w:val="16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C</w:t>
              </w:r>
              <w:r>
                <w:rPr>
                  <w:b/>
                  <w:w w:val="95"/>
                  <w:sz w:val="16"/>
                </w:rPr>
                <w:t>HECK</w:t>
              </w:r>
              <w:r>
                <w:rPr>
                  <w:b/>
                  <w:spacing w:val="51"/>
                  <w:sz w:val="16"/>
                </w:rPr>
                <w:t xml:space="preserve"> </w:t>
              </w:r>
              <w:r>
                <w:rPr>
                  <w:rFonts w:ascii="Arial MT"/>
                  <w:w w:val="95"/>
                  <w:sz w:val="21"/>
                </w:rPr>
                <w:t>.....................................................................................................</w:t>
              </w:r>
            </w:hyperlink>
            <w:r>
              <w:rPr>
                <w:rFonts w:ascii="Arial MT"/>
                <w:w w:val="95"/>
                <w:sz w:val="21"/>
              </w:rPr>
              <w:t>.</w:t>
            </w:r>
          </w:p>
        </w:tc>
        <w:tc>
          <w:tcPr>
            <w:tcW w:w="426" w:type="dxa"/>
          </w:tcPr>
          <w:p w14:paraId="0FA7B2D6" w14:textId="77777777" w:rsidR="00447697" w:rsidRDefault="00BE6F0B">
            <w:pPr>
              <w:pStyle w:val="TableParagraph"/>
              <w:spacing w:line="238" w:lineRule="exact"/>
              <w:ind w:left="9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62</w:t>
            </w:r>
          </w:p>
        </w:tc>
      </w:tr>
      <w:tr w:rsidR="00447697" w14:paraId="6EF29375" w14:textId="77777777">
        <w:trPr>
          <w:trHeight w:val="361"/>
        </w:trPr>
        <w:tc>
          <w:tcPr>
            <w:tcW w:w="992" w:type="dxa"/>
          </w:tcPr>
          <w:p w14:paraId="0785FF31" w14:textId="77777777" w:rsidR="00447697" w:rsidRDefault="00BE6F0B">
            <w:pPr>
              <w:pStyle w:val="TableParagraph"/>
              <w:spacing w:before="57"/>
              <w:ind w:left="200"/>
              <w:rPr>
                <w:b/>
                <w:sz w:val="21"/>
              </w:rPr>
            </w:pPr>
            <w:r>
              <w:rPr>
                <w:b/>
                <w:sz w:val="21"/>
              </w:rPr>
              <w:t>11</w:t>
            </w:r>
          </w:p>
        </w:tc>
        <w:tc>
          <w:tcPr>
            <w:tcW w:w="8004" w:type="dxa"/>
            <w:gridSpan w:val="2"/>
          </w:tcPr>
          <w:p w14:paraId="3A9BA789" w14:textId="77777777" w:rsidR="00447697" w:rsidRDefault="00BE6F0B">
            <w:pPr>
              <w:pStyle w:val="TableParagraph"/>
              <w:spacing w:before="57"/>
              <w:ind w:left="23"/>
              <w:rPr>
                <w:b/>
                <w:sz w:val="21"/>
              </w:rPr>
            </w:pPr>
            <w:hyperlink w:anchor="_bookmark47" w:history="1">
              <w:r>
                <w:rPr>
                  <w:b/>
                  <w:w w:val="95"/>
                  <w:sz w:val="21"/>
                </w:rPr>
                <w:t>EMPLOYEE</w:t>
              </w:r>
              <w:r>
                <w:rPr>
                  <w:b/>
                  <w:spacing w:val="57"/>
                  <w:sz w:val="21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PERFORMANCE</w:t>
              </w:r>
              <w:r>
                <w:rPr>
                  <w:b/>
                  <w:spacing w:val="58"/>
                  <w:sz w:val="21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APPRAISALS</w:t>
              </w:r>
              <w:r>
                <w:rPr>
                  <w:b/>
                  <w:spacing w:val="57"/>
                  <w:sz w:val="21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................................................................</w:t>
              </w:r>
            </w:hyperlink>
            <w:r>
              <w:rPr>
                <w:b/>
                <w:w w:val="95"/>
                <w:sz w:val="21"/>
              </w:rPr>
              <w:t>.</w:t>
            </w:r>
          </w:p>
        </w:tc>
        <w:tc>
          <w:tcPr>
            <w:tcW w:w="426" w:type="dxa"/>
          </w:tcPr>
          <w:p w14:paraId="0076F71C" w14:textId="77777777" w:rsidR="00447697" w:rsidRDefault="00BE6F0B">
            <w:pPr>
              <w:pStyle w:val="TableParagraph"/>
              <w:spacing w:before="57"/>
              <w:ind w:left="9"/>
              <w:rPr>
                <w:b/>
                <w:sz w:val="21"/>
              </w:rPr>
            </w:pPr>
            <w:r>
              <w:rPr>
                <w:b/>
                <w:sz w:val="21"/>
              </w:rPr>
              <w:t>63</w:t>
            </w:r>
          </w:p>
        </w:tc>
      </w:tr>
      <w:tr w:rsidR="00447697" w14:paraId="1296C250" w14:textId="77777777">
        <w:trPr>
          <w:trHeight w:val="301"/>
        </w:trPr>
        <w:tc>
          <w:tcPr>
            <w:tcW w:w="992" w:type="dxa"/>
          </w:tcPr>
          <w:p w14:paraId="6B0FE8BD" w14:textId="77777777" w:rsidR="00447697" w:rsidRDefault="00BE6F0B">
            <w:pPr>
              <w:pStyle w:val="TableParagraph"/>
              <w:spacing w:before="56" w:line="225" w:lineRule="exact"/>
              <w:ind w:left="440"/>
              <w:rPr>
                <w:b/>
                <w:sz w:val="21"/>
              </w:rPr>
            </w:pPr>
            <w:r>
              <w:rPr>
                <w:b/>
                <w:sz w:val="21"/>
              </w:rPr>
              <w:t>11.1</w:t>
            </w:r>
          </w:p>
        </w:tc>
        <w:tc>
          <w:tcPr>
            <w:tcW w:w="8004" w:type="dxa"/>
            <w:gridSpan w:val="2"/>
          </w:tcPr>
          <w:p w14:paraId="5C607BFE" w14:textId="77777777" w:rsidR="00447697" w:rsidRDefault="00BE6F0B">
            <w:pPr>
              <w:pStyle w:val="TableParagraph"/>
              <w:spacing w:before="56" w:line="225" w:lineRule="exact"/>
              <w:ind w:left="206"/>
              <w:rPr>
                <w:rFonts w:ascii="Arial MT"/>
                <w:sz w:val="21"/>
              </w:rPr>
            </w:pPr>
            <w:hyperlink w:anchor="_bookmark48" w:history="1">
              <w:r>
                <w:rPr>
                  <w:b/>
                  <w:spacing w:val="-1"/>
                  <w:sz w:val="21"/>
                </w:rPr>
                <w:t>P</w:t>
              </w:r>
              <w:r>
                <w:rPr>
                  <w:b/>
                  <w:spacing w:val="-1"/>
                  <w:sz w:val="16"/>
                </w:rPr>
                <w:t>ERFORMANCE</w:t>
              </w:r>
              <w:r>
                <w:rPr>
                  <w:b/>
                  <w:spacing w:val="-3"/>
                  <w:sz w:val="16"/>
                </w:rPr>
                <w:t xml:space="preserve"> </w:t>
              </w:r>
              <w:r>
                <w:rPr>
                  <w:b/>
                  <w:sz w:val="21"/>
                </w:rPr>
                <w:t>A</w:t>
              </w:r>
              <w:r>
                <w:rPr>
                  <w:b/>
                  <w:sz w:val="16"/>
                </w:rPr>
                <w:t>PPRAISALS</w:t>
              </w:r>
              <w:r>
                <w:rPr>
                  <w:b/>
                  <w:spacing w:val="-5"/>
                  <w:sz w:val="16"/>
                </w:rPr>
                <w:t xml:space="preserve"> </w:t>
              </w:r>
              <w:r>
                <w:rPr>
                  <w:rFonts w:ascii="Arial MT"/>
                  <w:sz w:val="21"/>
                </w:rPr>
                <w:t>...........................................................................................</w:t>
              </w:r>
            </w:hyperlink>
          </w:p>
        </w:tc>
        <w:tc>
          <w:tcPr>
            <w:tcW w:w="426" w:type="dxa"/>
          </w:tcPr>
          <w:p w14:paraId="7C819750" w14:textId="77777777" w:rsidR="00447697" w:rsidRDefault="00BE6F0B">
            <w:pPr>
              <w:pStyle w:val="TableParagraph"/>
              <w:spacing w:before="56" w:line="225" w:lineRule="exact"/>
              <w:ind w:left="9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63</w:t>
            </w:r>
          </w:p>
        </w:tc>
      </w:tr>
      <w:tr w:rsidR="00447697" w14:paraId="79805B80" w14:textId="77777777">
        <w:trPr>
          <w:trHeight w:val="243"/>
        </w:trPr>
        <w:tc>
          <w:tcPr>
            <w:tcW w:w="1450" w:type="dxa"/>
            <w:gridSpan w:val="2"/>
          </w:tcPr>
          <w:p w14:paraId="3CA9406B" w14:textId="77777777" w:rsidR="00447697" w:rsidRDefault="00BE6F0B">
            <w:pPr>
              <w:pStyle w:val="TableParagraph"/>
              <w:spacing w:line="224" w:lineRule="exact"/>
              <w:ind w:left="680"/>
              <w:rPr>
                <w:i/>
                <w:sz w:val="21"/>
              </w:rPr>
            </w:pPr>
            <w:r>
              <w:rPr>
                <w:i/>
                <w:sz w:val="21"/>
              </w:rPr>
              <w:t>11.1.1</w:t>
            </w:r>
          </w:p>
        </w:tc>
        <w:tc>
          <w:tcPr>
            <w:tcW w:w="7546" w:type="dxa"/>
          </w:tcPr>
          <w:p w14:paraId="44191C0B" w14:textId="77777777" w:rsidR="00447697" w:rsidRDefault="00BE6F0B">
            <w:pPr>
              <w:pStyle w:val="TableParagraph"/>
              <w:spacing w:line="224" w:lineRule="exact"/>
              <w:ind w:right="11"/>
              <w:jc w:val="right"/>
              <w:rPr>
                <w:i/>
                <w:sz w:val="21"/>
              </w:rPr>
            </w:pPr>
            <w:hyperlink w:anchor="_bookmark48" w:history="1">
              <w:r>
                <w:rPr>
                  <w:i/>
                  <w:spacing w:val="-1"/>
                  <w:sz w:val="21"/>
                </w:rPr>
                <w:t>Periods</w:t>
              </w:r>
              <w:r>
                <w:rPr>
                  <w:i/>
                  <w:spacing w:val="9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of</w:t>
              </w:r>
              <w:r>
                <w:rPr>
                  <w:i/>
                  <w:spacing w:val="9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Review</w:t>
              </w:r>
              <w:r>
                <w:rPr>
                  <w:i/>
                  <w:spacing w:val="11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................................................................................................</w:t>
              </w:r>
            </w:hyperlink>
            <w:r>
              <w:rPr>
                <w:i/>
                <w:spacing w:val="-1"/>
                <w:sz w:val="21"/>
              </w:rPr>
              <w:t>.</w:t>
            </w:r>
          </w:p>
        </w:tc>
        <w:tc>
          <w:tcPr>
            <w:tcW w:w="426" w:type="dxa"/>
          </w:tcPr>
          <w:p w14:paraId="12559D4D" w14:textId="77777777" w:rsidR="00447697" w:rsidRDefault="00BE6F0B">
            <w:pPr>
              <w:pStyle w:val="TableParagraph"/>
              <w:spacing w:line="224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63</w:t>
            </w:r>
          </w:p>
        </w:tc>
      </w:tr>
      <w:tr w:rsidR="00447697" w14:paraId="7318E829" w14:textId="77777777">
        <w:trPr>
          <w:trHeight w:val="242"/>
        </w:trPr>
        <w:tc>
          <w:tcPr>
            <w:tcW w:w="1450" w:type="dxa"/>
            <w:gridSpan w:val="2"/>
          </w:tcPr>
          <w:p w14:paraId="4C43371C" w14:textId="77777777" w:rsidR="00447697" w:rsidRDefault="00BE6F0B">
            <w:pPr>
              <w:pStyle w:val="TableParagraph"/>
              <w:spacing w:line="222" w:lineRule="exact"/>
              <w:ind w:left="680"/>
              <w:rPr>
                <w:i/>
                <w:sz w:val="21"/>
              </w:rPr>
            </w:pPr>
            <w:r>
              <w:rPr>
                <w:i/>
                <w:sz w:val="21"/>
              </w:rPr>
              <w:t>11.1.2</w:t>
            </w:r>
          </w:p>
        </w:tc>
        <w:tc>
          <w:tcPr>
            <w:tcW w:w="7546" w:type="dxa"/>
          </w:tcPr>
          <w:p w14:paraId="49A5FF85" w14:textId="77777777" w:rsidR="00447697" w:rsidRDefault="00BE6F0B">
            <w:pPr>
              <w:pStyle w:val="TableParagraph"/>
              <w:spacing w:line="222" w:lineRule="exact"/>
              <w:ind w:right="11"/>
              <w:jc w:val="right"/>
              <w:rPr>
                <w:i/>
                <w:sz w:val="21"/>
              </w:rPr>
            </w:pPr>
            <w:hyperlink w:anchor="_bookmark48" w:history="1">
              <w:r>
                <w:rPr>
                  <w:i/>
                  <w:sz w:val="21"/>
                </w:rPr>
                <w:t>Responsibilities</w:t>
              </w:r>
              <w:r>
                <w:rPr>
                  <w:i/>
                  <w:spacing w:val="-10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during</w:t>
              </w:r>
              <w:r>
                <w:rPr>
                  <w:i/>
                  <w:spacing w:val="-10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Performance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Evaluation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</w:t>
              </w:r>
            </w:hyperlink>
            <w:r>
              <w:rPr>
                <w:i/>
                <w:sz w:val="21"/>
              </w:rPr>
              <w:t>.</w:t>
            </w:r>
          </w:p>
        </w:tc>
        <w:tc>
          <w:tcPr>
            <w:tcW w:w="426" w:type="dxa"/>
          </w:tcPr>
          <w:p w14:paraId="00485CB3" w14:textId="77777777" w:rsidR="00447697" w:rsidRDefault="00BE6F0B">
            <w:pPr>
              <w:pStyle w:val="TableParagraph"/>
              <w:spacing w:line="222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63</w:t>
            </w:r>
          </w:p>
        </w:tc>
      </w:tr>
      <w:tr w:rsidR="00447697" w14:paraId="6BFF8319" w14:textId="77777777">
        <w:trPr>
          <w:trHeight w:val="240"/>
        </w:trPr>
        <w:tc>
          <w:tcPr>
            <w:tcW w:w="1450" w:type="dxa"/>
            <w:gridSpan w:val="2"/>
          </w:tcPr>
          <w:p w14:paraId="1D8F6263" w14:textId="77777777" w:rsidR="00447697" w:rsidRDefault="00BE6F0B">
            <w:pPr>
              <w:pStyle w:val="TableParagraph"/>
              <w:spacing w:line="220" w:lineRule="exact"/>
              <w:ind w:left="680"/>
              <w:rPr>
                <w:i/>
                <w:sz w:val="21"/>
              </w:rPr>
            </w:pPr>
            <w:r>
              <w:rPr>
                <w:i/>
                <w:sz w:val="21"/>
              </w:rPr>
              <w:t>11.1.3</w:t>
            </w:r>
          </w:p>
        </w:tc>
        <w:tc>
          <w:tcPr>
            <w:tcW w:w="7546" w:type="dxa"/>
          </w:tcPr>
          <w:p w14:paraId="20BE2AA3" w14:textId="77777777" w:rsidR="00447697" w:rsidRDefault="00BE6F0B">
            <w:pPr>
              <w:pStyle w:val="TableParagraph"/>
              <w:spacing w:line="220" w:lineRule="exact"/>
              <w:ind w:right="11"/>
              <w:jc w:val="right"/>
              <w:rPr>
                <w:i/>
                <w:sz w:val="21"/>
              </w:rPr>
            </w:pPr>
            <w:hyperlink w:anchor="_bookmark49" w:history="1">
              <w:r>
                <w:rPr>
                  <w:i/>
                  <w:spacing w:val="-1"/>
                  <w:sz w:val="21"/>
                </w:rPr>
                <w:t>Review</w:t>
              </w:r>
              <w:r>
                <w:rPr>
                  <w:i/>
                  <w:spacing w:val="13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Coordination</w:t>
              </w:r>
              <w:r>
                <w:rPr>
                  <w:i/>
                  <w:spacing w:val="12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............................................................................................</w:t>
              </w:r>
            </w:hyperlink>
            <w:r>
              <w:rPr>
                <w:i/>
                <w:spacing w:val="-1"/>
                <w:sz w:val="21"/>
              </w:rPr>
              <w:t>.</w:t>
            </w:r>
          </w:p>
        </w:tc>
        <w:tc>
          <w:tcPr>
            <w:tcW w:w="426" w:type="dxa"/>
          </w:tcPr>
          <w:p w14:paraId="3A766B4F" w14:textId="77777777" w:rsidR="00447697" w:rsidRDefault="00BE6F0B">
            <w:pPr>
              <w:pStyle w:val="TableParagraph"/>
              <w:spacing w:line="220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64</w:t>
            </w:r>
          </w:p>
        </w:tc>
      </w:tr>
      <w:tr w:rsidR="00447697" w14:paraId="78AD5D1B" w14:textId="77777777">
        <w:trPr>
          <w:trHeight w:val="301"/>
        </w:trPr>
        <w:tc>
          <w:tcPr>
            <w:tcW w:w="1450" w:type="dxa"/>
            <w:gridSpan w:val="2"/>
          </w:tcPr>
          <w:p w14:paraId="44554846" w14:textId="77777777" w:rsidR="00447697" w:rsidRDefault="00BE6F0B">
            <w:pPr>
              <w:pStyle w:val="TableParagraph"/>
              <w:spacing w:line="238" w:lineRule="exact"/>
              <w:ind w:left="680"/>
              <w:rPr>
                <w:i/>
                <w:sz w:val="21"/>
              </w:rPr>
            </w:pPr>
            <w:r>
              <w:rPr>
                <w:i/>
                <w:sz w:val="21"/>
              </w:rPr>
              <w:t>11.1.4</w:t>
            </w:r>
          </w:p>
        </w:tc>
        <w:tc>
          <w:tcPr>
            <w:tcW w:w="7546" w:type="dxa"/>
          </w:tcPr>
          <w:p w14:paraId="16C27861" w14:textId="77777777" w:rsidR="00447697" w:rsidRDefault="00BE6F0B">
            <w:pPr>
              <w:pStyle w:val="TableParagraph"/>
              <w:spacing w:line="238" w:lineRule="exact"/>
              <w:ind w:right="11"/>
              <w:jc w:val="right"/>
              <w:rPr>
                <w:i/>
                <w:sz w:val="21"/>
              </w:rPr>
            </w:pPr>
            <w:hyperlink w:anchor="_bookmark49" w:history="1">
              <w:r>
                <w:rPr>
                  <w:i/>
                  <w:sz w:val="21"/>
                </w:rPr>
                <w:t>Performance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Evaluation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Dispute</w:t>
              </w:r>
              <w:r>
                <w:rPr>
                  <w:i/>
                  <w:spacing w:val="-11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Resolution</w:t>
              </w:r>
              <w:r>
                <w:rPr>
                  <w:i/>
                  <w:spacing w:val="-10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</w:t>
              </w:r>
            </w:hyperlink>
            <w:r>
              <w:rPr>
                <w:i/>
                <w:sz w:val="21"/>
              </w:rPr>
              <w:t>.</w:t>
            </w:r>
          </w:p>
        </w:tc>
        <w:tc>
          <w:tcPr>
            <w:tcW w:w="426" w:type="dxa"/>
          </w:tcPr>
          <w:p w14:paraId="3D90D7A3" w14:textId="77777777" w:rsidR="00447697" w:rsidRDefault="00BE6F0B">
            <w:pPr>
              <w:pStyle w:val="TableParagraph"/>
              <w:spacing w:line="238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64</w:t>
            </w:r>
          </w:p>
        </w:tc>
      </w:tr>
      <w:tr w:rsidR="00447697" w14:paraId="4B9D77C6" w14:textId="77777777">
        <w:trPr>
          <w:trHeight w:val="361"/>
        </w:trPr>
        <w:tc>
          <w:tcPr>
            <w:tcW w:w="992" w:type="dxa"/>
          </w:tcPr>
          <w:p w14:paraId="2DD9CD4B" w14:textId="77777777" w:rsidR="00447697" w:rsidRDefault="00BE6F0B">
            <w:pPr>
              <w:pStyle w:val="TableParagraph"/>
              <w:spacing w:before="57"/>
              <w:ind w:left="200"/>
              <w:rPr>
                <w:b/>
                <w:sz w:val="21"/>
              </w:rPr>
            </w:pPr>
            <w:r>
              <w:rPr>
                <w:b/>
                <w:sz w:val="21"/>
              </w:rPr>
              <w:t>12</w:t>
            </w:r>
          </w:p>
        </w:tc>
        <w:tc>
          <w:tcPr>
            <w:tcW w:w="8004" w:type="dxa"/>
            <w:gridSpan w:val="2"/>
          </w:tcPr>
          <w:p w14:paraId="17A59316" w14:textId="77777777" w:rsidR="00447697" w:rsidRDefault="00BE6F0B">
            <w:pPr>
              <w:pStyle w:val="TableParagraph"/>
              <w:spacing w:before="57"/>
              <w:ind w:left="23"/>
              <w:rPr>
                <w:b/>
                <w:sz w:val="21"/>
              </w:rPr>
            </w:pPr>
            <w:hyperlink w:anchor="_bookmark50" w:history="1">
              <w:r>
                <w:rPr>
                  <w:b/>
                  <w:w w:val="95"/>
                  <w:sz w:val="21"/>
                </w:rPr>
                <w:t>GRIEVANCES</w:t>
              </w:r>
              <w:r>
                <w:rPr>
                  <w:b/>
                  <w:spacing w:val="57"/>
                  <w:sz w:val="21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AND</w:t>
              </w:r>
              <w:r>
                <w:rPr>
                  <w:b/>
                  <w:spacing w:val="58"/>
                  <w:sz w:val="21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COMPLAINTS</w:t>
              </w:r>
              <w:r>
                <w:rPr>
                  <w:b/>
                  <w:spacing w:val="57"/>
                  <w:sz w:val="21"/>
                </w:rPr>
                <w:t xml:space="preserve"> </w:t>
              </w:r>
              <w:r>
                <w:rPr>
                  <w:b/>
                  <w:w w:val="95"/>
                  <w:sz w:val="21"/>
                </w:rPr>
                <w:t>................................................................................</w:t>
              </w:r>
            </w:hyperlink>
            <w:r>
              <w:rPr>
                <w:b/>
                <w:w w:val="95"/>
                <w:sz w:val="21"/>
              </w:rPr>
              <w:t>.</w:t>
            </w:r>
          </w:p>
        </w:tc>
        <w:tc>
          <w:tcPr>
            <w:tcW w:w="426" w:type="dxa"/>
          </w:tcPr>
          <w:p w14:paraId="4608687E" w14:textId="77777777" w:rsidR="00447697" w:rsidRDefault="00BE6F0B">
            <w:pPr>
              <w:pStyle w:val="TableParagraph"/>
              <w:spacing w:before="57"/>
              <w:ind w:left="9"/>
              <w:rPr>
                <w:b/>
                <w:sz w:val="21"/>
              </w:rPr>
            </w:pPr>
            <w:r>
              <w:rPr>
                <w:b/>
                <w:sz w:val="21"/>
              </w:rPr>
              <w:t>65</w:t>
            </w:r>
          </w:p>
        </w:tc>
      </w:tr>
      <w:tr w:rsidR="00447697" w14:paraId="1EBEE072" w14:textId="77777777">
        <w:trPr>
          <w:trHeight w:val="301"/>
        </w:trPr>
        <w:tc>
          <w:tcPr>
            <w:tcW w:w="992" w:type="dxa"/>
          </w:tcPr>
          <w:p w14:paraId="7308C423" w14:textId="77777777" w:rsidR="00447697" w:rsidRDefault="00BE6F0B">
            <w:pPr>
              <w:pStyle w:val="TableParagraph"/>
              <w:spacing w:before="56" w:line="225" w:lineRule="exact"/>
              <w:ind w:left="440"/>
              <w:rPr>
                <w:b/>
                <w:sz w:val="21"/>
              </w:rPr>
            </w:pPr>
            <w:r>
              <w:rPr>
                <w:b/>
                <w:sz w:val="21"/>
              </w:rPr>
              <w:t>12.1</w:t>
            </w:r>
          </w:p>
        </w:tc>
        <w:tc>
          <w:tcPr>
            <w:tcW w:w="8004" w:type="dxa"/>
            <w:gridSpan w:val="2"/>
          </w:tcPr>
          <w:p w14:paraId="3259716B" w14:textId="77777777" w:rsidR="00447697" w:rsidRDefault="00BE6F0B">
            <w:pPr>
              <w:pStyle w:val="TableParagraph"/>
              <w:spacing w:before="56" w:line="225" w:lineRule="exact"/>
              <w:ind w:left="179"/>
              <w:rPr>
                <w:rFonts w:ascii="Arial MT"/>
                <w:sz w:val="21"/>
              </w:rPr>
            </w:pPr>
            <w:hyperlink w:anchor="_bookmark50" w:history="1">
              <w:r>
                <w:rPr>
                  <w:b/>
                  <w:spacing w:val="-1"/>
                  <w:sz w:val="21"/>
                </w:rPr>
                <w:t>E</w:t>
              </w:r>
              <w:r>
                <w:rPr>
                  <w:b/>
                  <w:spacing w:val="-1"/>
                  <w:sz w:val="16"/>
                </w:rPr>
                <w:t>MPLOYEE</w:t>
              </w:r>
              <w:r>
                <w:rPr>
                  <w:b/>
                  <w:spacing w:val="-6"/>
                  <w:sz w:val="16"/>
                </w:rPr>
                <w:t xml:space="preserve"> </w:t>
              </w:r>
              <w:r>
                <w:rPr>
                  <w:b/>
                  <w:sz w:val="21"/>
                </w:rPr>
                <w:t>G</w:t>
              </w:r>
              <w:r>
                <w:rPr>
                  <w:b/>
                  <w:sz w:val="16"/>
                </w:rPr>
                <w:t>RIEVANCE</w:t>
              </w:r>
              <w:r>
                <w:rPr>
                  <w:b/>
                  <w:spacing w:val="-5"/>
                  <w:sz w:val="16"/>
                </w:rPr>
                <w:t xml:space="preserve"> </w:t>
              </w:r>
              <w:r>
                <w:rPr>
                  <w:rFonts w:ascii="Arial MT"/>
                  <w:sz w:val="21"/>
                </w:rPr>
                <w:t>...................................................................................................</w:t>
              </w:r>
            </w:hyperlink>
          </w:p>
        </w:tc>
        <w:tc>
          <w:tcPr>
            <w:tcW w:w="426" w:type="dxa"/>
          </w:tcPr>
          <w:p w14:paraId="2C60F5B5" w14:textId="77777777" w:rsidR="00447697" w:rsidRDefault="00BE6F0B">
            <w:pPr>
              <w:pStyle w:val="TableParagraph"/>
              <w:spacing w:before="56" w:line="225" w:lineRule="exact"/>
              <w:ind w:left="9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65</w:t>
            </w:r>
          </w:p>
        </w:tc>
      </w:tr>
      <w:tr w:rsidR="00447697" w14:paraId="66CC7103" w14:textId="77777777">
        <w:trPr>
          <w:trHeight w:val="243"/>
        </w:trPr>
        <w:tc>
          <w:tcPr>
            <w:tcW w:w="1450" w:type="dxa"/>
            <w:gridSpan w:val="2"/>
          </w:tcPr>
          <w:p w14:paraId="1BB53807" w14:textId="77777777" w:rsidR="00447697" w:rsidRDefault="00BE6F0B">
            <w:pPr>
              <w:pStyle w:val="TableParagraph"/>
              <w:spacing w:line="224" w:lineRule="exact"/>
              <w:ind w:left="680"/>
              <w:rPr>
                <w:i/>
                <w:sz w:val="21"/>
              </w:rPr>
            </w:pPr>
            <w:r>
              <w:rPr>
                <w:i/>
                <w:sz w:val="21"/>
              </w:rPr>
              <w:t>12.1.1</w:t>
            </w:r>
          </w:p>
        </w:tc>
        <w:tc>
          <w:tcPr>
            <w:tcW w:w="7546" w:type="dxa"/>
          </w:tcPr>
          <w:p w14:paraId="12332A61" w14:textId="77777777" w:rsidR="00447697" w:rsidRDefault="00BE6F0B">
            <w:pPr>
              <w:pStyle w:val="TableParagraph"/>
              <w:spacing w:line="224" w:lineRule="exact"/>
              <w:ind w:right="11"/>
              <w:jc w:val="right"/>
              <w:rPr>
                <w:i/>
                <w:sz w:val="21"/>
              </w:rPr>
            </w:pPr>
            <w:hyperlink w:anchor="_bookmark50" w:history="1">
              <w:r>
                <w:rPr>
                  <w:i/>
                  <w:sz w:val="21"/>
                </w:rPr>
                <w:t>Definitions.............................................................................................................</w:t>
              </w:r>
            </w:hyperlink>
            <w:r>
              <w:rPr>
                <w:i/>
                <w:sz w:val="21"/>
              </w:rPr>
              <w:t>.</w:t>
            </w:r>
          </w:p>
        </w:tc>
        <w:tc>
          <w:tcPr>
            <w:tcW w:w="426" w:type="dxa"/>
          </w:tcPr>
          <w:p w14:paraId="4FED89CE" w14:textId="77777777" w:rsidR="00447697" w:rsidRDefault="00BE6F0B">
            <w:pPr>
              <w:pStyle w:val="TableParagraph"/>
              <w:spacing w:line="224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65</w:t>
            </w:r>
          </w:p>
        </w:tc>
      </w:tr>
      <w:tr w:rsidR="00447697" w14:paraId="37C95694" w14:textId="77777777">
        <w:trPr>
          <w:trHeight w:val="242"/>
        </w:trPr>
        <w:tc>
          <w:tcPr>
            <w:tcW w:w="1450" w:type="dxa"/>
            <w:gridSpan w:val="2"/>
          </w:tcPr>
          <w:p w14:paraId="4C185D60" w14:textId="77777777" w:rsidR="00447697" w:rsidRDefault="00BE6F0B">
            <w:pPr>
              <w:pStyle w:val="TableParagraph"/>
              <w:spacing w:line="222" w:lineRule="exact"/>
              <w:ind w:left="680"/>
              <w:rPr>
                <w:i/>
                <w:sz w:val="21"/>
              </w:rPr>
            </w:pPr>
            <w:r>
              <w:rPr>
                <w:i/>
                <w:sz w:val="21"/>
              </w:rPr>
              <w:t>12.1.2</w:t>
            </w:r>
          </w:p>
        </w:tc>
        <w:tc>
          <w:tcPr>
            <w:tcW w:w="7546" w:type="dxa"/>
          </w:tcPr>
          <w:p w14:paraId="5DC30B2F" w14:textId="77777777" w:rsidR="00447697" w:rsidRDefault="00BE6F0B">
            <w:pPr>
              <w:pStyle w:val="TableParagraph"/>
              <w:spacing w:line="222" w:lineRule="exact"/>
              <w:ind w:right="11"/>
              <w:jc w:val="right"/>
              <w:rPr>
                <w:i/>
                <w:sz w:val="21"/>
              </w:rPr>
            </w:pPr>
            <w:hyperlink w:anchor="_bookmark50" w:history="1">
              <w:r>
                <w:rPr>
                  <w:i/>
                  <w:spacing w:val="-1"/>
                  <w:sz w:val="21"/>
                </w:rPr>
                <w:t>Grievance</w:t>
              </w:r>
              <w:r>
                <w:rPr>
                  <w:i/>
                  <w:spacing w:val="13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Procedure</w:t>
              </w:r>
              <w:r>
                <w:rPr>
                  <w:i/>
                  <w:spacing w:val="12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...........................................................................................</w:t>
              </w:r>
            </w:hyperlink>
            <w:r>
              <w:rPr>
                <w:i/>
                <w:spacing w:val="-1"/>
                <w:sz w:val="21"/>
              </w:rPr>
              <w:t>.</w:t>
            </w:r>
          </w:p>
        </w:tc>
        <w:tc>
          <w:tcPr>
            <w:tcW w:w="426" w:type="dxa"/>
          </w:tcPr>
          <w:p w14:paraId="1E90E5B7" w14:textId="77777777" w:rsidR="00447697" w:rsidRDefault="00BE6F0B">
            <w:pPr>
              <w:pStyle w:val="TableParagraph"/>
              <w:spacing w:line="222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65</w:t>
            </w:r>
          </w:p>
        </w:tc>
      </w:tr>
      <w:tr w:rsidR="00447697" w14:paraId="2D811265" w14:textId="77777777">
        <w:trPr>
          <w:trHeight w:val="240"/>
        </w:trPr>
        <w:tc>
          <w:tcPr>
            <w:tcW w:w="1450" w:type="dxa"/>
            <w:gridSpan w:val="2"/>
          </w:tcPr>
          <w:p w14:paraId="420B2EFA" w14:textId="77777777" w:rsidR="00447697" w:rsidRDefault="00BE6F0B">
            <w:pPr>
              <w:pStyle w:val="TableParagraph"/>
              <w:spacing w:line="220" w:lineRule="exact"/>
              <w:ind w:left="680"/>
              <w:rPr>
                <w:i/>
                <w:sz w:val="21"/>
              </w:rPr>
            </w:pPr>
            <w:r>
              <w:rPr>
                <w:i/>
                <w:sz w:val="21"/>
              </w:rPr>
              <w:t>12.1.3</w:t>
            </w:r>
          </w:p>
        </w:tc>
        <w:tc>
          <w:tcPr>
            <w:tcW w:w="7546" w:type="dxa"/>
          </w:tcPr>
          <w:p w14:paraId="42160409" w14:textId="77777777" w:rsidR="00447697" w:rsidRDefault="00BE6F0B">
            <w:pPr>
              <w:pStyle w:val="TableParagraph"/>
              <w:spacing w:line="220" w:lineRule="exact"/>
              <w:ind w:right="11"/>
              <w:jc w:val="right"/>
              <w:rPr>
                <w:i/>
                <w:sz w:val="21"/>
              </w:rPr>
            </w:pPr>
            <w:hyperlink w:anchor="_bookmark51" w:history="1">
              <w:r>
                <w:rPr>
                  <w:i/>
                  <w:spacing w:val="-1"/>
                  <w:sz w:val="21"/>
                </w:rPr>
                <w:t>Appeal</w:t>
              </w:r>
              <w:r>
                <w:rPr>
                  <w:i/>
                  <w:spacing w:val="11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Hearing</w:t>
              </w:r>
              <w:r>
                <w:rPr>
                  <w:i/>
                  <w:spacing w:val="15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....................................................................................................</w:t>
              </w:r>
            </w:hyperlink>
            <w:r>
              <w:rPr>
                <w:i/>
                <w:spacing w:val="-1"/>
                <w:sz w:val="21"/>
              </w:rPr>
              <w:t>.</w:t>
            </w:r>
          </w:p>
        </w:tc>
        <w:tc>
          <w:tcPr>
            <w:tcW w:w="426" w:type="dxa"/>
          </w:tcPr>
          <w:p w14:paraId="61A5B797" w14:textId="77777777" w:rsidR="00447697" w:rsidRDefault="00BE6F0B">
            <w:pPr>
              <w:pStyle w:val="TableParagraph"/>
              <w:spacing w:line="220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66</w:t>
            </w:r>
          </w:p>
        </w:tc>
      </w:tr>
      <w:tr w:rsidR="00447697" w14:paraId="5359B958" w14:textId="77777777">
        <w:trPr>
          <w:trHeight w:val="240"/>
        </w:trPr>
        <w:tc>
          <w:tcPr>
            <w:tcW w:w="1450" w:type="dxa"/>
            <w:gridSpan w:val="2"/>
          </w:tcPr>
          <w:p w14:paraId="4BAB6DCE" w14:textId="77777777" w:rsidR="00447697" w:rsidRDefault="00BE6F0B">
            <w:pPr>
              <w:pStyle w:val="TableParagraph"/>
              <w:spacing w:line="220" w:lineRule="exact"/>
              <w:ind w:left="680"/>
              <w:rPr>
                <w:i/>
                <w:sz w:val="21"/>
              </w:rPr>
            </w:pPr>
            <w:r>
              <w:rPr>
                <w:i/>
                <w:sz w:val="21"/>
              </w:rPr>
              <w:t>12.1.4</w:t>
            </w:r>
          </w:p>
        </w:tc>
        <w:tc>
          <w:tcPr>
            <w:tcW w:w="7546" w:type="dxa"/>
          </w:tcPr>
          <w:p w14:paraId="0AA04BC2" w14:textId="77777777" w:rsidR="00447697" w:rsidRDefault="00BE6F0B">
            <w:pPr>
              <w:pStyle w:val="TableParagraph"/>
              <w:spacing w:line="220" w:lineRule="exact"/>
              <w:ind w:right="11"/>
              <w:jc w:val="right"/>
              <w:rPr>
                <w:i/>
                <w:sz w:val="21"/>
              </w:rPr>
            </w:pPr>
            <w:hyperlink w:anchor="_bookmark52" w:history="1">
              <w:r>
                <w:rPr>
                  <w:i/>
                  <w:spacing w:val="-1"/>
                  <w:sz w:val="21"/>
                </w:rPr>
                <w:t>General</w:t>
              </w:r>
              <w:r>
                <w:rPr>
                  <w:i/>
                  <w:spacing w:val="11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Principles</w:t>
              </w:r>
              <w:r>
                <w:rPr>
                  <w:i/>
                  <w:spacing w:val="14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................................................................................................</w:t>
              </w:r>
            </w:hyperlink>
            <w:r>
              <w:rPr>
                <w:i/>
                <w:spacing w:val="-1"/>
                <w:sz w:val="21"/>
              </w:rPr>
              <w:t>.</w:t>
            </w:r>
          </w:p>
        </w:tc>
        <w:tc>
          <w:tcPr>
            <w:tcW w:w="426" w:type="dxa"/>
          </w:tcPr>
          <w:p w14:paraId="428715BD" w14:textId="77777777" w:rsidR="00447697" w:rsidRDefault="00BE6F0B">
            <w:pPr>
              <w:pStyle w:val="TableParagraph"/>
              <w:spacing w:line="220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67</w:t>
            </w:r>
          </w:p>
        </w:tc>
      </w:tr>
      <w:tr w:rsidR="00447697" w14:paraId="475145F0" w14:textId="77777777">
        <w:trPr>
          <w:trHeight w:val="243"/>
        </w:trPr>
        <w:tc>
          <w:tcPr>
            <w:tcW w:w="1450" w:type="dxa"/>
            <w:gridSpan w:val="2"/>
          </w:tcPr>
          <w:p w14:paraId="34283BF6" w14:textId="77777777" w:rsidR="00447697" w:rsidRDefault="00BE6F0B">
            <w:pPr>
              <w:pStyle w:val="TableParagraph"/>
              <w:spacing w:line="224" w:lineRule="exact"/>
              <w:ind w:left="680"/>
              <w:rPr>
                <w:i/>
                <w:sz w:val="21"/>
              </w:rPr>
            </w:pPr>
            <w:r>
              <w:rPr>
                <w:i/>
                <w:sz w:val="21"/>
              </w:rPr>
              <w:t>12.1.5</w:t>
            </w:r>
          </w:p>
        </w:tc>
        <w:tc>
          <w:tcPr>
            <w:tcW w:w="7546" w:type="dxa"/>
          </w:tcPr>
          <w:p w14:paraId="069121CA" w14:textId="77777777" w:rsidR="00447697" w:rsidRDefault="00BE6F0B">
            <w:pPr>
              <w:pStyle w:val="TableParagraph"/>
              <w:spacing w:line="224" w:lineRule="exact"/>
              <w:ind w:right="11"/>
              <w:jc w:val="right"/>
              <w:rPr>
                <w:i/>
                <w:sz w:val="21"/>
              </w:rPr>
            </w:pPr>
            <w:hyperlink w:anchor="_bookmark53" w:history="1">
              <w:r>
                <w:rPr>
                  <w:i/>
                  <w:sz w:val="21"/>
                </w:rPr>
                <w:t>Authority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of</w:t>
              </w:r>
              <w:r>
                <w:rPr>
                  <w:i/>
                  <w:spacing w:val="-10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the</w:t>
              </w:r>
              <w:r>
                <w:rPr>
                  <w:i/>
                  <w:spacing w:val="-8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Appeals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Committee</w:t>
              </w:r>
              <w:r>
                <w:rPr>
                  <w:i/>
                  <w:spacing w:val="-8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....................................................................</w:t>
              </w:r>
            </w:hyperlink>
            <w:r>
              <w:rPr>
                <w:i/>
                <w:sz w:val="21"/>
              </w:rPr>
              <w:t>.</w:t>
            </w:r>
          </w:p>
        </w:tc>
        <w:tc>
          <w:tcPr>
            <w:tcW w:w="426" w:type="dxa"/>
          </w:tcPr>
          <w:p w14:paraId="08C9F88F" w14:textId="77777777" w:rsidR="00447697" w:rsidRDefault="00BE6F0B">
            <w:pPr>
              <w:pStyle w:val="TableParagraph"/>
              <w:spacing w:line="224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68</w:t>
            </w:r>
          </w:p>
        </w:tc>
      </w:tr>
      <w:tr w:rsidR="00447697" w14:paraId="76CB8A4E" w14:textId="77777777">
        <w:trPr>
          <w:trHeight w:val="242"/>
        </w:trPr>
        <w:tc>
          <w:tcPr>
            <w:tcW w:w="1450" w:type="dxa"/>
            <w:gridSpan w:val="2"/>
          </w:tcPr>
          <w:p w14:paraId="13F4E6AD" w14:textId="77777777" w:rsidR="00447697" w:rsidRDefault="00BE6F0B">
            <w:pPr>
              <w:pStyle w:val="TableParagraph"/>
              <w:spacing w:line="222" w:lineRule="exact"/>
              <w:ind w:left="680"/>
              <w:rPr>
                <w:i/>
                <w:sz w:val="21"/>
              </w:rPr>
            </w:pPr>
            <w:r>
              <w:rPr>
                <w:i/>
                <w:sz w:val="21"/>
              </w:rPr>
              <w:t>12.1.6</w:t>
            </w:r>
          </w:p>
        </w:tc>
        <w:tc>
          <w:tcPr>
            <w:tcW w:w="7546" w:type="dxa"/>
          </w:tcPr>
          <w:p w14:paraId="35423033" w14:textId="77777777" w:rsidR="00447697" w:rsidRDefault="00BE6F0B">
            <w:pPr>
              <w:pStyle w:val="TableParagraph"/>
              <w:spacing w:line="222" w:lineRule="exact"/>
              <w:ind w:right="11"/>
              <w:jc w:val="right"/>
              <w:rPr>
                <w:i/>
                <w:sz w:val="21"/>
              </w:rPr>
            </w:pPr>
            <w:hyperlink w:anchor="_bookmark53" w:history="1">
              <w:r>
                <w:rPr>
                  <w:i/>
                  <w:sz w:val="21"/>
                </w:rPr>
                <w:t>Witnesses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to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the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Grievance</w:t>
              </w:r>
              <w:r>
                <w:rPr>
                  <w:i/>
                  <w:spacing w:val="-8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Procedure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...............................................................</w:t>
              </w:r>
            </w:hyperlink>
            <w:r>
              <w:rPr>
                <w:i/>
                <w:sz w:val="21"/>
              </w:rPr>
              <w:t>.</w:t>
            </w:r>
          </w:p>
        </w:tc>
        <w:tc>
          <w:tcPr>
            <w:tcW w:w="426" w:type="dxa"/>
          </w:tcPr>
          <w:p w14:paraId="473FD497" w14:textId="77777777" w:rsidR="00447697" w:rsidRDefault="00BE6F0B">
            <w:pPr>
              <w:pStyle w:val="TableParagraph"/>
              <w:spacing w:line="222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68</w:t>
            </w:r>
          </w:p>
        </w:tc>
      </w:tr>
      <w:tr w:rsidR="00447697" w14:paraId="4D5C0BF9" w14:textId="77777777">
        <w:trPr>
          <w:trHeight w:val="238"/>
        </w:trPr>
        <w:tc>
          <w:tcPr>
            <w:tcW w:w="1450" w:type="dxa"/>
            <w:gridSpan w:val="2"/>
          </w:tcPr>
          <w:p w14:paraId="7985D04A" w14:textId="77777777" w:rsidR="00447697" w:rsidRDefault="00BE6F0B">
            <w:pPr>
              <w:pStyle w:val="TableParagraph"/>
              <w:spacing w:line="219" w:lineRule="exact"/>
              <w:ind w:left="680"/>
              <w:rPr>
                <w:i/>
                <w:sz w:val="21"/>
              </w:rPr>
            </w:pPr>
            <w:r>
              <w:rPr>
                <w:i/>
                <w:sz w:val="21"/>
              </w:rPr>
              <w:t>12.1.7</w:t>
            </w:r>
          </w:p>
        </w:tc>
        <w:tc>
          <w:tcPr>
            <w:tcW w:w="7546" w:type="dxa"/>
          </w:tcPr>
          <w:p w14:paraId="1D948DC3" w14:textId="77777777" w:rsidR="00447697" w:rsidRDefault="00BE6F0B">
            <w:pPr>
              <w:pStyle w:val="TableParagraph"/>
              <w:spacing w:line="219" w:lineRule="exact"/>
              <w:ind w:right="11"/>
              <w:jc w:val="right"/>
              <w:rPr>
                <w:i/>
                <w:sz w:val="21"/>
              </w:rPr>
            </w:pPr>
            <w:hyperlink w:anchor="_bookmark53" w:history="1">
              <w:r>
                <w:rPr>
                  <w:i/>
                  <w:spacing w:val="-1"/>
                  <w:sz w:val="21"/>
                </w:rPr>
                <w:t>Limitations</w:t>
              </w:r>
              <w:r>
                <w:rPr>
                  <w:i/>
                  <w:spacing w:val="19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............................................................................................................</w:t>
              </w:r>
            </w:hyperlink>
            <w:r>
              <w:rPr>
                <w:i/>
                <w:spacing w:val="-1"/>
                <w:sz w:val="21"/>
              </w:rPr>
              <w:t>.</w:t>
            </w:r>
          </w:p>
        </w:tc>
        <w:tc>
          <w:tcPr>
            <w:tcW w:w="426" w:type="dxa"/>
          </w:tcPr>
          <w:p w14:paraId="670F3473" w14:textId="77777777" w:rsidR="00447697" w:rsidRDefault="00BE6F0B">
            <w:pPr>
              <w:pStyle w:val="TableParagraph"/>
              <w:spacing w:line="219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68</w:t>
            </w:r>
          </w:p>
        </w:tc>
      </w:tr>
      <w:tr w:rsidR="00447697" w14:paraId="7487C817" w14:textId="77777777">
        <w:trPr>
          <w:trHeight w:val="243"/>
        </w:trPr>
        <w:tc>
          <w:tcPr>
            <w:tcW w:w="1450" w:type="dxa"/>
            <w:gridSpan w:val="2"/>
          </w:tcPr>
          <w:p w14:paraId="5F443462" w14:textId="77777777" w:rsidR="00447697" w:rsidRDefault="00BE6F0B">
            <w:pPr>
              <w:pStyle w:val="TableParagraph"/>
              <w:spacing w:line="224" w:lineRule="exact"/>
              <w:ind w:left="680"/>
              <w:rPr>
                <w:i/>
                <w:sz w:val="21"/>
              </w:rPr>
            </w:pPr>
            <w:r>
              <w:rPr>
                <w:i/>
                <w:sz w:val="21"/>
              </w:rPr>
              <w:t>12.1.8</w:t>
            </w:r>
          </w:p>
        </w:tc>
        <w:tc>
          <w:tcPr>
            <w:tcW w:w="7546" w:type="dxa"/>
          </w:tcPr>
          <w:p w14:paraId="569A8724" w14:textId="77777777" w:rsidR="00447697" w:rsidRDefault="00BE6F0B">
            <w:pPr>
              <w:pStyle w:val="TableParagraph"/>
              <w:spacing w:line="224" w:lineRule="exact"/>
              <w:ind w:right="11"/>
              <w:jc w:val="right"/>
              <w:rPr>
                <w:i/>
                <w:sz w:val="21"/>
              </w:rPr>
            </w:pPr>
            <w:hyperlink w:anchor="_bookmark54" w:history="1">
              <w:r>
                <w:rPr>
                  <w:i/>
                  <w:spacing w:val="-1"/>
                  <w:sz w:val="21"/>
                </w:rPr>
                <w:t>Closure</w:t>
              </w:r>
              <w:r>
                <w:rPr>
                  <w:i/>
                  <w:spacing w:val="17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.................................................................................................................</w:t>
              </w:r>
            </w:hyperlink>
            <w:r>
              <w:rPr>
                <w:i/>
                <w:spacing w:val="-1"/>
                <w:sz w:val="21"/>
              </w:rPr>
              <w:t>.</w:t>
            </w:r>
          </w:p>
        </w:tc>
        <w:tc>
          <w:tcPr>
            <w:tcW w:w="426" w:type="dxa"/>
          </w:tcPr>
          <w:p w14:paraId="013F4D5E" w14:textId="77777777" w:rsidR="00447697" w:rsidRDefault="00BE6F0B">
            <w:pPr>
              <w:pStyle w:val="TableParagraph"/>
              <w:spacing w:line="224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69</w:t>
            </w:r>
          </w:p>
        </w:tc>
      </w:tr>
      <w:tr w:rsidR="00447697" w14:paraId="2EF81A50" w14:textId="77777777">
        <w:trPr>
          <w:trHeight w:val="242"/>
        </w:trPr>
        <w:tc>
          <w:tcPr>
            <w:tcW w:w="1450" w:type="dxa"/>
            <w:gridSpan w:val="2"/>
          </w:tcPr>
          <w:p w14:paraId="18141C5C" w14:textId="77777777" w:rsidR="00447697" w:rsidRDefault="00BE6F0B">
            <w:pPr>
              <w:pStyle w:val="TableParagraph"/>
              <w:spacing w:line="222" w:lineRule="exact"/>
              <w:ind w:left="680"/>
              <w:rPr>
                <w:i/>
                <w:sz w:val="21"/>
              </w:rPr>
            </w:pPr>
            <w:r>
              <w:rPr>
                <w:i/>
                <w:sz w:val="21"/>
              </w:rPr>
              <w:t>12.1.9</w:t>
            </w:r>
          </w:p>
        </w:tc>
        <w:tc>
          <w:tcPr>
            <w:tcW w:w="7546" w:type="dxa"/>
          </w:tcPr>
          <w:p w14:paraId="5690BA21" w14:textId="77777777" w:rsidR="00447697" w:rsidRDefault="00BE6F0B">
            <w:pPr>
              <w:pStyle w:val="TableParagraph"/>
              <w:spacing w:line="222" w:lineRule="exact"/>
              <w:ind w:right="11"/>
              <w:jc w:val="right"/>
              <w:rPr>
                <w:i/>
                <w:sz w:val="21"/>
              </w:rPr>
            </w:pPr>
            <w:hyperlink w:anchor="_bookmark54" w:history="1">
              <w:r>
                <w:rPr>
                  <w:i/>
                  <w:sz w:val="21"/>
                </w:rPr>
                <w:t>Decisions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of</w:t>
              </w:r>
              <w:r>
                <w:rPr>
                  <w:i/>
                  <w:spacing w:val="-10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the</w:t>
              </w:r>
              <w:r>
                <w:rPr>
                  <w:i/>
                  <w:spacing w:val="-8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Appeals</w:t>
              </w:r>
              <w:r>
                <w:rPr>
                  <w:i/>
                  <w:spacing w:val="-9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Committee</w:t>
              </w:r>
              <w:r>
                <w:rPr>
                  <w:i/>
                  <w:spacing w:val="-8"/>
                  <w:sz w:val="21"/>
                </w:rPr>
                <w:t xml:space="preserve"> </w:t>
              </w:r>
              <w:r>
                <w:rPr>
                  <w:i/>
                  <w:sz w:val="21"/>
                </w:rPr>
                <w:t>...................................................................</w:t>
              </w:r>
            </w:hyperlink>
            <w:r>
              <w:rPr>
                <w:i/>
                <w:sz w:val="21"/>
              </w:rPr>
              <w:t>.</w:t>
            </w:r>
          </w:p>
        </w:tc>
        <w:tc>
          <w:tcPr>
            <w:tcW w:w="426" w:type="dxa"/>
          </w:tcPr>
          <w:p w14:paraId="0941737C" w14:textId="77777777" w:rsidR="00447697" w:rsidRDefault="00BE6F0B">
            <w:pPr>
              <w:pStyle w:val="TableParagraph"/>
              <w:spacing w:line="222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69</w:t>
            </w:r>
          </w:p>
        </w:tc>
      </w:tr>
      <w:tr w:rsidR="00447697" w14:paraId="4553EA1A" w14:textId="77777777">
        <w:trPr>
          <w:trHeight w:val="240"/>
        </w:trPr>
        <w:tc>
          <w:tcPr>
            <w:tcW w:w="992" w:type="dxa"/>
          </w:tcPr>
          <w:p w14:paraId="7F1646BA" w14:textId="77777777" w:rsidR="00447697" w:rsidRDefault="00BE6F0B">
            <w:pPr>
              <w:pStyle w:val="TableParagraph"/>
              <w:spacing w:line="220" w:lineRule="exact"/>
              <w:ind w:left="440"/>
              <w:rPr>
                <w:b/>
                <w:sz w:val="21"/>
              </w:rPr>
            </w:pPr>
            <w:r>
              <w:rPr>
                <w:b/>
                <w:sz w:val="21"/>
              </w:rPr>
              <w:t>12.2</w:t>
            </w:r>
          </w:p>
        </w:tc>
        <w:tc>
          <w:tcPr>
            <w:tcW w:w="8004" w:type="dxa"/>
            <w:gridSpan w:val="2"/>
          </w:tcPr>
          <w:p w14:paraId="14A43B58" w14:textId="77777777" w:rsidR="00447697" w:rsidRDefault="00BE6F0B">
            <w:pPr>
              <w:pStyle w:val="TableParagraph"/>
              <w:spacing w:line="220" w:lineRule="exact"/>
              <w:ind w:left="287"/>
              <w:rPr>
                <w:rFonts w:ascii="Arial MT"/>
                <w:sz w:val="21"/>
              </w:rPr>
            </w:pPr>
            <w:hyperlink w:anchor="_bookmark54" w:history="1">
              <w:r>
                <w:rPr>
                  <w:b/>
                  <w:sz w:val="21"/>
                </w:rPr>
                <w:t>D</w:t>
              </w:r>
              <w:r>
                <w:rPr>
                  <w:b/>
                  <w:sz w:val="16"/>
                </w:rPr>
                <w:t>ISCRIMINATION</w:t>
              </w:r>
              <w:r>
                <w:rPr>
                  <w:b/>
                  <w:spacing w:val="-6"/>
                  <w:sz w:val="16"/>
                </w:rPr>
                <w:t xml:space="preserve"> </w:t>
              </w:r>
              <w:r>
                <w:rPr>
                  <w:b/>
                  <w:sz w:val="16"/>
                </w:rPr>
                <w:t>AND</w:t>
              </w:r>
              <w:r>
                <w:rPr>
                  <w:b/>
                  <w:spacing w:val="2"/>
                  <w:sz w:val="16"/>
                </w:rPr>
                <w:t xml:space="preserve"> </w:t>
              </w:r>
              <w:r>
                <w:rPr>
                  <w:b/>
                  <w:sz w:val="21"/>
                </w:rPr>
                <w:t>H</w:t>
              </w:r>
              <w:r>
                <w:rPr>
                  <w:b/>
                  <w:sz w:val="16"/>
                </w:rPr>
                <w:t>ARASSMENT</w:t>
              </w:r>
              <w:r>
                <w:rPr>
                  <w:b/>
                  <w:spacing w:val="1"/>
                  <w:sz w:val="16"/>
                </w:rPr>
                <w:t xml:space="preserve"> </w:t>
              </w:r>
              <w:r>
                <w:rPr>
                  <w:b/>
                  <w:sz w:val="21"/>
                </w:rPr>
                <w:t>P</w:t>
              </w:r>
              <w:r>
                <w:rPr>
                  <w:b/>
                  <w:sz w:val="16"/>
                </w:rPr>
                <w:t xml:space="preserve">OLICY </w:t>
              </w:r>
              <w:r>
                <w:rPr>
                  <w:rFonts w:ascii="Arial MT"/>
                  <w:sz w:val="21"/>
                </w:rPr>
                <w:t>....................................................................</w:t>
              </w:r>
            </w:hyperlink>
          </w:p>
        </w:tc>
        <w:tc>
          <w:tcPr>
            <w:tcW w:w="426" w:type="dxa"/>
          </w:tcPr>
          <w:p w14:paraId="7B85567D" w14:textId="77777777" w:rsidR="00447697" w:rsidRDefault="00BE6F0B">
            <w:pPr>
              <w:pStyle w:val="TableParagraph"/>
              <w:spacing w:line="220" w:lineRule="exact"/>
              <w:ind w:left="9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69</w:t>
            </w:r>
          </w:p>
        </w:tc>
      </w:tr>
      <w:tr w:rsidR="00447697" w14:paraId="61631D7D" w14:textId="77777777">
        <w:trPr>
          <w:trHeight w:val="243"/>
        </w:trPr>
        <w:tc>
          <w:tcPr>
            <w:tcW w:w="1450" w:type="dxa"/>
            <w:gridSpan w:val="2"/>
          </w:tcPr>
          <w:p w14:paraId="3F48C87A" w14:textId="77777777" w:rsidR="00447697" w:rsidRDefault="00BE6F0B">
            <w:pPr>
              <w:pStyle w:val="TableParagraph"/>
              <w:spacing w:line="224" w:lineRule="exact"/>
              <w:ind w:left="680"/>
              <w:rPr>
                <w:i/>
                <w:sz w:val="21"/>
              </w:rPr>
            </w:pPr>
            <w:r>
              <w:rPr>
                <w:i/>
                <w:sz w:val="21"/>
              </w:rPr>
              <w:t>12.2.1</w:t>
            </w:r>
          </w:p>
        </w:tc>
        <w:tc>
          <w:tcPr>
            <w:tcW w:w="7546" w:type="dxa"/>
          </w:tcPr>
          <w:p w14:paraId="663FD2C6" w14:textId="77777777" w:rsidR="00447697" w:rsidRDefault="00BE6F0B">
            <w:pPr>
              <w:pStyle w:val="TableParagraph"/>
              <w:spacing w:line="224" w:lineRule="exact"/>
              <w:ind w:right="11"/>
              <w:jc w:val="right"/>
              <w:rPr>
                <w:i/>
                <w:sz w:val="21"/>
              </w:rPr>
            </w:pPr>
            <w:hyperlink w:anchor="_bookmark54" w:history="1">
              <w:r>
                <w:rPr>
                  <w:i/>
                  <w:sz w:val="21"/>
                </w:rPr>
                <w:t>Definitions.............................................................................................................</w:t>
              </w:r>
            </w:hyperlink>
            <w:r>
              <w:rPr>
                <w:i/>
                <w:sz w:val="21"/>
              </w:rPr>
              <w:t>.</w:t>
            </w:r>
          </w:p>
        </w:tc>
        <w:tc>
          <w:tcPr>
            <w:tcW w:w="426" w:type="dxa"/>
          </w:tcPr>
          <w:p w14:paraId="3985E9B2" w14:textId="77777777" w:rsidR="00447697" w:rsidRDefault="00BE6F0B">
            <w:pPr>
              <w:pStyle w:val="TableParagraph"/>
              <w:spacing w:line="224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69</w:t>
            </w:r>
          </w:p>
        </w:tc>
      </w:tr>
      <w:tr w:rsidR="00447697" w14:paraId="79EE6815" w14:textId="77777777">
        <w:trPr>
          <w:trHeight w:val="241"/>
        </w:trPr>
        <w:tc>
          <w:tcPr>
            <w:tcW w:w="1450" w:type="dxa"/>
            <w:gridSpan w:val="2"/>
          </w:tcPr>
          <w:p w14:paraId="326F3DB8" w14:textId="77777777" w:rsidR="00447697" w:rsidRDefault="00BE6F0B">
            <w:pPr>
              <w:pStyle w:val="TableParagraph"/>
              <w:spacing w:line="221" w:lineRule="exact"/>
              <w:ind w:left="680"/>
              <w:rPr>
                <w:i/>
                <w:sz w:val="21"/>
              </w:rPr>
            </w:pPr>
            <w:r>
              <w:rPr>
                <w:i/>
                <w:sz w:val="21"/>
              </w:rPr>
              <w:t>12.2.2</w:t>
            </w:r>
          </w:p>
        </w:tc>
        <w:tc>
          <w:tcPr>
            <w:tcW w:w="7546" w:type="dxa"/>
          </w:tcPr>
          <w:p w14:paraId="709F989A" w14:textId="5CC3F30B" w:rsidR="00447697" w:rsidRDefault="00BE6F0B">
            <w:pPr>
              <w:pStyle w:val="TableParagraph"/>
              <w:spacing w:line="221" w:lineRule="exact"/>
              <w:ind w:right="11"/>
              <w:jc w:val="right"/>
              <w:rPr>
                <w:i/>
                <w:sz w:val="21"/>
              </w:rPr>
            </w:pPr>
            <w:r>
              <w:fldChar w:fldCharType="begin"/>
            </w:r>
            <w:r>
              <w:instrText>HYPERLINK \l "_bookmark55"</w:instrText>
            </w:r>
            <w:r>
              <w:fldChar w:fldCharType="separate"/>
            </w:r>
            <w:r>
              <w:rPr>
                <w:i/>
                <w:spacing w:val="-1"/>
                <w:sz w:val="21"/>
              </w:rPr>
              <w:t>Discriminatory</w:t>
            </w:r>
            <w:r>
              <w:rPr>
                <w:i/>
                <w:spacing w:val="12"/>
                <w:sz w:val="21"/>
              </w:rPr>
              <w:t xml:space="preserve"> </w:t>
            </w:r>
            <w:r>
              <w:rPr>
                <w:i/>
                <w:spacing w:val="-1"/>
                <w:sz w:val="21"/>
              </w:rPr>
              <w:t>Practices</w:t>
            </w:r>
            <w:r>
              <w:rPr>
                <w:i/>
                <w:spacing w:val="14"/>
                <w:sz w:val="21"/>
              </w:rPr>
              <w:t xml:space="preserve"> </w:t>
            </w:r>
            <w:ins w:id="83" w:author="DELL" w:date="2025-07-03T07:51:00Z" w16du:dateUtc="2025-07-03T02:51:00Z">
              <w:r w:rsidR="0059728B">
                <w:rPr>
                  <w:i/>
                  <w:spacing w:val="14"/>
                  <w:sz w:val="21"/>
                </w:rPr>
                <w:t>..</w:t>
              </w:r>
            </w:ins>
            <w:r>
              <w:rPr>
                <w:i/>
                <w:spacing w:val="-1"/>
                <w:sz w:val="21"/>
              </w:rPr>
              <w:t>......................................................................................</w:t>
            </w:r>
            <w:r>
              <w:fldChar w:fldCharType="end"/>
            </w:r>
            <w:r>
              <w:rPr>
                <w:i/>
                <w:spacing w:val="-1"/>
                <w:sz w:val="21"/>
              </w:rPr>
              <w:t>.</w:t>
            </w:r>
          </w:p>
        </w:tc>
        <w:tc>
          <w:tcPr>
            <w:tcW w:w="426" w:type="dxa"/>
          </w:tcPr>
          <w:p w14:paraId="35AE4734" w14:textId="77777777" w:rsidR="00447697" w:rsidRDefault="00BE6F0B">
            <w:pPr>
              <w:pStyle w:val="TableParagraph"/>
              <w:spacing w:line="221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70</w:t>
            </w:r>
          </w:p>
        </w:tc>
      </w:tr>
      <w:tr w:rsidR="00447697" w14:paraId="53BBF3BA" w14:textId="77777777">
        <w:trPr>
          <w:trHeight w:val="239"/>
        </w:trPr>
        <w:tc>
          <w:tcPr>
            <w:tcW w:w="1450" w:type="dxa"/>
            <w:gridSpan w:val="2"/>
          </w:tcPr>
          <w:p w14:paraId="4A1BF7CC" w14:textId="77777777" w:rsidR="00447697" w:rsidRDefault="00BE6F0B">
            <w:pPr>
              <w:pStyle w:val="TableParagraph"/>
              <w:spacing w:line="219" w:lineRule="exact"/>
              <w:ind w:left="680"/>
              <w:rPr>
                <w:i/>
                <w:sz w:val="21"/>
              </w:rPr>
            </w:pPr>
            <w:r>
              <w:rPr>
                <w:i/>
                <w:sz w:val="21"/>
              </w:rPr>
              <w:t>12.2.3</w:t>
            </w:r>
          </w:p>
        </w:tc>
        <w:tc>
          <w:tcPr>
            <w:tcW w:w="7546" w:type="dxa"/>
          </w:tcPr>
          <w:p w14:paraId="2DFE24DA" w14:textId="136ECBEF" w:rsidR="00447697" w:rsidRDefault="00BE6F0B">
            <w:pPr>
              <w:pStyle w:val="TableParagraph"/>
              <w:spacing w:line="219" w:lineRule="exact"/>
              <w:ind w:right="11"/>
              <w:jc w:val="right"/>
              <w:rPr>
                <w:i/>
                <w:sz w:val="21"/>
              </w:rPr>
            </w:pPr>
            <w:r>
              <w:fldChar w:fldCharType="begin"/>
            </w:r>
            <w:r>
              <w:instrText>HYPERLINK \l "_bookmark56"</w:instrText>
            </w:r>
            <w:r>
              <w:fldChar w:fldCharType="separate"/>
            </w:r>
            <w:r>
              <w:rPr>
                <w:i/>
                <w:spacing w:val="-1"/>
                <w:sz w:val="21"/>
              </w:rPr>
              <w:t>Procedures</w:t>
            </w:r>
            <w:r>
              <w:rPr>
                <w:i/>
                <w:spacing w:val="18"/>
                <w:sz w:val="21"/>
              </w:rPr>
              <w:t xml:space="preserve"> </w:t>
            </w:r>
            <w:ins w:id="84" w:author="DELL" w:date="2025-07-03T07:51:00Z" w16du:dateUtc="2025-07-03T02:51:00Z">
              <w:r w:rsidR="0059728B">
                <w:rPr>
                  <w:i/>
                  <w:spacing w:val="18"/>
                  <w:sz w:val="21"/>
                </w:rPr>
                <w:t>..</w:t>
              </w:r>
            </w:ins>
            <w:r>
              <w:rPr>
                <w:i/>
                <w:spacing w:val="-1"/>
                <w:sz w:val="21"/>
              </w:rPr>
              <w:t>...........................................................................................................</w:t>
            </w:r>
            <w:r>
              <w:fldChar w:fldCharType="end"/>
            </w:r>
            <w:r>
              <w:rPr>
                <w:i/>
                <w:spacing w:val="-1"/>
                <w:sz w:val="21"/>
              </w:rPr>
              <w:t>.</w:t>
            </w:r>
          </w:p>
        </w:tc>
        <w:tc>
          <w:tcPr>
            <w:tcW w:w="426" w:type="dxa"/>
          </w:tcPr>
          <w:p w14:paraId="09D88D93" w14:textId="77777777" w:rsidR="00447697" w:rsidRDefault="00BE6F0B">
            <w:pPr>
              <w:pStyle w:val="TableParagraph"/>
              <w:spacing w:line="219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72</w:t>
            </w:r>
          </w:p>
        </w:tc>
      </w:tr>
      <w:tr w:rsidR="00447697" w14:paraId="13472186" w14:textId="77777777">
        <w:trPr>
          <w:trHeight w:val="242"/>
        </w:trPr>
        <w:tc>
          <w:tcPr>
            <w:tcW w:w="1450" w:type="dxa"/>
            <w:gridSpan w:val="2"/>
          </w:tcPr>
          <w:p w14:paraId="6C8210AB" w14:textId="77777777" w:rsidR="00447697" w:rsidRDefault="00BE6F0B">
            <w:pPr>
              <w:pStyle w:val="TableParagraph"/>
              <w:spacing w:line="223" w:lineRule="exact"/>
              <w:ind w:left="680"/>
              <w:rPr>
                <w:i/>
                <w:sz w:val="21"/>
              </w:rPr>
            </w:pPr>
            <w:r>
              <w:rPr>
                <w:i/>
                <w:sz w:val="21"/>
              </w:rPr>
              <w:t>12.2.4</w:t>
            </w:r>
          </w:p>
        </w:tc>
        <w:tc>
          <w:tcPr>
            <w:tcW w:w="7546" w:type="dxa"/>
          </w:tcPr>
          <w:p w14:paraId="54C651C0" w14:textId="6BD02880" w:rsidR="00447697" w:rsidRDefault="00BE6F0B">
            <w:pPr>
              <w:pStyle w:val="TableParagraph"/>
              <w:spacing w:line="223" w:lineRule="exact"/>
              <w:ind w:right="11"/>
              <w:jc w:val="right"/>
              <w:rPr>
                <w:i/>
                <w:sz w:val="21"/>
              </w:rPr>
            </w:pPr>
            <w:r>
              <w:fldChar w:fldCharType="begin"/>
            </w:r>
            <w:r>
              <w:instrText>HYPERLINK \l "_bookmark57"</w:instrText>
            </w:r>
            <w:r>
              <w:fldChar w:fldCharType="separate"/>
            </w:r>
            <w:r>
              <w:rPr>
                <w:i/>
                <w:sz w:val="21"/>
              </w:rPr>
              <w:t>Notification</w:t>
            </w:r>
            <w:del w:id="85" w:author="DELL" w:date="2025-07-03T07:51:00Z" w16du:dateUtc="2025-07-03T02:51:00Z">
              <w:r w:rsidDel="0059728B">
                <w:rPr>
                  <w:i/>
                  <w:sz w:val="21"/>
                </w:rPr>
                <w:delText>..</w:delText>
              </w:r>
            </w:del>
            <w:ins w:id="86" w:author="DELL" w:date="2025-07-03T07:51:00Z" w16du:dateUtc="2025-07-03T02:51:00Z">
              <w:r w:rsidR="0059728B">
                <w:rPr>
                  <w:i/>
                  <w:sz w:val="21"/>
                </w:rPr>
                <w:t>…</w:t>
              </w:r>
            </w:ins>
            <w:r>
              <w:rPr>
                <w:i/>
                <w:sz w:val="21"/>
              </w:rPr>
              <w:t>..........................................................................................................</w:t>
            </w:r>
            <w:r>
              <w:fldChar w:fldCharType="end"/>
            </w:r>
            <w:r>
              <w:rPr>
                <w:i/>
                <w:sz w:val="21"/>
              </w:rPr>
              <w:t>.</w:t>
            </w:r>
          </w:p>
        </w:tc>
        <w:tc>
          <w:tcPr>
            <w:tcW w:w="426" w:type="dxa"/>
          </w:tcPr>
          <w:p w14:paraId="573B26AA" w14:textId="77777777" w:rsidR="00447697" w:rsidRDefault="00BE6F0B">
            <w:pPr>
              <w:pStyle w:val="TableParagraph"/>
              <w:spacing w:line="223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74</w:t>
            </w:r>
          </w:p>
        </w:tc>
      </w:tr>
      <w:tr w:rsidR="00447697" w14:paraId="4CEA743D" w14:textId="77777777">
        <w:trPr>
          <w:trHeight w:val="243"/>
        </w:trPr>
        <w:tc>
          <w:tcPr>
            <w:tcW w:w="992" w:type="dxa"/>
          </w:tcPr>
          <w:p w14:paraId="2ADDDC63" w14:textId="77777777" w:rsidR="00447697" w:rsidRDefault="00BE6F0B">
            <w:pPr>
              <w:pStyle w:val="TableParagraph"/>
              <w:spacing w:line="224" w:lineRule="exact"/>
              <w:ind w:left="440"/>
              <w:rPr>
                <w:b/>
                <w:sz w:val="21"/>
              </w:rPr>
            </w:pPr>
            <w:r>
              <w:rPr>
                <w:b/>
                <w:sz w:val="21"/>
              </w:rPr>
              <w:t>12.3</w:t>
            </w:r>
          </w:p>
        </w:tc>
        <w:tc>
          <w:tcPr>
            <w:tcW w:w="8004" w:type="dxa"/>
            <w:gridSpan w:val="2"/>
          </w:tcPr>
          <w:p w14:paraId="1C5C791D" w14:textId="77777777" w:rsidR="00447697" w:rsidRDefault="00BE6F0B">
            <w:pPr>
              <w:pStyle w:val="TableParagraph"/>
              <w:spacing w:line="224" w:lineRule="exact"/>
              <w:ind w:left="167"/>
              <w:rPr>
                <w:rFonts w:ascii="Arial MT"/>
                <w:sz w:val="21"/>
              </w:rPr>
            </w:pPr>
            <w:hyperlink w:anchor="_bookmark58" w:history="1">
              <w:r>
                <w:rPr>
                  <w:b/>
                  <w:spacing w:val="-1"/>
                  <w:sz w:val="21"/>
                </w:rPr>
                <w:t>W</w:t>
              </w:r>
              <w:r>
                <w:rPr>
                  <w:b/>
                  <w:spacing w:val="-1"/>
                  <w:sz w:val="16"/>
                </w:rPr>
                <w:t>HISTLE</w:t>
              </w:r>
              <w:r>
                <w:rPr>
                  <w:b/>
                  <w:spacing w:val="-1"/>
                  <w:sz w:val="21"/>
                </w:rPr>
                <w:t>-</w:t>
              </w:r>
              <w:r>
                <w:rPr>
                  <w:b/>
                  <w:spacing w:val="-13"/>
                  <w:sz w:val="21"/>
                </w:rPr>
                <w:t xml:space="preserve"> </w:t>
              </w:r>
              <w:r>
                <w:rPr>
                  <w:b/>
                  <w:spacing w:val="-1"/>
                  <w:sz w:val="21"/>
                </w:rPr>
                <w:t>B</w:t>
              </w:r>
              <w:r>
                <w:rPr>
                  <w:b/>
                  <w:spacing w:val="-1"/>
                  <w:sz w:val="16"/>
                </w:rPr>
                <w:t xml:space="preserve">LOWING </w:t>
              </w:r>
              <w:r>
                <w:rPr>
                  <w:b/>
                  <w:sz w:val="21"/>
                </w:rPr>
                <w:t>P</w:t>
              </w:r>
              <w:r>
                <w:rPr>
                  <w:b/>
                  <w:sz w:val="16"/>
                </w:rPr>
                <w:t>OLICY</w:t>
              </w:r>
              <w:r>
                <w:rPr>
                  <w:b/>
                  <w:spacing w:val="1"/>
                  <w:sz w:val="16"/>
                </w:rPr>
                <w:t xml:space="preserve"> </w:t>
              </w:r>
              <w:r>
                <w:rPr>
                  <w:rFonts w:ascii="Arial MT"/>
                  <w:sz w:val="21"/>
                </w:rPr>
                <w:t>............................................................................................</w:t>
              </w:r>
            </w:hyperlink>
          </w:p>
        </w:tc>
        <w:tc>
          <w:tcPr>
            <w:tcW w:w="426" w:type="dxa"/>
          </w:tcPr>
          <w:p w14:paraId="229F1B63" w14:textId="77777777" w:rsidR="00447697" w:rsidRDefault="00BE6F0B">
            <w:pPr>
              <w:pStyle w:val="TableParagraph"/>
              <w:spacing w:line="224" w:lineRule="exact"/>
              <w:ind w:left="9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75</w:t>
            </w:r>
          </w:p>
        </w:tc>
      </w:tr>
      <w:tr w:rsidR="00447697" w14:paraId="2EF417DA" w14:textId="77777777">
        <w:trPr>
          <w:trHeight w:val="241"/>
        </w:trPr>
        <w:tc>
          <w:tcPr>
            <w:tcW w:w="1450" w:type="dxa"/>
            <w:gridSpan w:val="2"/>
          </w:tcPr>
          <w:p w14:paraId="597A28BE" w14:textId="77777777" w:rsidR="00447697" w:rsidRDefault="00BE6F0B">
            <w:pPr>
              <w:pStyle w:val="TableParagraph"/>
              <w:spacing w:line="221" w:lineRule="exact"/>
              <w:ind w:left="680"/>
              <w:rPr>
                <w:i/>
                <w:sz w:val="21"/>
              </w:rPr>
            </w:pPr>
            <w:r>
              <w:rPr>
                <w:i/>
                <w:sz w:val="21"/>
              </w:rPr>
              <w:t>12.3.1</w:t>
            </w:r>
          </w:p>
        </w:tc>
        <w:tc>
          <w:tcPr>
            <w:tcW w:w="7546" w:type="dxa"/>
          </w:tcPr>
          <w:p w14:paraId="3E79E008" w14:textId="77777777" w:rsidR="00447697" w:rsidRDefault="00BE6F0B">
            <w:pPr>
              <w:pStyle w:val="TableParagraph"/>
              <w:spacing w:line="221" w:lineRule="exact"/>
              <w:ind w:right="11"/>
              <w:jc w:val="right"/>
              <w:rPr>
                <w:i/>
                <w:sz w:val="21"/>
              </w:rPr>
            </w:pPr>
            <w:hyperlink w:anchor="_bookmark58" w:history="1">
              <w:r>
                <w:rPr>
                  <w:i/>
                  <w:spacing w:val="-1"/>
                  <w:sz w:val="21"/>
                </w:rPr>
                <w:t>Whistle-Blower</w:t>
              </w:r>
              <w:r>
                <w:rPr>
                  <w:i/>
                  <w:spacing w:val="9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Protection</w:t>
              </w:r>
              <w:r>
                <w:rPr>
                  <w:i/>
                  <w:spacing w:val="13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....................................................................................</w:t>
              </w:r>
            </w:hyperlink>
            <w:r>
              <w:rPr>
                <w:i/>
                <w:spacing w:val="-1"/>
                <w:sz w:val="21"/>
              </w:rPr>
              <w:t>.</w:t>
            </w:r>
          </w:p>
        </w:tc>
        <w:tc>
          <w:tcPr>
            <w:tcW w:w="426" w:type="dxa"/>
          </w:tcPr>
          <w:p w14:paraId="64947908" w14:textId="77777777" w:rsidR="00447697" w:rsidRDefault="00BE6F0B">
            <w:pPr>
              <w:pStyle w:val="TableParagraph"/>
              <w:spacing w:line="221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75</w:t>
            </w:r>
          </w:p>
        </w:tc>
      </w:tr>
      <w:tr w:rsidR="00447697" w14:paraId="44F5C28F" w14:textId="77777777">
        <w:trPr>
          <w:trHeight w:val="237"/>
        </w:trPr>
        <w:tc>
          <w:tcPr>
            <w:tcW w:w="1450" w:type="dxa"/>
            <w:gridSpan w:val="2"/>
          </w:tcPr>
          <w:p w14:paraId="6543C7E8" w14:textId="77777777" w:rsidR="00447697" w:rsidRDefault="00BE6F0B">
            <w:pPr>
              <w:pStyle w:val="TableParagraph"/>
              <w:spacing w:line="218" w:lineRule="exact"/>
              <w:ind w:left="680"/>
              <w:rPr>
                <w:i/>
                <w:sz w:val="21"/>
              </w:rPr>
            </w:pPr>
            <w:r>
              <w:rPr>
                <w:i/>
                <w:sz w:val="21"/>
              </w:rPr>
              <w:t>12.3.2</w:t>
            </w:r>
          </w:p>
        </w:tc>
        <w:tc>
          <w:tcPr>
            <w:tcW w:w="7546" w:type="dxa"/>
          </w:tcPr>
          <w:p w14:paraId="7458F495" w14:textId="77777777" w:rsidR="00447697" w:rsidRDefault="00BE6F0B">
            <w:pPr>
              <w:pStyle w:val="TableParagraph"/>
              <w:spacing w:line="218" w:lineRule="exact"/>
              <w:ind w:right="11"/>
              <w:jc w:val="right"/>
              <w:rPr>
                <w:i/>
                <w:sz w:val="21"/>
              </w:rPr>
            </w:pPr>
            <w:hyperlink w:anchor="_bookmark58" w:history="1">
              <w:r>
                <w:rPr>
                  <w:i/>
                  <w:spacing w:val="-1"/>
                  <w:sz w:val="21"/>
                </w:rPr>
                <w:t>Whistle-Blowing</w:t>
              </w:r>
              <w:r>
                <w:rPr>
                  <w:i/>
                  <w:spacing w:val="11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Procedure</w:t>
              </w:r>
              <w:r>
                <w:rPr>
                  <w:i/>
                  <w:spacing w:val="13"/>
                  <w:sz w:val="21"/>
                </w:rPr>
                <w:t xml:space="preserve"> </w:t>
              </w:r>
              <w:r>
                <w:rPr>
                  <w:i/>
                  <w:spacing w:val="-1"/>
                  <w:sz w:val="21"/>
                </w:rPr>
                <w:t>..................................................................................</w:t>
              </w:r>
            </w:hyperlink>
            <w:r>
              <w:rPr>
                <w:i/>
                <w:spacing w:val="-1"/>
                <w:sz w:val="21"/>
              </w:rPr>
              <w:t>.</w:t>
            </w:r>
          </w:p>
        </w:tc>
        <w:tc>
          <w:tcPr>
            <w:tcW w:w="426" w:type="dxa"/>
          </w:tcPr>
          <w:p w14:paraId="13ABE826" w14:textId="77777777" w:rsidR="00447697" w:rsidRDefault="00BE6F0B">
            <w:pPr>
              <w:pStyle w:val="TableParagraph"/>
              <w:spacing w:line="218" w:lineRule="exact"/>
              <w:ind w:left="9"/>
              <w:rPr>
                <w:i/>
                <w:sz w:val="21"/>
              </w:rPr>
            </w:pPr>
            <w:r>
              <w:rPr>
                <w:i/>
                <w:sz w:val="21"/>
              </w:rPr>
              <w:t>75</w:t>
            </w:r>
          </w:p>
        </w:tc>
      </w:tr>
    </w:tbl>
    <w:p w14:paraId="2335D01A" w14:textId="77777777" w:rsidR="00447697" w:rsidRDefault="00447697">
      <w:pPr>
        <w:pStyle w:val="BodyText"/>
        <w:spacing w:before="5"/>
        <w:rPr>
          <w:rFonts w:ascii="Arial"/>
          <w:i/>
          <w:sz w:val="18"/>
        </w:rPr>
      </w:pPr>
    </w:p>
    <w:p w14:paraId="627D3B5A" w14:textId="77777777" w:rsidR="00447697" w:rsidRDefault="00BE6F0B">
      <w:pPr>
        <w:pStyle w:val="Heading2"/>
        <w:numPr>
          <w:ilvl w:val="0"/>
          <w:numId w:val="60"/>
        </w:numPr>
        <w:tabs>
          <w:tab w:val="left" w:pos="1902"/>
        </w:tabs>
        <w:ind w:hanging="361"/>
        <w:jc w:val="both"/>
      </w:pPr>
      <w:r>
        <w:t>INTRODUCTION</w:t>
      </w:r>
    </w:p>
    <w:p w14:paraId="795AD797" w14:textId="174ED9A9" w:rsidR="00447697" w:rsidRDefault="00BE6F0B">
      <w:pPr>
        <w:pStyle w:val="BodyText"/>
        <w:spacing w:before="347" w:line="345" w:lineRule="auto"/>
        <w:ind w:left="1440" w:right="1419"/>
        <w:jc w:val="both"/>
      </w:pPr>
      <w:r>
        <w:t xml:space="preserve">This Employee Manual establishes policies and procedures to be followed by all </w:t>
      </w:r>
      <w:del w:id="87" w:author="DELL" w:date="2025-07-03T07:52:00Z" w16du:dateUtc="2025-07-03T02:52:00Z">
        <w:r w:rsidDel="0059332D">
          <w:delText>organizational</w:delText>
        </w:r>
      </w:del>
      <w:ins w:id="88" w:author="DELL" w:date="2025-07-03T07:52:00Z" w16du:dateUtc="2025-07-03T02:52:00Z">
        <w:r w:rsidR="0059332D">
          <w:t>WRC</w:t>
        </w:r>
      </w:ins>
      <w:r>
        <w:rPr>
          <w:spacing w:val="1"/>
        </w:rPr>
        <w:t xml:space="preserve"> </w:t>
      </w:r>
      <w:r>
        <w:t>employees without exception. From the date of its notification by the MD, this version of the</w:t>
      </w:r>
      <w:r>
        <w:rPr>
          <w:spacing w:val="1"/>
        </w:rPr>
        <w:t xml:space="preserve"> </w:t>
      </w:r>
      <w:r>
        <w:t>Human Resource Manual supersedes all earlier versions of employee policies and manuals in</w:t>
      </w:r>
      <w:r>
        <w:rPr>
          <w:spacing w:val="1"/>
        </w:rPr>
        <w:t xml:space="preserve"> </w:t>
      </w:r>
      <w:r>
        <w:t>force</w:t>
      </w:r>
      <w:r>
        <w:rPr>
          <w:spacing w:val="-3"/>
        </w:rPr>
        <w:t xml:space="preserve"> </w:t>
      </w:r>
      <w:r>
        <w:t>within</w:t>
      </w:r>
      <w:r>
        <w:rPr>
          <w:spacing w:val="-1"/>
        </w:rPr>
        <w:t xml:space="preserve"> </w:t>
      </w:r>
      <w:del w:id="89" w:author="DELL" w:date="2025-07-03T07:52:00Z" w16du:dateUtc="2025-07-03T02:52:00Z">
        <w:r w:rsidDel="00D70344">
          <w:delText>Organization</w:delText>
        </w:r>
      </w:del>
      <w:ins w:id="90" w:author="DELL" w:date="2025-07-03T07:52:00Z" w16du:dateUtc="2025-07-03T02:52:00Z">
        <w:r w:rsidR="00D70344">
          <w:t>WRC</w:t>
        </w:r>
      </w:ins>
      <w:r>
        <w:t>.</w:t>
      </w:r>
    </w:p>
    <w:p w14:paraId="2D0DAB46" w14:textId="602AB556" w:rsidR="00447697" w:rsidRDefault="00BE6F0B">
      <w:pPr>
        <w:pStyle w:val="BodyText"/>
        <w:spacing w:before="182" w:line="314" w:lineRule="auto"/>
        <w:ind w:left="1440" w:right="973" w:firstLine="57"/>
      </w:pPr>
      <w:r>
        <w:t>The</w:t>
      </w:r>
      <w:r>
        <w:rPr>
          <w:spacing w:val="48"/>
        </w:rPr>
        <w:t xml:space="preserve"> </w:t>
      </w:r>
      <w:r>
        <w:t>purpose</w:t>
      </w:r>
      <w:r>
        <w:rPr>
          <w:spacing w:val="51"/>
        </w:rPr>
        <w:t xml:space="preserve"> </w:t>
      </w:r>
      <w:r>
        <w:t>of</w:t>
      </w:r>
      <w:r>
        <w:rPr>
          <w:spacing w:val="52"/>
        </w:rPr>
        <w:t xml:space="preserve"> </w:t>
      </w:r>
      <w:r>
        <w:t>this</w:t>
      </w:r>
      <w:r>
        <w:rPr>
          <w:spacing w:val="51"/>
        </w:rPr>
        <w:t xml:space="preserve"> </w:t>
      </w:r>
      <w:r>
        <w:t>Manual</w:t>
      </w:r>
      <w:r>
        <w:rPr>
          <w:spacing w:val="51"/>
        </w:rPr>
        <w:t xml:space="preserve"> </w:t>
      </w:r>
      <w:r>
        <w:t>is</w:t>
      </w:r>
      <w:r>
        <w:rPr>
          <w:spacing w:val="49"/>
        </w:rPr>
        <w:t xml:space="preserve"> </w:t>
      </w:r>
      <w:r>
        <w:t>to</w:t>
      </w:r>
      <w:r>
        <w:rPr>
          <w:spacing w:val="51"/>
        </w:rPr>
        <w:t xml:space="preserve"> </w:t>
      </w:r>
      <w:r>
        <w:t>establish</w:t>
      </w:r>
      <w:r>
        <w:rPr>
          <w:spacing w:val="49"/>
        </w:rPr>
        <w:t xml:space="preserve"> </w:t>
      </w:r>
      <w:r>
        <w:t>consistent</w:t>
      </w:r>
      <w:r>
        <w:rPr>
          <w:spacing w:val="50"/>
        </w:rPr>
        <w:t xml:space="preserve"> </w:t>
      </w:r>
      <w:r>
        <w:t>basic</w:t>
      </w:r>
      <w:r>
        <w:rPr>
          <w:spacing w:val="48"/>
        </w:rPr>
        <w:t xml:space="preserve"> </w:t>
      </w:r>
      <w:r>
        <w:t>Human</w:t>
      </w:r>
      <w:r>
        <w:rPr>
          <w:spacing w:val="49"/>
        </w:rPr>
        <w:t xml:space="preserve"> </w:t>
      </w:r>
      <w:r>
        <w:t>Resource</w:t>
      </w:r>
      <w:r>
        <w:rPr>
          <w:spacing w:val="48"/>
        </w:rPr>
        <w:t xml:space="preserve"> </w:t>
      </w:r>
      <w:r>
        <w:t>policies</w:t>
      </w:r>
      <w:r>
        <w:rPr>
          <w:spacing w:val="49"/>
        </w:rPr>
        <w:t xml:space="preserve"> </w:t>
      </w:r>
      <w:r>
        <w:t>and</w:t>
      </w:r>
      <w:r>
        <w:rPr>
          <w:spacing w:val="-56"/>
        </w:rPr>
        <w:t xml:space="preserve"> </w:t>
      </w:r>
      <w:r>
        <w:t>practices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govern</w:t>
      </w:r>
      <w:r>
        <w:rPr>
          <w:spacing w:val="-3"/>
        </w:rPr>
        <w:t xml:space="preserve"> </w:t>
      </w:r>
      <w:r>
        <w:t>relations</w:t>
      </w:r>
      <w:r>
        <w:rPr>
          <w:spacing w:val="-1"/>
        </w:rPr>
        <w:t xml:space="preserve"> </w:t>
      </w:r>
      <w:r>
        <w:t xml:space="preserve">between </w:t>
      </w:r>
      <w:del w:id="91" w:author="DELL" w:date="2025-07-03T07:52:00Z" w16du:dateUtc="2025-07-03T02:52:00Z">
        <w:r w:rsidDel="006822DC">
          <w:delText>Organization</w:delText>
        </w:r>
      </w:del>
      <w:ins w:id="92" w:author="DELL" w:date="2025-07-03T07:52:00Z" w16du:dateUtc="2025-07-03T02:52:00Z">
        <w:r w:rsidR="006822DC">
          <w:t>WRC</w:t>
        </w:r>
      </w:ins>
      <w:r>
        <w:rPr>
          <w:spacing w:val="-4"/>
        </w:rPr>
        <w:t xml:space="preserve"> </w:t>
      </w:r>
      <w:r>
        <w:t>and its</w:t>
      </w:r>
      <w:r>
        <w:rPr>
          <w:spacing w:val="-2"/>
        </w:rPr>
        <w:t xml:space="preserve"> </w:t>
      </w:r>
      <w:r>
        <w:t>employees.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Manual does</w:t>
      </w:r>
      <w:r>
        <w:rPr>
          <w:spacing w:val="-2"/>
        </w:rPr>
        <w:t xml:space="preserve"> </w:t>
      </w:r>
      <w:r>
        <w:t>not</w:t>
      </w:r>
    </w:p>
    <w:p w14:paraId="00707A2B" w14:textId="60D8BD8E" w:rsidR="00447697" w:rsidRDefault="00BE6F0B">
      <w:pPr>
        <w:pStyle w:val="BodyText"/>
        <w:spacing w:before="90" w:line="312" w:lineRule="auto"/>
        <w:ind w:left="1440" w:right="973"/>
      </w:pPr>
      <w:r>
        <w:t xml:space="preserve">constitute an employment contract. It may be amended by </w:t>
      </w:r>
      <w:del w:id="93" w:author="DELL" w:date="2025-07-03T07:53:00Z" w16du:dateUtc="2025-07-03T02:53:00Z">
        <w:r w:rsidDel="00424F2F">
          <w:delText>Organization</w:delText>
        </w:r>
      </w:del>
      <w:ins w:id="94" w:author="DELL" w:date="2025-07-03T07:53:00Z" w16du:dateUtc="2025-07-03T02:53:00Z">
        <w:r w:rsidR="00424F2F">
          <w:t>WRC</w:t>
        </w:r>
      </w:ins>
      <w:r>
        <w:t>’s Human Resourc</w:t>
      </w:r>
      <w:ins w:id="95" w:author="DELL" w:date="2025-07-03T07:53:00Z" w16du:dateUtc="2025-07-03T02:53:00Z">
        <w:r w:rsidR="00424F2F">
          <w:t>e</w:t>
        </w:r>
      </w:ins>
      <w:r>
        <w:t xml:space="preserve"> Section, as</w:t>
      </w:r>
      <w:r>
        <w:rPr>
          <w:spacing w:val="-56"/>
        </w:rPr>
        <w:t xml:space="preserve"> </w:t>
      </w:r>
      <w:r>
        <w:t>necessary,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del w:id="96" w:author="DELL" w:date="2025-07-03T07:53:00Z" w16du:dateUtc="2025-07-03T02:53:00Z">
        <w:r w:rsidDel="00424F2F">
          <w:delText>express</w:delText>
        </w:r>
        <w:r w:rsidDel="00424F2F">
          <w:rPr>
            <w:spacing w:val="-1"/>
          </w:rPr>
          <w:delText xml:space="preserve"> </w:delText>
        </w:r>
      </w:del>
      <w:r>
        <w:t>approval of the</w:t>
      </w:r>
      <w:r>
        <w:rPr>
          <w:spacing w:val="-1"/>
        </w:rPr>
        <w:t xml:space="preserve"> </w:t>
      </w:r>
      <w:del w:id="97" w:author="DELL" w:date="2025-07-03T07:53:00Z" w16du:dateUtc="2025-07-03T02:53:00Z">
        <w:r w:rsidDel="00424F2F">
          <w:delText xml:space="preserve">MD </w:delText>
        </w:r>
      </w:del>
      <w:ins w:id="98" w:author="DELL" w:date="2025-07-03T07:53:00Z" w16du:dateUtc="2025-07-03T02:53:00Z">
        <w:r w:rsidR="00424F2F">
          <w:t xml:space="preserve">Chairman/person </w:t>
        </w:r>
      </w:ins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Board</w:t>
      </w:r>
      <w:r>
        <w:rPr>
          <w:spacing w:val="-1"/>
        </w:rPr>
        <w:t xml:space="preserve"> </w:t>
      </w:r>
      <w:r>
        <w:t>of Directors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Executive</w:t>
      </w:r>
    </w:p>
    <w:p w14:paraId="760B8003" w14:textId="77777777" w:rsidR="00447697" w:rsidRDefault="00BE6F0B">
      <w:pPr>
        <w:pStyle w:val="BodyText"/>
        <w:spacing w:before="53"/>
        <w:ind w:left="1440"/>
      </w:pPr>
      <w:r>
        <w:t>Committee.</w:t>
      </w:r>
    </w:p>
    <w:p w14:paraId="323ADC5E" w14:textId="77777777" w:rsidR="00447697" w:rsidRDefault="00447697">
      <w:pPr>
        <w:sectPr w:rsidR="00447697">
          <w:headerReference w:type="default" r:id="rId8"/>
          <w:footerReference w:type="default" r:id="rId9"/>
          <w:pgSz w:w="11900" w:h="16840"/>
          <w:pgMar w:top="1280" w:right="0" w:bottom="1380" w:left="0" w:header="138" w:footer="1197" w:gutter="0"/>
          <w:pgNumType w:start="5"/>
          <w:cols w:space="720"/>
        </w:sectPr>
      </w:pPr>
    </w:p>
    <w:p w14:paraId="1724C91C" w14:textId="24F1CAD6" w:rsidR="00447697" w:rsidRDefault="00BE6F0B">
      <w:pPr>
        <w:pStyle w:val="BodyText"/>
        <w:spacing w:before="176" w:line="345" w:lineRule="auto"/>
        <w:ind w:left="1440" w:right="1412"/>
        <w:jc w:val="both"/>
      </w:pPr>
      <w:r>
        <w:lastRenderedPageBreak/>
        <w:t>This Employee Manual is to be interpreted as a whole rather than by individual sections or</w:t>
      </w:r>
      <w:r>
        <w:rPr>
          <w:spacing w:val="1"/>
        </w:rPr>
        <w:t xml:space="preserve"> </w:t>
      </w:r>
      <w:r>
        <w:t>sentences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isolation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context.</w:t>
      </w:r>
      <w:r>
        <w:rPr>
          <w:spacing w:val="1"/>
        </w:rPr>
        <w:t xml:space="preserve"> </w:t>
      </w:r>
      <w:del w:id="99" w:author="DELL" w:date="2025-07-03T07:55:00Z" w16du:dateUtc="2025-07-03T02:55:00Z">
        <w:r w:rsidDel="00424F2F">
          <w:delText>Organization</w:delText>
        </w:r>
      </w:del>
      <w:ins w:id="100" w:author="DELL" w:date="2025-07-03T07:55:00Z" w16du:dateUtc="2025-07-03T02:55:00Z">
        <w:r w:rsidR="00424F2F">
          <w:t>WRC</w:t>
        </w:r>
      </w:ins>
      <w:r>
        <w:t>’s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Resource</w:t>
      </w:r>
      <w:ins w:id="101" w:author="DELL" w:date="2025-07-03T07:55:00Z" w16du:dateUtc="2025-07-03T02:55:00Z">
        <w:r w:rsidR="00424F2F">
          <w:t xml:space="preserve"> </w:t>
        </w:r>
      </w:ins>
      <w:r>
        <w:t>Section</w:t>
      </w:r>
      <w:ins w:id="102" w:author="DELL" w:date="2025-07-03T07:55:00Z" w16du:dateUtc="2025-07-03T02:55:00Z">
        <w:r w:rsidR="00424F2F">
          <w:t xml:space="preserve"> </w:t>
        </w:r>
      </w:ins>
      <w:r>
        <w:t>is</w:t>
      </w:r>
      <w:ins w:id="103" w:author="DELL" w:date="2025-07-03T07:55:00Z" w16du:dateUtc="2025-07-03T02:55:00Z">
        <w:r w:rsidR="00424F2F">
          <w:t xml:space="preserve"> </w:t>
        </w:r>
      </w:ins>
      <w:r>
        <w:t>the</w:t>
      </w:r>
      <w:ins w:id="104" w:author="DELL" w:date="2025-07-03T07:55:00Z" w16du:dateUtc="2025-07-03T02:55:00Z">
        <w:r w:rsidR="00424F2F">
          <w:t xml:space="preserve"> </w:t>
        </w:r>
      </w:ins>
      <w:r>
        <w:t>only</w:t>
      </w:r>
      <w:r>
        <w:rPr>
          <w:spacing w:val="1"/>
        </w:rPr>
        <w:t xml:space="preserve"> </w:t>
      </w:r>
      <w:r>
        <w:t>Section responsible for communicating official interpretation of these policies and procedures</w:t>
      </w:r>
      <w:r>
        <w:rPr>
          <w:spacing w:val="1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outside</w:t>
      </w:r>
      <w:r>
        <w:rPr>
          <w:spacing w:val="-1"/>
        </w:rPr>
        <w:t xml:space="preserve"> </w:t>
      </w:r>
      <w:r>
        <w:t xml:space="preserve">of </w:t>
      </w:r>
      <w:del w:id="105" w:author="DELL" w:date="2025-07-03T07:55:00Z" w16du:dateUtc="2025-07-03T02:55:00Z">
        <w:r w:rsidDel="00424F2F">
          <w:delText>the</w:delText>
        </w:r>
        <w:r w:rsidDel="00424F2F">
          <w:rPr>
            <w:spacing w:val="-1"/>
          </w:rPr>
          <w:delText xml:space="preserve"> </w:delText>
        </w:r>
        <w:r w:rsidDel="00424F2F">
          <w:delText>organization</w:delText>
        </w:r>
      </w:del>
      <w:ins w:id="106" w:author="DELL" w:date="2025-07-03T07:55:00Z" w16du:dateUtc="2025-07-03T02:55:00Z">
        <w:r w:rsidR="00424F2F">
          <w:t>WRC</w:t>
        </w:r>
      </w:ins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when authorized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del w:id="107" w:author="DELL" w:date="2025-07-03T07:55:00Z" w16du:dateUtc="2025-07-03T02:55:00Z">
        <w:r w:rsidDel="00424F2F">
          <w:delText>MD</w:delText>
        </w:r>
      </w:del>
      <w:ins w:id="108" w:author="DELL" w:date="2025-07-03T07:55:00Z" w16du:dateUtc="2025-07-03T02:55:00Z">
        <w:r w:rsidR="00424F2F">
          <w:t>Chairman/person</w:t>
        </w:r>
      </w:ins>
      <w:r>
        <w:t>.</w:t>
      </w:r>
    </w:p>
    <w:p w14:paraId="7943EB2B" w14:textId="77777777" w:rsidR="00447697" w:rsidRDefault="00447697">
      <w:pPr>
        <w:spacing w:line="345" w:lineRule="auto"/>
        <w:jc w:val="both"/>
        <w:sectPr w:rsidR="00447697">
          <w:pgSz w:w="11900" w:h="16840"/>
          <w:pgMar w:top="1280" w:right="0" w:bottom="1380" w:left="0" w:header="138" w:footer="1197" w:gutter="0"/>
          <w:cols w:space="720"/>
        </w:sectPr>
      </w:pPr>
    </w:p>
    <w:p w14:paraId="3DA1D312" w14:textId="77777777" w:rsidR="00447697" w:rsidRDefault="00BE6F0B">
      <w:pPr>
        <w:pStyle w:val="Heading2"/>
        <w:numPr>
          <w:ilvl w:val="0"/>
          <w:numId w:val="60"/>
        </w:numPr>
        <w:tabs>
          <w:tab w:val="left" w:pos="1962"/>
        </w:tabs>
        <w:spacing w:before="196"/>
        <w:ind w:left="1961" w:hanging="431"/>
        <w:rPr>
          <w:ins w:id="109" w:author="DELL" w:date="2025-07-03T07:56:00Z" w16du:dateUtc="2025-07-03T02:56:00Z"/>
        </w:rPr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4F01B31B" wp14:editId="0F40E71B">
            <wp:simplePos x="0" y="0"/>
            <wp:positionH relativeFrom="page">
              <wp:posOffset>635</wp:posOffset>
            </wp:positionH>
            <wp:positionV relativeFrom="page">
              <wp:posOffset>10046969</wp:posOffset>
            </wp:positionV>
            <wp:extent cx="7555357" cy="176529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357" cy="176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10" w:name="_bookmark1"/>
      <w:bookmarkEnd w:id="110"/>
      <w:r>
        <w:t>DEFINITIONS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INTERPRETATIONS</w:t>
      </w:r>
    </w:p>
    <w:p w14:paraId="3CC2FF4F" w14:textId="77777777" w:rsidR="000C15C0" w:rsidRDefault="000C15C0" w:rsidP="000C15C0">
      <w:pPr>
        <w:pStyle w:val="Heading2"/>
        <w:tabs>
          <w:tab w:val="left" w:pos="1962"/>
        </w:tabs>
        <w:spacing w:before="196"/>
        <w:ind w:left="0" w:firstLine="0"/>
        <w:pPrChange w:id="111" w:author="DELL" w:date="2025-07-03T07:56:00Z" w16du:dateUtc="2025-07-03T02:56:00Z">
          <w:pPr>
            <w:pStyle w:val="Heading2"/>
            <w:numPr>
              <w:numId w:val="60"/>
            </w:numPr>
            <w:tabs>
              <w:tab w:val="left" w:pos="1962"/>
            </w:tabs>
            <w:spacing w:before="196"/>
          </w:pPr>
        </w:pPrChange>
      </w:pPr>
    </w:p>
    <w:p w14:paraId="042B3C86" w14:textId="4FFBB82B" w:rsidR="00447697" w:rsidDel="000C15C0" w:rsidRDefault="00447697">
      <w:pPr>
        <w:pStyle w:val="BodyText"/>
        <w:spacing w:before="6"/>
        <w:rPr>
          <w:del w:id="112" w:author="DELL" w:date="2025-07-03T07:56:00Z" w16du:dateUtc="2025-07-03T02:56:00Z"/>
          <w:rFonts w:ascii="Arial"/>
          <w:b/>
          <w:sz w:val="64"/>
        </w:rPr>
      </w:pPr>
    </w:p>
    <w:p w14:paraId="09BD9223" w14:textId="77777777" w:rsidR="00447697" w:rsidRDefault="00BE6F0B">
      <w:pPr>
        <w:pStyle w:val="Heading5"/>
        <w:numPr>
          <w:ilvl w:val="1"/>
          <w:numId w:val="59"/>
        </w:numPr>
        <w:tabs>
          <w:tab w:val="left" w:pos="2021"/>
          <w:tab w:val="left" w:pos="2022"/>
        </w:tabs>
        <w:spacing w:before="1"/>
        <w:ind w:hanging="582"/>
      </w:pPr>
      <w:r>
        <w:t>Definitions</w:t>
      </w:r>
    </w:p>
    <w:p w14:paraId="489BF7B2" w14:textId="77777777" w:rsidR="00447697" w:rsidRDefault="00447697">
      <w:pPr>
        <w:pStyle w:val="BodyText"/>
        <w:spacing w:before="1"/>
        <w:rPr>
          <w:rFonts w:ascii="Arial"/>
          <w:b/>
        </w:rPr>
      </w:pPr>
    </w:p>
    <w:p w14:paraId="227A3D3C" w14:textId="77777777" w:rsidR="00447697" w:rsidRDefault="00BE6F0B">
      <w:pPr>
        <w:pStyle w:val="BodyText"/>
        <w:ind w:left="1440"/>
      </w:pPr>
      <w:r>
        <w:t>In</w:t>
      </w:r>
      <w:r>
        <w:rPr>
          <w:spacing w:val="-1"/>
        </w:rPr>
        <w:t xml:space="preserve"> </w:t>
      </w:r>
      <w:r>
        <w:t>these rules,</w:t>
      </w:r>
      <w:r>
        <w:rPr>
          <w:spacing w:val="-2"/>
        </w:rPr>
        <w:t xml:space="preserve"> </w:t>
      </w:r>
      <w:r>
        <w:t>unless there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anything</w:t>
      </w:r>
      <w:r>
        <w:rPr>
          <w:spacing w:val="-1"/>
        </w:rPr>
        <w:t xml:space="preserve"> </w:t>
      </w:r>
      <w:r>
        <w:t>repugnant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context:</w:t>
      </w:r>
    </w:p>
    <w:p w14:paraId="468BEAE8" w14:textId="0B26B68E" w:rsidR="00447697" w:rsidDel="00DD007E" w:rsidRDefault="00447697">
      <w:pPr>
        <w:pStyle w:val="BodyText"/>
        <w:rPr>
          <w:del w:id="113" w:author="DELL" w:date="2025-07-03T07:56:00Z" w16du:dateUtc="2025-07-03T02:56:00Z"/>
          <w:sz w:val="24"/>
        </w:rPr>
      </w:pPr>
    </w:p>
    <w:p w14:paraId="00BFA465" w14:textId="149D2537" w:rsidR="00447697" w:rsidDel="00DD007E" w:rsidRDefault="00447697">
      <w:pPr>
        <w:pStyle w:val="BodyText"/>
        <w:rPr>
          <w:del w:id="114" w:author="DELL" w:date="2025-07-03T07:56:00Z" w16du:dateUtc="2025-07-03T02:56:00Z"/>
          <w:sz w:val="24"/>
        </w:rPr>
      </w:pPr>
    </w:p>
    <w:p w14:paraId="53126F90" w14:textId="58308B12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210" w:line="348" w:lineRule="auto"/>
        <w:ind w:right="1438"/>
        <w:jc w:val="both"/>
        <w:rPr>
          <w:sz w:val="21"/>
        </w:rPr>
      </w:pPr>
      <w:r>
        <w:rPr>
          <w:rFonts w:ascii="Arial"/>
          <w:b/>
          <w:sz w:val="21"/>
        </w:rPr>
        <w:t xml:space="preserve">Acting Appointment </w:t>
      </w:r>
      <w:r>
        <w:rPr>
          <w:sz w:val="21"/>
        </w:rPr>
        <w:t xml:space="preserve">- the </w:t>
      </w:r>
      <w:del w:id="115" w:author="DELL" w:date="2025-07-03T07:56:00Z" w16du:dateUtc="2025-07-03T02:56:00Z">
        <w:r w:rsidDel="00DD007E">
          <w:rPr>
            <w:sz w:val="21"/>
          </w:rPr>
          <w:delText>MD</w:delText>
        </w:r>
      </w:del>
      <w:ins w:id="116" w:author="DELL" w:date="2025-07-03T07:56:00Z" w16du:dateUtc="2025-07-03T02:56:00Z">
        <w:r w:rsidR="00DD007E">
          <w:rPr>
            <w:sz w:val="21"/>
          </w:rPr>
          <w:t>Chairman/person</w:t>
        </w:r>
      </w:ins>
      <w:r>
        <w:rPr>
          <w:sz w:val="21"/>
        </w:rPr>
        <w:t xml:space="preserve"> may appoint an incumbent to a vacant position for a period of</w:t>
      </w:r>
      <w:r>
        <w:rPr>
          <w:spacing w:val="-56"/>
          <w:sz w:val="21"/>
        </w:rPr>
        <w:t xml:space="preserve"> </w:t>
      </w:r>
      <w:r>
        <w:rPr>
          <w:sz w:val="21"/>
        </w:rPr>
        <w:t xml:space="preserve">time not </w:t>
      </w:r>
      <w:del w:id="117" w:author="DELL" w:date="2025-07-03T07:57:00Z" w16du:dateUtc="2025-07-03T02:57:00Z">
        <w:r w:rsidDel="00035B32">
          <w:rPr>
            <w:sz w:val="21"/>
          </w:rPr>
          <w:delText xml:space="preserve">to </w:delText>
        </w:r>
      </w:del>
      <w:r>
        <w:rPr>
          <w:sz w:val="21"/>
        </w:rPr>
        <w:t>exceed</w:t>
      </w:r>
      <w:ins w:id="118" w:author="DELL" w:date="2025-07-03T07:57:00Z" w16du:dateUtc="2025-07-03T02:57:00Z">
        <w:r w:rsidR="00035B32">
          <w:rPr>
            <w:sz w:val="21"/>
          </w:rPr>
          <w:t>ing</w:t>
        </w:r>
      </w:ins>
      <w:r>
        <w:rPr>
          <w:sz w:val="21"/>
        </w:rPr>
        <w:t xml:space="preserve"> six months pending selection of a qualified person to fill a vacancy. The</w:t>
      </w:r>
      <w:r>
        <w:rPr>
          <w:spacing w:val="1"/>
          <w:sz w:val="21"/>
        </w:rPr>
        <w:t xml:space="preserve"> </w:t>
      </w:r>
      <w:r>
        <w:rPr>
          <w:sz w:val="21"/>
        </w:rPr>
        <w:t>assumption of this acting responsibility does not create a future right or precedence for the</w:t>
      </w:r>
      <w:r>
        <w:rPr>
          <w:spacing w:val="1"/>
          <w:sz w:val="21"/>
        </w:rPr>
        <w:t xml:space="preserve"> </w:t>
      </w:r>
      <w:r>
        <w:rPr>
          <w:sz w:val="21"/>
        </w:rPr>
        <w:t>incumbent</w:t>
      </w:r>
      <w:r>
        <w:rPr>
          <w:spacing w:val="-3"/>
          <w:sz w:val="21"/>
        </w:rPr>
        <w:t xml:space="preserve"> </w:t>
      </w:r>
      <w:r>
        <w:rPr>
          <w:sz w:val="21"/>
        </w:rPr>
        <w:t>unless</w:t>
      </w:r>
      <w:r>
        <w:rPr>
          <w:spacing w:val="-1"/>
          <w:sz w:val="21"/>
        </w:rPr>
        <w:t xml:space="preserve"> </w:t>
      </w:r>
      <w:r>
        <w:rPr>
          <w:sz w:val="21"/>
        </w:rPr>
        <w:t>specifically</w:t>
      </w:r>
      <w:r>
        <w:rPr>
          <w:spacing w:val="-4"/>
          <w:sz w:val="21"/>
        </w:rPr>
        <w:t xml:space="preserve"> </w:t>
      </w:r>
      <w:r>
        <w:rPr>
          <w:sz w:val="21"/>
        </w:rPr>
        <w:t>notified</w:t>
      </w:r>
      <w:r>
        <w:rPr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del w:id="119" w:author="DELL" w:date="2025-07-03T07:57:00Z" w16du:dateUtc="2025-07-03T02:57:00Z">
        <w:r w:rsidDel="00035B32">
          <w:rPr>
            <w:sz w:val="21"/>
          </w:rPr>
          <w:delText>MD</w:delText>
        </w:r>
      </w:del>
      <w:ins w:id="120" w:author="DELL" w:date="2025-07-03T07:57:00Z" w16du:dateUtc="2025-07-03T02:57:00Z">
        <w:r w:rsidR="00035B32">
          <w:rPr>
            <w:sz w:val="21"/>
          </w:rPr>
          <w:t>Chairman</w:t>
        </w:r>
      </w:ins>
      <w:ins w:id="121" w:author="DELL" w:date="2025-07-03T07:58:00Z" w16du:dateUtc="2025-07-03T02:58:00Z">
        <w:r w:rsidR="00035B32">
          <w:rPr>
            <w:sz w:val="21"/>
          </w:rPr>
          <w:t>/person</w:t>
        </w:r>
      </w:ins>
      <w:r>
        <w:rPr>
          <w:sz w:val="21"/>
        </w:rPr>
        <w:t xml:space="preserve"> through</w:t>
      </w:r>
      <w:r>
        <w:rPr>
          <w:spacing w:val="-1"/>
          <w:sz w:val="21"/>
        </w:rPr>
        <w:t xml:space="preserve"> </w:t>
      </w:r>
      <w:r>
        <w:rPr>
          <w:sz w:val="21"/>
        </w:rPr>
        <w:t>due</w:t>
      </w:r>
      <w:r>
        <w:rPr>
          <w:spacing w:val="-1"/>
          <w:sz w:val="21"/>
        </w:rPr>
        <w:t xml:space="preserve"> </w:t>
      </w:r>
      <w:r>
        <w:rPr>
          <w:sz w:val="21"/>
        </w:rPr>
        <w:t>process.</w:t>
      </w:r>
    </w:p>
    <w:p w14:paraId="054EBBFD" w14:textId="6B1D758B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170" w:line="324" w:lineRule="auto"/>
        <w:ind w:right="1436" w:hanging="514"/>
        <w:jc w:val="both"/>
        <w:rPr>
          <w:sz w:val="21"/>
        </w:rPr>
      </w:pPr>
      <w:r>
        <w:rPr>
          <w:rFonts w:ascii="Arial"/>
          <w:b/>
          <w:sz w:val="21"/>
        </w:rPr>
        <w:t xml:space="preserve">Allowed Leave </w:t>
      </w:r>
      <w:r>
        <w:rPr>
          <w:sz w:val="21"/>
        </w:rPr>
        <w:t xml:space="preserve">- paid leave approved at the discretion of the </w:t>
      </w:r>
      <w:del w:id="122" w:author="DELL" w:date="2025-07-03T07:58:00Z" w16du:dateUtc="2025-07-03T02:58:00Z">
        <w:r w:rsidDel="00992816">
          <w:rPr>
            <w:sz w:val="21"/>
          </w:rPr>
          <w:delText>MD</w:delText>
        </w:r>
      </w:del>
      <w:ins w:id="123" w:author="DELL" w:date="2025-07-03T07:58:00Z" w16du:dateUtc="2025-07-03T02:58:00Z">
        <w:r w:rsidR="00992816">
          <w:rPr>
            <w:sz w:val="21"/>
          </w:rPr>
          <w:t>Chairman/person</w:t>
        </w:r>
      </w:ins>
      <w:r>
        <w:rPr>
          <w:sz w:val="21"/>
        </w:rPr>
        <w:t xml:space="preserve"> that allows the employee to</w:t>
      </w:r>
      <w:r>
        <w:rPr>
          <w:spacing w:val="-56"/>
          <w:sz w:val="21"/>
        </w:rPr>
        <w:t xml:space="preserve"> </w:t>
      </w:r>
      <w:ins w:id="124" w:author="DELL" w:date="2025-07-03T07:58:00Z" w16du:dateUtc="2025-07-03T02:58:00Z">
        <w:r w:rsidR="00992816">
          <w:rPr>
            <w:spacing w:val="-56"/>
            <w:sz w:val="21"/>
          </w:rPr>
          <w:t xml:space="preserve">             </w:t>
        </w:r>
      </w:ins>
      <w:r>
        <w:rPr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sz w:val="21"/>
        </w:rPr>
        <w:t>away</w:t>
      </w:r>
      <w:r>
        <w:rPr>
          <w:spacing w:val="-4"/>
          <w:sz w:val="21"/>
        </w:rPr>
        <w:t xml:space="preserve"> </w:t>
      </w:r>
      <w:r>
        <w:rPr>
          <w:sz w:val="21"/>
        </w:rPr>
        <w:t>from work</w:t>
      </w:r>
      <w:r>
        <w:rPr>
          <w:spacing w:val="1"/>
          <w:sz w:val="21"/>
        </w:rPr>
        <w:t xml:space="preserve"> </w:t>
      </w:r>
      <w:r>
        <w:rPr>
          <w:sz w:val="21"/>
        </w:rPr>
        <w:t>without</w:t>
      </w:r>
      <w:r>
        <w:rPr>
          <w:spacing w:val="-2"/>
          <w:sz w:val="21"/>
        </w:rPr>
        <w:t xml:space="preserve"> </w:t>
      </w:r>
      <w:r>
        <w:rPr>
          <w:sz w:val="21"/>
        </w:rPr>
        <w:t>losing</w:t>
      </w:r>
      <w:r>
        <w:rPr>
          <w:spacing w:val="-1"/>
          <w:sz w:val="21"/>
        </w:rPr>
        <w:t xml:space="preserve"> </w:t>
      </w:r>
      <w:r>
        <w:rPr>
          <w:sz w:val="21"/>
        </w:rPr>
        <w:t>any</w:t>
      </w:r>
      <w:r>
        <w:rPr>
          <w:spacing w:val="-3"/>
          <w:sz w:val="21"/>
        </w:rPr>
        <w:t xml:space="preserve"> </w:t>
      </w:r>
      <w:r>
        <w:rPr>
          <w:sz w:val="21"/>
        </w:rPr>
        <w:t>work-related</w:t>
      </w:r>
      <w:r>
        <w:rPr>
          <w:spacing w:val="-1"/>
          <w:sz w:val="21"/>
        </w:rPr>
        <w:t xml:space="preserve"> </w:t>
      </w:r>
      <w:r>
        <w:rPr>
          <w:sz w:val="21"/>
        </w:rPr>
        <w:t>benefits.</w:t>
      </w:r>
    </w:p>
    <w:p w14:paraId="388E7B3A" w14:textId="5038960D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149"/>
        <w:ind w:hanging="558"/>
        <w:jc w:val="both"/>
        <w:rPr>
          <w:sz w:val="21"/>
        </w:rPr>
      </w:pPr>
      <w:r>
        <w:rPr>
          <w:rFonts w:ascii="Arial"/>
          <w:b/>
          <w:sz w:val="21"/>
        </w:rPr>
        <w:t>Appointment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>Date</w:t>
      </w:r>
      <w:r>
        <w:rPr>
          <w:rFonts w:ascii="Arial"/>
          <w:b/>
          <w:spacing w:val="-1"/>
          <w:sz w:val="21"/>
        </w:rPr>
        <w:t xml:space="preserve"> </w:t>
      </w:r>
      <w:r>
        <w:rPr>
          <w:sz w:val="21"/>
        </w:rPr>
        <w:t>-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date</w:t>
      </w:r>
      <w:r>
        <w:rPr>
          <w:spacing w:val="-2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which</w:t>
      </w:r>
      <w:r>
        <w:rPr>
          <w:spacing w:val="-1"/>
          <w:sz w:val="21"/>
        </w:rPr>
        <w:t xml:space="preserve"> </w:t>
      </w:r>
      <w:r>
        <w:rPr>
          <w:sz w:val="21"/>
        </w:rPr>
        <w:t>an</w:t>
      </w:r>
      <w:r>
        <w:rPr>
          <w:spacing w:val="-1"/>
          <w:sz w:val="21"/>
        </w:rPr>
        <w:t xml:space="preserve"> </w:t>
      </w:r>
      <w:r>
        <w:rPr>
          <w:sz w:val="21"/>
        </w:rPr>
        <w:t>employee</w:t>
      </w:r>
      <w:r>
        <w:rPr>
          <w:spacing w:val="-2"/>
          <w:sz w:val="21"/>
        </w:rPr>
        <w:t xml:space="preserve"> </w:t>
      </w:r>
      <w:del w:id="125" w:author="DELL" w:date="2025-07-03T07:58:00Z" w16du:dateUtc="2025-07-03T02:58:00Z">
        <w:r w:rsidDel="00992816">
          <w:rPr>
            <w:sz w:val="21"/>
          </w:rPr>
          <w:delText>wa</w:delText>
        </w:r>
      </w:del>
      <w:ins w:id="126" w:author="DELL" w:date="2025-07-03T07:58:00Z" w16du:dateUtc="2025-07-03T02:58:00Z">
        <w:r w:rsidR="00992816">
          <w:rPr>
            <w:sz w:val="21"/>
          </w:rPr>
          <w:t>i</w:t>
        </w:r>
      </w:ins>
      <w:r>
        <w:rPr>
          <w:sz w:val="21"/>
        </w:rPr>
        <w:t>s</w:t>
      </w:r>
      <w:r>
        <w:rPr>
          <w:spacing w:val="-1"/>
          <w:sz w:val="21"/>
        </w:rPr>
        <w:t xml:space="preserve"> </w:t>
      </w:r>
      <w:r>
        <w:rPr>
          <w:sz w:val="21"/>
        </w:rPr>
        <w:t>appointed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regular</w:t>
      </w:r>
      <w:r>
        <w:rPr>
          <w:spacing w:val="-2"/>
          <w:sz w:val="21"/>
        </w:rPr>
        <w:t xml:space="preserve"> </w:t>
      </w:r>
      <w:r>
        <w:rPr>
          <w:sz w:val="21"/>
        </w:rPr>
        <w:t>position.</w:t>
      </w:r>
    </w:p>
    <w:p w14:paraId="4D1A4140" w14:textId="77777777" w:rsidR="00447697" w:rsidRDefault="00447697">
      <w:pPr>
        <w:pStyle w:val="BodyText"/>
        <w:spacing w:before="9"/>
        <w:rPr>
          <w:sz w:val="20"/>
        </w:rPr>
      </w:pPr>
    </w:p>
    <w:p w14:paraId="034624A5" w14:textId="77777777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ind w:hanging="572"/>
        <w:jc w:val="both"/>
        <w:rPr>
          <w:sz w:val="21"/>
        </w:rPr>
      </w:pPr>
      <w:r>
        <w:rPr>
          <w:rFonts w:ascii="Arial"/>
          <w:b/>
          <w:sz w:val="21"/>
        </w:rPr>
        <w:t>Appeal</w:t>
      </w:r>
      <w:r>
        <w:rPr>
          <w:rFonts w:ascii="Arial"/>
          <w:b/>
          <w:spacing w:val="-2"/>
          <w:sz w:val="21"/>
        </w:rPr>
        <w:t xml:space="preserve"> </w:t>
      </w:r>
      <w:r>
        <w:rPr>
          <w:sz w:val="21"/>
        </w:rPr>
        <w:t>-</w:t>
      </w:r>
      <w:r>
        <w:rPr>
          <w:spacing w:val="-2"/>
          <w:sz w:val="21"/>
        </w:rPr>
        <w:t xml:space="preserve"> </w:t>
      </w:r>
      <w:r>
        <w:rPr>
          <w:sz w:val="21"/>
        </w:rPr>
        <w:t>formal request</w:t>
      </w:r>
      <w:r>
        <w:rPr>
          <w:spacing w:val="-2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decision</w:t>
      </w:r>
      <w:r>
        <w:rPr>
          <w:spacing w:val="-1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formal</w:t>
      </w:r>
      <w:r>
        <w:rPr>
          <w:spacing w:val="-2"/>
          <w:sz w:val="21"/>
        </w:rPr>
        <w:t xml:space="preserve"> </w:t>
      </w:r>
      <w:r>
        <w:rPr>
          <w:sz w:val="21"/>
        </w:rPr>
        <w:t>grievance petition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reconsidered</w:t>
      </w:r>
      <w:r>
        <w:rPr>
          <w:spacing w:val="-1"/>
          <w:sz w:val="21"/>
        </w:rPr>
        <w:t xml:space="preserve"> </w:t>
      </w:r>
      <w:r>
        <w:rPr>
          <w:sz w:val="21"/>
        </w:rPr>
        <w:t>at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</w:p>
    <w:p w14:paraId="21C3D413" w14:textId="77777777" w:rsidR="00992816" w:rsidRDefault="00BE6F0B">
      <w:pPr>
        <w:pStyle w:val="BodyText"/>
        <w:spacing w:before="171" w:line="338" w:lineRule="auto"/>
        <w:ind w:left="1800" w:right="55"/>
        <w:jc w:val="both"/>
        <w:rPr>
          <w:ins w:id="127" w:author="DELL" w:date="2025-07-03T07:59:00Z" w16du:dateUtc="2025-07-03T02:59:00Z"/>
        </w:rPr>
      </w:pPr>
      <w:r>
        <w:t>further</w:t>
      </w:r>
      <w:r>
        <w:rPr>
          <w:spacing w:val="1"/>
        </w:rPr>
        <w:t xml:space="preserve"> </w:t>
      </w:r>
      <w:r>
        <w:t>stage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grievance</w:t>
      </w:r>
      <w:r>
        <w:rPr>
          <w:spacing w:val="1"/>
        </w:rPr>
        <w:t xml:space="preserve"> </w:t>
      </w:r>
      <w:r>
        <w:t>procedure;</w:t>
      </w:r>
      <w:r>
        <w:rPr>
          <w:spacing w:val="1"/>
        </w:rPr>
        <w:t xml:space="preserve"> </w:t>
      </w:r>
      <w:r>
        <w:t>and/or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informal</w:t>
      </w:r>
      <w:r>
        <w:rPr>
          <w:spacing w:val="1"/>
        </w:rPr>
        <w:t xml:space="preserve"> </w:t>
      </w:r>
      <w:del w:id="128" w:author="DELL" w:date="2025-07-03T07:59:00Z" w16du:dateUtc="2025-07-03T02:59:00Z">
        <w:r w:rsidDel="00992816">
          <w:delText>“</w:delText>
        </w:r>
      </w:del>
      <w:ins w:id="129" w:author="DELL" w:date="2025-07-03T07:59:00Z" w16du:dateUtc="2025-07-03T02:59:00Z">
        <w:r w:rsidR="00992816">
          <w:t>‘</w:t>
        </w:r>
      </w:ins>
      <w:r>
        <w:t>due-</w:t>
      </w:r>
      <w:r>
        <w:rPr>
          <w:spacing w:val="1"/>
        </w:rPr>
        <w:t xml:space="preserve"> </w:t>
      </w:r>
      <w:r w:rsidR="005E534A">
        <w:t>prose</w:t>
      </w:r>
      <w:r>
        <w:rPr>
          <w:spacing w:val="1"/>
        </w:rPr>
        <w:t xml:space="preserve"> </w:t>
      </w:r>
      <w:r>
        <w:t>disciplinary</w:t>
      </w:r>
      <w:del w:id="130" w:author="DELL" w:date="2025-07-03T07:59:00Z" w16du:dateUtc="2025-07-03T02:59:00Z">
        <w:r w:rsidDel="00992816">
          <w:delText>”</w:delText>
        </w:r>
      </w:del>
      <w:ins w:id="131" w:author="DELL" w:date="2025-07-03T07:59:00Z" w16du:dateUtc="2025-07-03T02:59:00Z">
        <w:r w:rsidR="00992816">
          <w:t>’</w:t>
        </w:r>
      </w:ins>
      <w:r>
        <w:rPr>
          <w:spacing w:val="1"/>
        </w:rPr>
        <w:t xml:space="preserve"> </w:t>
      </w:r>
      <w:r>
        <w:t>hearing</w:t>
      </w:r>
      <w:r>
        <w:rPr>
          <w:spacing w:val="1"/>
        </w:rPr>
        <w:t xml:space="preserve"> </w:t>
      </w:r>
      <w:r>
        <w:t>given</w:t>
      </w:r>
      <w:r w:rsidR="005E534A">
        <w:t xml:space="preserve"> </w:t>
      </w:r>
    </w:p>
    <w:p w14:paraId="4AA16BF2" w14:textId="77777777" w:rsidR="00992816" w:rsidRDefault="00BE6F0B">
      <w:pPr>
        <w:pStyle w:val="BodyText"/>
        <w:spacing w:before="171" w:line="338" w:lineRule="auto"/>
        <w:ind w:left="1800" w:right="55"/>
        <w:jc w:val="both"/>
        <w:rPr>
          <w:ins w:id="132" w:author="DELL" w:date="2025-07-03T07:59:00Z" w16du:dateUtc="2025-07-03T02:59:00Z"/>
        </w:rPr>
      </w:pPr>
      <w:r>
        <w:t>a</w:t>
      </w:r>
      <w:r w:rsidR="005E534A">
        <w:t>c</w:t>
      </w:r>
      <w:r>
        <w:t>tion</w:t>
      </w:r>
      <w:del w:id="133" w:author="DELL" w:date="2025-07-03T07:59:00Z" w16du:dateUtc="2025-07-03T02:59:00Z">
        <w:r w:rsidDel="00992816">
          <w:delText>,</w:delText>
        </w:r>
      </w:del>
      <w:ins w:id="134" w:author="DELL" w:date="2025-07-03T07:59:00Z" w16du:dateUtc="2025-07-03T02:59:00Z">
        <w:r w:rsidR="00992816">
          <w:t xml:space="preserve"> </w:t>
        </w:r>
      </w:ins>
      <w:r>
        <w:t>to</w:t>
      </w:r>
      <w:r w:rsidR="005E534A">
        <w:t xml:space="preserve"> demotion, an</w:t>
      </w:r>
      <w:r>
        <w:t xml:space="preserve"> or employee</w:t>
      </w:r>
      <w:r w:rsidR="005E534A">
        <w:t xml:space="preserve"> </w:t>
      </w:r>
      <w:r>
        <w:t>suspension</w:t>
      </w:r>
      <w:r w:rsidR="005E534A">
        <w:t xml:space="preserve"> </w:t>
      </w:r>
      <w:r>
        <w:t xml:space="preserve">of </w:t>
      </w:r>
      <w:del w:id="135" w:author="DELL" w:date="2025-07-03T07:59:00Z" w16du:dateUtc="2025-07-03T02:59:00Z">
        <w:r w:rsidDel="00992816">
          <w:delText xml:space="preserve">prio </w:delText>
        </w:r>
      </w:del>
      <w:r>
        <w:t xml:space="preserve">employee for more than three (3) work days and </w:t>
      </w:r>
    </w:p>
    <w:p w14:paraId="34F8931A" w14:textId="36C5502C" w:rsidR="00447697" w:rsidRDefault="00BE6F0B">
      <w:pPr>
        <w:pStyle w:val="BodyText"/>
        <w:spacing w:before="171" w:line="338" w:lineRule="auto"/>
        <w:ind w:left="1800" w:right="55"/>
        <w:jc w:val="both"/>
      </w:pPr>
      <w:r>
        <w:t>up</w:t>
      </w:r>
      <w:r>
        <w:rPr>
          <w:spacing w:val="-5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(5)</w:t>
      </w:r>
      <w:r>
        <w:rPr>
          <w:spacing w:val="-2"/>
        </w:rPr>
        <w:t xml:space="preserve"> </w:t>
      </w:r>
      <w:r>
        <w:t>days.</w:t>
      </w:r>
    </w:p>
    <w:p w14:paraId="3F301906" w14:textId="308269CD" w:rsidR="00447697" w:rsidRDefault="00BE6F0B">
      <w:pPr>
        <w:pStyle w:val="ListParagraph"/>
        <w:numPr>
          <w:ilvl w:val="0"/>
          <w:numId w:val="58"/>
        </w:numPr>
        <w:tabs>
          <w:tab w:val="left" w:pos="1800"/>
          <w:tab w:val="left" w:pos="1801"/>
        </w:tabs>
        <w:spacing w:before="179" w:line="324" w:lineRule="auto"/>
        <w:ind w:right="1838" w:hanging="524"/>
        <w:jc w:val="left"/>
        <w:rPr>
          <w:sz w:val="21"/>
        </w:rPr>
      </w:pPr>
      <w:r>
        <w:rPr>
          <w:rFonts w:ascii="Arial"/>
          <w:b/>
          <w:sz w:val="21"/>
        </w:rPr>
        <w:t>Applicant</w:t>
      </w:r>
      <w:r>
        <w:rPr>
          <w:rFonts w:ascii="Arial"/>
          <w:b/>
          <w:spacing w:val="27"/>
          <w:sz w:val="21"/>
        </w:rPr>
        <w:t xml:space="preserve"> </w:t>
      </w:r>
      <w:r>
        <w:rPr>
          <w:sz w:val="21"/>
        </w:rPr>
        <w:t>-</w:t>
      </w:r>
      <w:r>
        <w:rPr>
          <w:spacing w:val="17"/>
          <w:sz w:val="21"/>
        </w:rPr>
        <w:t xml:space="preserve"> </w:t>
      </w:r>
      <w:r>
        <w:rPr>
          <w:sz w:val="21"/>
        </w:rPr>
        <w:t>individual</w:t>
      </w:r>
      <w:r>
        <w:rPr>
          <w:spacing w:val="20"/>
          <w:sz w:val="21"/>
        </w:rPr>
        <w:t xml:space="preserve"> </w:t>
      </w:r>
      <w:r>
        <w:rPr>
          <w:sz w:val="21"/>
        </w:rPr>
        <w:t>who</w:t>
      </w:r>
      <w:r>
        <w:rPr>
          <w:spacing w:val="18"/>
          <w:sz w:val="21"/>
        </w:rPr>
        <w:t xml:space="preserve"> </w:t>
      </w:r>
      <w:r>
        <w:rPr>
          <w:sz w:val="21"/>
        </w:rPr>
        <w:t>has</w:t>
      </w:r>
      <w:r>
        <w:rPr>
          <w:spacing w:val="19"/>
          <w:sz w:val="21"/>
        </w:rPr>
        <w:t xml:space="preserve"> </w:t>
      </w:r>
      <w:r>
        <w:rPr>
          <w:sz w:val="21"/>
        </w:rPr>
        <w:t>filed</w:t>
      </w:r>
      <w:r>
        <w:rPr>
          <w:spacing w:val="18"/>
          <w:sz w:val="21"/>
        </w:rPr>
        <w:t xml:space="preserve"> </w:t>
      </w:r>
      <w:r>
        <w:rPr>
          <w:sz w:val="21"/>
        </w:rPr>
        <w:t>an</w:t>
      </w:r>
      <w:r>
        <w:rPr>
          <w:spacing w:val="19"/>
          <w:sz w:val="21"/>
        </w:rPr>
        <w:t xml:space="preserve"> </w:t>
      </w:r>
      <w:r>
        <w:rPr>
          <w:sz w:val="21"/>
        </w:rPr>
        <w:t>application</w:t>
      </w:r>
      <w:r>
        <w:rPr>
          <w:spacing w:val="16"/>
          <w:sz w:val="21"/>
        </w:rPr>
        <w:t xml:space="preserve"> </w:t>
      </w:r>
      <w:r>
        <w:rPr>
          <w:sz w:val="21"/>
        </w:rPr>
        <w:t>for</w:t>
      </w:r>
      <w:r>
        <w:rPr>
          <w:spacing w:val="18"/>
          <w:sz w:val="21"/>
        </w:rPr>
        <w:t xml:space="preserve"> </w:t>
      </w:r>
      <w:r>
        <w:rPr>
          <w:sz w:val="21"/>
        </w:rPr>
        <w:t>a</w:t>
      </w:r>
      <w:r>
        <w:rPr>
          <w:spacing w:val="18"/>
          <w:sz w:val="21"/>
        </w:rPr>
        <w:t xml:space="preserve"> </w:t>
      </w:r>
      <w:r>
        <w:rPr>
          <w:sz w:val="21"/>
        </w:rPr>
        <w:t>vacant</w:t>
      </w:r>
      <w:r>
        <w:rPr>
          <w:spacing w:val="17"/>
          <w:sz w:val="21"/>
        </w:rPr>
        <w:t xml:space="preserve"> </w:t>
      </w:r>
      <w:r>
        <w:rPr>
          <w:sz w:val="21"/>
        </w:rPr>
        <w:t>position</w:t>
      </w:r>
      <w:r>
        <w:rPr>
          <w:spacing w:val="19"/>
          <w:sz w:val="21"/>
        </w:rPr>
        <w:t xml:space="preserve"> </w:t>
      </w:r>
      <w:r>
        <w:rPr>
          <w:sz w:val="21"/>
        </w:rPr>
        <w:t>and</w:t>
      </w:r>
      <w:r>
        <w:rPr>
          <w:spacing w:val="16"/>
          <w:sz w:val="21"/>
        </w:rPr>
        <w:t xml:space="preserve"> </w:t>
      </w:r>
      <w:r>
        <w:rPr>
          <w:sz w:val="21"/>
        </w:rPr>
        <w:t>desires</w:t>
      </w:r>
      <w:r>
        <w:rPr>
          <w:spacing w:val="19"/>
          <w:sz w:val="21"/>
        </w:rPr>
        <w:t xml:space="preserve"> </w:t>
      </w:r>
      <w:r>
        <w:rPr>
          <w:sz w:val="21"/>
        </w:rPr>
        <w:t>to</w:t>
      </w:r>
      <w:r>
        <w:rPr>
          <w:spacing w:val="-56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considered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appointment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position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del w:id="136" w:author="DELL" w:date="2025-07-03T08:00:00Z" w16du:dateUtc="2025-07-03T03:00:00Z">
        <w:r w:rsidDel="00A44ABD">
          <w:rPr>
            <w:sz w:val="21"/>
          </w:rPr>
          <w:delText>Organization</w:delText>
        </w:r>
      </w:del>
      <w:ins w:id="137" w:author="DELL" w:date="2025-07-03T08:00:00Z" w16du:dateUtc="2025-07-03T03:00:00Z">
        <w:r w:rsidR="00A44ABD">
          <w:rPr>
            <w:sz w:val="21"/>
          </w:rPr>
          <w:t>WRC</w:t>
        </w:r>
      </w:ins>
      <w:r>
        <w:rPr>
          <w:sz w:val="21"/>
        </w:rPr>
        <w:t>.</w:t>
      </w:r>
    </w:p>
    <w:p w14:paraId="333CDE16" w14:textId="3559047A" w:rsidR="00447697" w:rsidRDefault="00BE6F0B">
      <w:pPr>
        <w:pStyle w:val="ListParagraph"/>
        <w:numPr>
          <w:ilvl w:val="0"/>
          <w:numId w:val="58"/>
        </w:numPr>
        <w:tabs>
          <w:tab w:val="left" w:pos="1800"/>
          <w:tab w:val="left" w:pos="1801"/>
        </w:tabs>
        <w:spacing w:before="193" w:line="324" w:lineRule="auto"/>
        <w:ind w:right="1419" w:hanging="572"/>
        <w:jc w:val="left"/>
        <w:rPr>
          <w:sz w:val="21"/>
        </w:rPr>
      </w:pPr>
      <w:r>
        <w:rPr>
          <w:rFonts w:ascii="Arial"/>
          <w:b/>
          <w:sz w:val="21"/>
        </w:rPr>
        <w:t>Appointing</w:t>
      </w:r>
      <w:r>
        <w:rPr>
          <w:rFonts w:ascii="Arial"/>
          <w:b/>
          <w:spacing w:val="26"/>
          <w:sz w:val="21"/>
        </w:rPr>
        <w:t xml:space="preserve"> </w:t>
      </w:r>
      <w:r>
        <w:rPr>
          <w:rFonts w:ascii="Arial"/>
          <w:b/>
          <w:sz w:val="21"/>
        </w:rPr>
        <w:t>Authority</w:t>
      </w:r>
      <w:r>
        <w:rPr>
          <w:rFonts w:ascii="Arial"/>
          <w:b/>
          <w:spacing w:val="22"/>
          <w:sz w:val="21"/>
        </w:rPr>
        <w:t xml:space="preserve"> </w:t>
      </w:r>
      <w:r>
        <w:rPr>
          <w:sz w:val="21"/>
        </w:rPr>
        <w:t>-</w:t>
      </w:r>
      <w:r>
        <w:rPr>
          <w:spacing w:val="17"/>
          <w:sz w:val="21"/>
        </w:rPr>
        <w:t xml:space="preserve"> </w:t>
      </w:r>
      <w:r>
        <w:rPr>
          <w:sz w:val="21"/>
        </w:rPr>
        <w:t>a</w:t>
      </w:r>
      <w:r>
        <w:rPr>
          <w:spacing w:val="16"/>
          <w:sz w:val="21"/>
        </w:rPr>
        <w:t xml:space="preserve"> </w:t>
      </w:r>
      <w:r>
        <w:rPr>
          <w:sz w:val="21"/>
        </w:rPr>
        <w:t>manager</w:t>
      </w:r>
      <w:r>
        <w:rPr>
          <w:spacing w:val="15"/>
          <w:sz w:val="21"/>
        </w:rPr>
        <w:t xml:space="preserve"> </w:t>
      </w:r>
      <w:r>
        <w:rPr>
          <w:sz w:val="21"/>
        </w:rPr>
        <w:t>authorized</w:t>
      </w:r>
      <w:r>
        <w:rPr>
          <w:spacing w:val="16"/>
          <w:sz w:val="21"/>
        </w:rPr>
        <w:t xml:space="preserve"> </w:t>
      </w:r>
      <w:r>
        <w:rPr>
          <w:sz w:val="21"/>
        </w:rPr>
        <w:t>by</w:t>
      </w:r>
      <w:r>
        <w:rPr>
          <w:spacing w:val="16"/>
          <w:sz w:val="21"/>
        </w:rPr>
        <w:t xml:space="preserve"> </w:t>
      </w:r>
      <w:del w:id="138" w:author="DELL" w:date="2025-07-03T08:00:00Z" w16du:dateUtc="2025-07-03T03:00:00Z">
        <w:r w:rsidDel="009B4997">
          <w:rPr>
            <w:sz w:val="21"/>
          </w:rPr>
          <w:delText>Organization</w:delText>
        </w:r>
      </w:del>
      <w:ins w:id="139" w:author="DELL" w:date="2025-07-03T08:00:00Z" w16du:dateUtc="2025-07-03T03:00:00Z">
        <w:r w:rsidR="009B4997">
          <w:rPr>
            <w:sz w:val="21"/>
          </w:rPr>
          <w:t>WRC</w:t>
        </w:r>
      </w:ins>
      <w:r>
        <w:rPr>
          <w:spacing w:val="16"/>
          <w:sz w:val="21"/>
        </w:rPr>
        <w:t xml:space="preserve"> </w:t>
      </w:r>
      <w:r>
        <w:rPr>
          <w:sz w:val="21"/>
        </w:rPr>
        <w:t>to</w:t>
      </w:r>
      <w:r>
        <w:rPr>
          <w:spacing w:val="16"/>
          <w:sz w:val="21"/>
        </w:rPr>
        <w:t xml:space="preserve"> </w:t>
      </w:r>
      <w:r>
        <w:rPr>
          <w:sz w:val="21"/>
        </w:rPr>
        <w:t>make</w:t>
      </w:r>
      <w:r>
        <w:rPr>
          <w:spacing w:val="16"/>
          <w:sz w:val="21"/>
        </w:rPr>
        <w:t xml:space="preserve"> </w:t>
      </w:r>
      <w:r>
        <w:rPr>
          <w:sz w:val="21"/>
        </w:rPr>
        <w:t>an</w:t>
      </w:r>
      <w:r>
        <w:rPr>
          <w:spacing w:val="16"/>
          <w:sz w:val="21"/>
        </w:rPr>
        <w:t xml:space="preserve"> </w:t>
      </w:r>
      <w:r>
        <w:rPr>
          <w:sz w:val="21"/>
        </w:rPr>
        <w:t>appointment,</w:t>
      </w:r>
      <w:r>
        <w:rPr>
          <w:spacing w:val="14"/>
          <w:sz w:val="21"/>
        </w:rPr>
        <w:t xml:space="preserve"> </w:t>
      </w:r>
      <w:r>
        <w:rPr>
          <w:sz w:val="21"/>
        </w:rPr>
        <w:t>in</w:t>
      </w:r>
      <w:r>
        <w:rPr>
          <w:spacing w:val="-56"/>
          <w:sz w:val="21"/>
        </w:rPr>
        <w:t xml:space="preserve"> </w:t>
      </w:r>
      <w:r>
        <w:rPr>
          <w:sz w:val="21"/>
        </w:rPr>
        <w:t>accordance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Delegation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Authority.</w:t>
      </w:r>
    </w:p>
    <w:p w14:paraId="4120C2D7" w14:textId="272B0BF5" w:rsidR="00447697" w:rsidRDefault="00BE6F0B">
      <w:pPr>
        <w:pStyle w:val="ListParagraph"/>
        <w:numPr>
          <w:ilvl w:val="0"/>
          <w:numId w:val="58"/>
        </w:numPr>
        <w:tabs>
          <w:tab w:val="left" w:pos="1800"/>
          <w:tab w:val="left" w:pos="1801"/>
        </w:tabs>
        <w:spacing w:before="198" w:line="328" w:lineRule="auto"/>
        <w:ind w:right="1439" w:hanging="615"/>
        <w:jc w:val="left"/>
        <w:rPr>
          <w:sz w:val="21"/>
        </w:rPr>
      </w:pPr>
      <w:r>
        <w:rPr>
          <w:rFonts w:ascii="Arial"/>
          <w:b/>
          <w:sz w:val="21"/>
        </w:rPr>
        <w:t>Breach</w:t>
      </w:r>
      <w:r>
        <w:rPr>
          <w:rFonts w:ascii="Arial"/>
          <w:b/>
          <w:spacing w:val="32"/>
          <w:sz w:val="21"/>
        </w:rPr>
        <w:t xml:space="preserve"> </w:t>
      </w:r>
      <w:r>
        <w:rPr>
          <w:rFonts w:ascii="Arial"/>
          <w:b/>
          <w:sz w:val="21"/>
        </w:rPr>
        <w:t>Of</w:t>
      </w:r>
      <w:r>
        <w:rPr>
          <w:rFonts w:ascii="Arial"/>
          <w:b/>
          <w:spacing w:val="31"/>
          <w:sz w:val="21"/>
        </w:rPr>
        <w:t xml:space="preserve"> </w:t>
      </w:r>
      <w:r>
        <w:rPr>
          <w:rFonts w:ascii="Arial"/>
          <w:b/>
          <w:sz w:val="21"/>
        </w:rPr>
        <w:t>Trust</w:t>
      </w:r>
      <w:r>
        <w:rPr>
          <w:rFonts w:ascii="Arial"/>
          <w:b/>
          <w:spacing w:val="33"/>
          <w:sz w:val="21"/>
        </w:rPr>
        <w:t xml:space="preserve"> </w:t>
      </w:r>
      <w:r>
        <w:rPr>
          <w:rFonts w:ascii="Arial"/>
          <w:b/>
          <w:sz w:val="23"/>
        </w:rPr>
        <w:t>-</w:t>
      </w:r>
      <w:r>
        <w:rPr>
          <w:rFonts w:ascii="Arial"/>
          <w:b/>
          <w:spacing w:val="27"/>
          <w:sz w:val="23"/>
        </w:rPr>
        <w:t xml:space="preserve"> </w:t>
      </w:r>
      <w:r>
        <w:rPr>
          <w:sz w:val="21"/>
        </w:rPr>
        <w:t>The</w:t>
      </w:r>
      <w:r>
        <w:rPr>
          <w:spacing w:val="22"/>
          <w:sz w:val="21"/>
        </w:rPr>
        <w:t xml:space="preserve"> </w:t>
      </w:r>
      <w:r>
        <w:rPr>
          <w:sz w:val="21"/>
        </w:rPr>
        <w:t>willful</w:t>
      </w:r>
      <w:r>
        <w:rPr>
          <w:spacing w:val="24"/>
          <w:sz w:val="21"/>
        </w:rPr>
        <w:t xml:space="preserve"> </w:t>
      </w:r>
      <w:r>
        <w:rPr>
          <w:sz w:val="21"/>
        </w:rPr>
        <w:t>misappropriation,</w:t>
      </w:r>
      <w:r>
        <w:rPr>
          <w:spacing w:val="24"/>
          <w:sz w:val="21"/>
        </w:rPr>
        <w:t xml:space="preserve"> </w:t>
      </w:r>
      <w:r>
        <w:rPr>
          <w:sz w:val="21"/>
        </w:rPr>
        <w:t>by</w:t>
      </w:r>
      <w:r>
        <w:rPr>
          <w:spacing w:val="23"/>
          <w:sz w:val="21"/>
        </w:rPr>
        <w:t xml:space="preserve"> </w:t>
      </w:r>
      <w:r>
        <w:rPr>
          <w:sz w:val="21"/>
        </w:rPr>
        <w:t>a</w:t>
      </w:r>
      <w:r>
        <w:rPr>
          <w:spacing w:val="25"/>
          <w:sz w:val="21"/>
        </w:rPr>
        <w:t xml:space="preserve"> </w:t>
      </w:r>
      <w:r>
        <w:rPr>
          <w:sz w:val="21"/>
        </w:rPr>
        <w:t>trustee,</w:t>
      </w:r>
      <w:r>
        <w:rPr>
          <w:spacing w:val="23"/>
          <w:sz w:val="21"/>
        </w:rPr>
        <w:t xml:space="preserve"> </w:t>
      </w:r>
      <w:r>
        <w:rPr>
          <w:sz w:val="21"/>
        </w:rPr>
        <w:t>of</w:t>
      </w:r>
      <w:r>
        <w:rPr>
          <w:spacing w:val="26"/>
          <w:sz w:val="21"/>
        </w:rPr>
        <w:t xml:space="preserve"> </w:t>
      </w:r>
      <w:r>
        <w:rPr>
          <w:sz w:val="21"/>
        </w:rPr>
        <w:t>anything,</w:t>
      </w:r>
      <w:r>
        <w:rPr>
          <w:spacing w:val="22"/>
          <w:sz w:val="21"/>
        </w:rPr>
        <w:t xml:space="preserve"> </w:t>
      </w:r>
      <w:r>
        <w:rPr>
          <w:sz w:val="21"/>
        </w:rPr>
        <w:t>which</w:t>
      </w:r>
      <w:r>
        <w:rPr>
          <w:spacing w:val="23"/>
          <w:sz w:val="21"/>
        </w:rPr>
        <w:t xml:space="preserve"> </w:t>
      </w:r>
      <w:r>
        <w:rPr>
          <w:sz w:val="21"/>
        </w:rPr>
        <w:t>had</w:t>
      </w:r>
      <w:r>
        <w:rPr>
          <w:spacing w:val="23"/>
          <w:sz w:val="21"/>
        </w:rPr>
        <w:t xml:space="preserve"> </w:t>
      </w:r>
      <w:r>
        <w:rPr>
          <w:sz w:val="21"/>
        </w:rPr>
        <w:t>been</w:t>
      </w:r>
      <w:r>
        <w:rPr>
          <w:spacing w:val="-56"/>
          <w:sz w:val="21"/>
        </w:rPr>
        <w:t xml:space="preserve"> </w:t>
      </w:r>
      <w:r>
        <w:rPr>
          <w:sz w:val="21"/>
        </w:rPr>
        <w:t>lawfully</w:t>
      </w:r>
      <w:r>
        <w:rPr>
          <w:spacing w:val="-5"/>
          <w:sz w:val="21"/>
        </w:rPr>
        <w:t xml:space="preserve"> </w:t>
      </w:r>
      <w:r>
        <w:rPr>
          <w:sz w:val="21"/>
        </w:rPr>
        <w:t>delivered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him</w:t>
      </w:r>
      <w:ins w:id="140" w:author="DELL" w:date="2025-07-03T08:00:00Z" w16du:dateUtc="2025-07-03T03:00:00Z">
        <w:r w:rsidR="009B4997">
          <w:rPr>
            <w:sz w:val="21"/>
          </w:rPr>
          <w:t>/her</w:t>
        </w:r>
      </w:ins>
      <w:r>
        <w:rPr>
          <w:sz w:val="21"/>
        </w:rPr>
        <w:t xml:space="preserve"> in</w:t>
      </w:r>
      <w:r>
        <w:rPr>
          <w:spacing w:val="-4"/>
          <w:sz w:val="21"/>
        </w:rPr>
        <w:t xml:space="preserve"> </w:t>
      </w:r>
      <w:r>
        <w:rPr>
          <w:sz w:val="21"/>
        </w:rPr>
        <w:t>confidence.</w:t>
      </w:r>
    </w:p>
    <w:p w14:paraId="20DF8B92" w14:textId="77777777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137"/>
        <w:ind w:hanging="663"/>
        <w:jc w:val="both"/>
        <w:rPr>
          <w:sz w:val="21"/>
        </w:rPr>
      </w:pPr>
      <w:r>
        <w:rPr>
          <w:rFonts w:ascii="Arial"/>
          <w:b/>
          <w:sz w:val="21"/>
        </w:rPr>
        <w:t>Cadre</w:t>
      </w:r>
      <w:r>
        <w:rPr>
          <w:rFonts w:ascii="Arial"/>
          <w:b/>
          <w:spacing w:val="-2"/>
          <w:sz w:val="21"/>
        </w:rPr>
        <w:t xml:space="preserve"> </w:t>
      </w:r>
      <w:r>
        <w:rPr>
          <w:sz w:val="21"/>
        </w:rPr>
        <w:t>-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service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part</w:t>
      </w:r>
      <w:r>
        <w:rPr>
          <w:spacing w:val="-3"/>
          <w:sz w:val="21"/>
        </w:rPr>
        <w:t xml:space="preserve"> </w:t>
      </w:r>
      <w:r>
        <w:rPr>
          <w:sz w:val="21"/>
        </w:rPr>
        <w:t>of the</w:t>
      </w:r>
      <w:r>
        <w:rPr>
          <w:spacing w:val="-1"/>
          <w:sz w:val="21"/>
        </w:rPr>
        <w:t xml:space="preserve"> </w:t>
      </w:r>
      <w:r>
        <w:rPr>
          <w:sz w:val="21"/>
        </w:rPr>
        <w:t>service</w:t>
      </w:r>
      <w:r>
        <w:rPr>
          <w:spacing w:val="-2"/>
          <w:sz w:val="21"/>
        </w:rPr>
        <w:t xml:space="preserve"> </w:t>
      </w:r>
      <w:r>
        <w:rPr>
          <w:sz w:val="21"/>
        </w:rPr>
        <w:t>sanctioned</w:t>
      </w:r>
      <w:r>
        <w:rPr>
          <w:spacing w:val="-1"/>
          <w:sz w:val="21"/>
        </w:rPr>
        <w:t xml:space="preserve"> </w:t>
      </w:r>
      <w:r>
        <w:rPr>
          <w:sz w:val="21"/>
        </w:rPr>
        <w:t>as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separate</w:t>
      </w:r>
      <w:r>
        <w:rPr>
          <w:spacing w:val="-1"/>
          <w:sz w:val="21"/>
        </w:rPr>
        <w:t xml:space="preserve"> </w:t>
      </w:r>
      <w:r>
        <w:rPr>
          <w:sz w:val="21"/>
        </w:rPr>
        <w:t>unit.</w:t>
      </w:r>
    </w:p>
    <w:p w14:paraId="3AFA353C" w14:textId="77777777" w:rsidR="00447697" w:rsidRDefault="00447697">
      <w:pPr>
        <w:pStyle w:val="BodyText"/>
        <w:spacing w:before="10"/>
        <w:rPr>
          <w:sz w:val="24"/>
        </w:rPr>
      </w:pPr>
    </w:p>
    <w:p w14:paraId="2BD9066E" w14:textId="77777777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line="350" w:lineRule="auto"/>
        <w:ind w:right="1440" w:hanging="572"/>
        <w:jc w:val="both"/>
        <w:rPr>
          <w:sz w:val="21"/>
        </w:rPr>
      </w:pPr>
      <w:r>
        <w:rPr>
          <w:rFonts w:ascii="Arial"/>
          <w:b/>
          <w:sz w:val="21"/>
        </w:rPr>
        <w:t>Call</w:t>
      </w:r>
      <w:r>
        <w:rPr>
          <w:rFonts w:ascii="Arial"/>
          <w:b/>
          <w:spacing w:val="1"/>
          <w:sz w:val="21"/>
        </w:rPr>
        <w:t xml:space="preserve"> </w:t>
      </w:r>
      <w:r>
        <w:rPr>
          <w:rFonts w:ascii="Arial"/>
          <w:b/>
          <w:sz w:val="21"/>
        </w:rPr>
        <w:t>Back</w:t>
      </w:r>
      <w:r>
        <w:rPr>
          <w:rFonts w:ascii="Arial"/>
          <w:b/>
          <w:spacing w:val="1"/>
          <w:sz w:val="21"/>
        </w:rPr>
        <w:t xml:space="preserve"> </w:t>
      </w:r>
      <w:r>
        <w:rPr>
          <w:sz w:val="21"/>
        </w:rPr>
        <w:t>-</w:t>
      </w:r>
      <w:r>
        <w:rPr>
          <w:spacing w:val="1"/>
          <w:sz w:val="21"/>
        </w:rPr>
        <w:t xml:space="preserve"> </w:t>
      </w:r>
      <w:r>
        <w:rPr>
          <w:sz w:val="21"/>
        </w:rPr>
        <w:t>Call</w:t>
      </w:r>
      <w:r>
        <w:rPr>
          <w:spacing w:val="1"/>
          <w:sz w:val="21"/>
        </w:rPr>
        <w:t xml:space="preserve"> </w:t>
      </w:r>
      <w:r>
        <w:rPr>
          <w:sz w:val="21"/>
        </w:rPr>
        <w:t>Back</w:t>
      </w:r>
      <w:r>
        <w:rPr>
          <w:spacing w:val="1"/>
          <w:sz w:val="21"/>
        </w:rPr>
        <w:t xml:space="preserve"> </w:t>
      </w:r>
      <w:r>
        <w:rPr>
          <w:sz w:val="21"/>
        </w:rPr>
        <w:t>occurs</w:t>
      </w:r>
      <w:r>
        <w:rPr>
          <w:spacing w:val="1"/>
          <w:sz w:val="21"/>
        </w:rPr>
        <w:t xml:space="preserve"> </w:t>
      </w:r>
      <w:r>
        <w:rPr>
          <w:sz w:val="21"/>
        </w:rPr>
        <w:t>when</w:t>
      </w:r>
      <w:r>
        <w:rPr>
          <w:spacing w:val="1"/>
          <w:sz w:val="21"/>
        </w:rPr>
        <w:t xml:space="preserve"> </w:t>
      </w:r>
      <w:r>
        <w:rPr>
          <w:sz w:val="21"/>
        </w:rPr>
        <w:t>an</w:t>
      </w:r>
      <w:r>
        <w:rPr>
          <w:spacing w:val="1"/>
          <w:sz w:val="21"/>
        </w:rPr>
        <w:t xml:space="preserve"> </w:t>
      </w:r>
      <w:r>
        <w:rPr>
          <w:sz w:val="21"/>
        </w:rPr>
        <w:t>employee</w:t>
      </w:r>
      <w:r>
        <w:rPr>
          <w:spacing w:val="1"/>
          <w:sz w:val="21"/>
        </w:rPr>
        <w:t xml:space="preserve"> </w:t>
      </w:r>
      <w:r>
        <w:rPr>
          <w:sz w:val="21"/>
        </w:rPr>
        <w:t>is</w:t>
      </w:r>
      <w:r>
        <w:rPr>
          <w:spacing w:val="1"/>
          <w:sz w:val="21"/>
        </w:rPr>
        <w:t xml:space="preserve"> </w:t>
      </w:r>
      <w:r>
        <w:rPr>
          <w:sz w:val="21"/>
        </w:rPr>
        <w:t>on</w:t>
      </w:r>
      <w:r>
        <w:rPr>
          <w:spacing w:val="1"/>
          <w:sz w:val="21"/>
        </w:rPr>
        <w:t xml:space="preserve"> </w:t>
      </w:r>
      <w:r>
        <w:rPr>
          <w:sz w:val="21"/>
        </w:rPr>
        <w:t>scheduled</w:t>
      </w:r>
      <w:r>
        <w:rPr>
          <w:spacing w:val="1"/>
          <w:sz w:val="21"/>
        </w:rPr>
        <w:t xml:space="preserve"> </w:t>
      </w:r>
      <w:r>
        <w:rPr>
          <w:sz w:val="21"/>
        </w:rPr>
        <w:t>time</w:t>
      </w:r>
      <w:r>
        <w:rPr>
          <w:spacing w:val="1"/>
          <w:sz w:val="21"/>
        </w:rPr>
        <w:t xml:space="preserve"> </w:t>
      </w:r>
      <w:r>
        <w:rPr>
          <w:sz w:val="21"/>
        </w:rPr>
        <w:t>off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58"/>
          <w:sz w:val="21"/>
        </w:rPr>
        <w:t xml:space="preserve"> </w:t>
      </w:r>
      <w:r>
        <w:rPr>
          <w:sz w:val="21"/>
        </w:rPr>
        <w:t>is</w:t>
      </w:r>
      <w:r>
        <w:rPr>
          <w:spacing w:val="1"/>
          <w:sz w:val="21"/>
        </w:rPr>
        <w:t xml:space="preserve"> </w:t>
      </w:r>
      <w:r>
        <w:rPr>
          <w:sz w:val="21"/>
        </w:rPr>
        <w:t>unexpectedly notified to return to work. The order to return to work is due to an unexpected</w:t>
      </w:r>
      <w:r>
        <w:rPr>
          <w:spacing w:val="1"/>
          <w:sz w:val="21"/>
        </w:rPr>
        <w:t xml:space="preserve"> </w:t>
      </w:r>
      <w:r>
        <w:rPr>
          <w:sz w:val="21"/>
        </w:rPr>
        <w:t>event beyond control of management and normally results in an increase to the scheduled</w:t>
      </w:r>
      <w:r>
        <w:rPr>
          <w:spacing w:val="1"/>
          <w:sz w:val="21"/>
        </w:rPr>
        <w:t xml:space="preserve"> </w:t>
      </w:r>
      <w:r>
        <w:rPr>
          <w:sz w:val="21"/>
        </w:rPr>
        <w:t>number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employees</w:t>
      </w:r>
      <w:r>
        <w:rPr>
          <w:spacing w:val="1"/>
          <w:sz w:val="21"/>
        </w:rPr>
        <w:t xml:space="preserve"> </w:t>
      </w:r>
      <w:r>
        <w:rPr>
          <w:sz w:val="21"/>
        </w:rPr>
        <w:t>on</w:t>
      </w:r>
      <w:r>
        <w:rPr>
          <w:spacing w:val="1"/>
          <w:sz w:val="21"/>
        </w:rPr>
        <w:t xml:space="preserve"> </w:t>
      </w:r>
      <w:r>
        <w:rPr>
          <w:sz w:val="21"/>
        </w:rPr>
        <w:t>duty.</w:t>
      </w:r>
      <w:r>
        <w:rPr>
          <w:spacing w:val="1"/>
          <w:sz w:val="21"/>
        </w:rPr>
        <w:t xml:space="preserve"> </w:t>
      </w:r>
      <w:r>
        <w:rPr>
          <w:sz w:val="21"/>
        </w:rPr>
        <w:t>It</w:t>
      </w:r>
      <w:r>
        <w:rPr>
          <w:spacing w:val="1"/>
          <w:sz w:val="21"/>
        </w:rPr>
        <w:t xml:space="preserve"> </w:t>
      </w:r>
      <w:r>
        <w:rPr>
          <w:sz w:val="21"/>
        </w:rPr>
        <w:t>is</w:t>
      </w:r>
      <w:r>
        <w:rPr>
          <w:spacing w:val="1"/>
          <w:sz w:val="21"/>
        </w:rPr>
        <w:t xml:space="preserve"> </w:t>
      </w:r>
      <w:r>
        <w:rPr>
          <w:sz w:val="21"/>
        </w:rPr>
        <w:t>not</w:t>
      </w:r>
      <w:r>
        <w:rPr>
          <w:spacing w:val="1"/>
          <w:sz w:val="21"/>
        </w:rPr>
        <w:t xml:space="preserve"> </w:t>
      </w:r>
      <w:r>
        <w:rPr>
          <w:sz w:val="21"/>
        </w:rPr>
        <w:t>one</w:t>
      </w:r>
      <w:r>
        <w:rPr>
          <w:spacing w:val="1"/>
          <w:sz w:val="21"/>
        </w:rPr>
        <w:t xml:space="preserve"> </w:t>
      </w:r>
      <w:r>
        <w:rPr>
          <w:sz w:val="21"/>
        </w:rPr>
        <w:t>employee</w:t>
      </w:r>
      <w:r>
        <w:rPr>
          <w:spacing w:val="1"/>
          <w:sz w:val="21"/>
        </w:rPr>
        <w:t xml:space="preserve"> </w:t>
      </w:r>
      <w:r>
        <w:rPr>
          <w:sz w:val="21"/>
        </w:rPr>
        <w:t>replacing</w:t>
      </w:r>
      <w:r>
        <w:rPr>
          <w:spacing w:val="1"/>
          <w:sz w:val="21"/>
        </w:rPr>
        <w:t xml:space="preserve"> </w:t>
      </w:r>
      <w:r>
        <w:rPr>
          <w:sz w:val="21"/>
        </w:rPr>
        <w:t>another</w:t>
      </w:r>
      <w:r>
        <w:rPr>
          <w:spacing w:val="58"/>
          <w:sz w:val="21"/>
        </w:rPr>
        <w:t xml:space="preserve"> </w:t>
      </w:r>
      <w:r>
        <w:rPr>
          <w:sz w:val="21"/>
        </w:rPr>
        <w:t>scheduled</w:t>
      </w:r>
      <w:r>
        <w:rPr>
          <w:spacing w:val="1"/>
          <w:sz w:val="21"/>
        </w:rPr>
        <w:t xml:space="preserve"> </w:t>
      </w:r>
      <w:r>
        <w:rPr>
          <w:sz w:val="21"/>
        </w:rPr>
        <w:t>employee.</w:t>
      </w:r>
    </w:p>
    <w:p w14:paraId="425AA829" w14:textId="77777777" w:rsidR="004501DE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168" w:line="374" w:lineRule="auto"/>
        <w:ind w:right="97" w:hanging="524"/>
        <w:jc w:val="both"/>
        <w:rPr>
          <w:ins w:id="141" w:author="DELL" w:date="2025-07-03T08:01:00Z" w16du:dateUtc="2025-07-03T03:01:00Z"/>
          <w:sz w:val="21"/>
        </w:rPr>
      </w:pPr>
      <w:r>
        <w:rPr>
          <w:rFonts w:ascii="Arial" w:hAnsi="Arial"/>
          <w:b/>
          <w:sz w:val="21"/>
        </w:rPr>
        <w:t xml:space="preserve">Casual Leave </w:t>
      </w:r>
      <w:r>
        <w:rPr>
          <w:sz w:val="21"/>
        </w:rPr>
        <w:t xml:space="preserve">- One (1) paid day or equivalent hours, to be used at the employee's discretion </w:t>
      </w:r>
    </w:p>
    <w:p w14:paraId="3FD87650" w14:textId="06105198" w:rsidR="00447697" w:rsidRDefault="00BE6F0B" w:rsidP="004501DE">
      <w:pPr>
        <w:pStyle w:val="ListParagraph"/>
        <w:tabs>
          <w:tab w:val="left" w:pos="1801"/>
        </w:tabs>
        <w:spacing w:before="168" w:line="374" w:lineRule="auto"/>
        <w:ind w:left="1800" w:right="97" w:firstLine="0"/>
        <w:rPr>
          <w:sz w:val="21"/>
        </w:rPr>
        <w:pPrChange w:id="142" w:author="DELL" w:date="2025-07-03T08:01:00Z" w16du:dateUtc="2025-07-03T03:01:00Z">
          <w:pPr>
            <w:pStyle w:val="ListParagraph"/>
            <w:numPr>
              <w:numId w:val="58"/>
            </w:numPr>
            <w:tabs>
              <w:tab w:val="left" w:pos="1801"/>
            </w:tabs>
            <w:spacing w:before="168" w:line="374" w:lineRule="auto"/>
            <w:ind w:left="1800" w:right="97" w:hanging="524"/>
            <w:jc w:val="both"/>
          </w:pPr>
        </w:pPrChange>
      </w:pPr>
      <w:r>
        <w:rPr>
          <w:sz w:val="21"/>
        </w:rPr>
        <w:t xml:space="preserve">subject to </w:t>
      </w:r>
      <w:r w:rsidRPr="004501DE">
        <w:rPr>
          <w:sz w:val="21"/>
          <w:highlight w:val="yellow"/>
          <w:rPrChange w:id="143" w:author="DELL" w:date="2025-07-03T08:02:00Z" w16du:dateUtc="2025-07-03T03:02:00Z">
            <w:rPr>
              <w:sz w:val="21"/>
            </w:rPr>
          </w:rPrChange>
        </w:rPr>
        <w:t>the</w:t>
      </w:r>
      <w:r w:rsidRPr="004501DE">
        <w:rPr>
          <w:spacing w:val="-56"/>
          <w:sz w:val="21"/>
          <w:highlight w:val="yellow"/>
          <w:rPrChange w:id="144" w:author="DELL" w:date="2025-07-03T08:02:00Z" w16du:dateUtc="2025-07-03T03:02:00Z">
            <w:rPr>
              <w:spacing w:val="-56"/>
              <w:sz w:val="21"/>
            </w:rPr>
          </w:rPrChange>
        </w:rPr>
        <w:t xml:space="preserve"> </w:t>
      </w:r>
      <w:ins w:id="145" w:author="DELL" w:date="2025-07-03T08:01:00Z" w16du:dateUtc="2025-07-03T03:01:00Z">
        <w:r w:rsidR="004501DE" w:rsidRPr="004501DE">
          <w:rPr>
            <w:spacing w:val="-56"/>
            <w:sz w:val="21"/>
            <w:highlight w:val="yellow"/>
            <w:rPrChange w:id="146" w:author="DELL" w:date="2025-07-03T08:02:00Z" w16du:dateUtc="2025-07-03T03:02:00Z">
              <w:rPr>
                <w:spacing w:val="-56"/>
                <w:sz w:val="21"/>
              </w:rPr>
            </w:rPrChange>
          </w:rPr>
          <w:t xml:space="preserve">       </w:t>
        </w:r>
      </w:ins>
      <w:r w:rsidRPr="004501DE">
        <w:rPr>
          <w:sz w:val="21"/>
          <w:highlight w:val="yellow"/>
          <w:rPrChange w:id="147" w:author="DELL" w:date="2025-07-03T08:02:00Z" w16du:dateUtc="2025-07-03T03:02:00Z">
            <w:rPr>
              <w:sz w:val="21"/>
            </w:rPr>
          </w:rPrChange>
        </w:rPr>
        <w:t>supervisor’s</w:t>
      </w:r>
      <w:r>
        <w:rPr>
          <w:spacing w:val="-2"/>
          <w:sz w:val="21"/>
        </w:rPr>
        <w:t xml:space="preserve"> </w:t>
      </w:r>
      <w:r>
        <w:rPr>
          <w:sz w:val="21"/>
        </w:rPr>
        <w:t>approval determined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law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amendments</w:t>
      </w:r>
      <w:r>
        <w:rPr>
          <w:spacing w:val="-2"/>
          <w:sz w:val="21"/>
        </w:rPr>
        <w:t xml:space="preserve"> </w:t>
      </w:r>
      <w:r>
        <w:rPr>
          <w:sz w:val="21"/>
        </w:rPr>
        <w:t>thereto</w:t>
      </w:r>
      <w:r>
        <w:rPr>
          <w:spacing w:val="-1"/>
          <w:sz w:val="21"/>
        </w:rPr>
        <w:t xml:space="preserve"> </w:t>
      </w:r>
      <w:r>
        <w:rPr>
          <w:sz w:val="21"/>
        </w:rPr>
        <w:t>from</w:t>
      </w:r>
      <w:r>
        <w:rPr>
          <w:spacing w:val="-1"/>
          <w:sz w:val="21"/>
        </w:rPr>
        <w:t xml:space="preserve"> </w:t>
      </w:r>
      <w:r>
        <w:rPr>
          <w:sz w:val="21"/>
        </w:rPr>
        <w:t>time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time.</w:t>
      </w:r>
    </w:p>
    <w:p w14:paraId="6E3FB86C" w14:textId="77777777" w:rsidR="00447697" w:rsidRDefault="00447697">
      <w:pPr>
        <w:spacing w:line="374" w:lineRule="auto"/>
        <w:jc w:val="both"/>
        <w:rPr>
          <w:sz w:val="21"/>
        </w:rPr>
        <w:sectPr w:rsidR="00447697">
          <w:pgSz w:w="11900" w:h="16840"/>
          <w:pgMar w:top="1280" w:right="0" w:bottom="1440" w:left="0" w:header="138" w:footer="1197" w:gutter="0"/>
          <w:cols w:space="720"/>
        </w:sectPr>
      </w:pPr>
    </w:p>
    <w:p w14:paraId="1D92ED84" w14:textId="77777777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171" w:line="316" w:lineRule="auto"/>
        <w:ind w:right="1442" w:hanging="572"/>
        <w:jc w:val="both"/>
        <w:rPr>
          <w:sz w:val="21"/>
        </w:rPr>
      </w:pPr>
      <w:r>
        <w:rPr>
          <w:rFonts w:ascii="Arial"/>
          <w:b/>
          <w:sz w:val="21"/>
        </w:rPr>
        <w:lastRenderedPageBreak/>
        <w:t xml:space="preserve">Cause </w:t>
      </w:r>
      <w:r>
        <w:rPr>
          <w:sz w:val="21"/>
        </w:rPr>
        <w:t>- means reason for discipline of regular employees, determined by the standards of</w:t>
      </w:r>
      <w:r>
        <w:rPr>
          <w:spacing w:val="1"/>
          <w:sz w:val="21"/>
        </w:rPr>
        <w:t xml:space="preserve"> </w:t>
      </w:r>
      <w:r>
        <w:rPr>
          <w:sz w:val="21"/>
        </w:rPr>
        <w:t>job</w:t>
      </w:r>
      <w:r>
        <w:rPr>
          <w:spacing w:val="-2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maintenance</w:t>
      </w:r>
      <w:r>
        <w:rPr>
          <w:spacing w:val="-1"/>
          <w:sz w:val="21"/>
        </w:rPr>
        <w:t xml:space="preserve"> </w:t>
      </w:r>
      <w:r>
        <w:rPr>
          <w:sz w:val="21"/>
        </w:rPr>
        <w:t>of the</w:t>
      </w:r>
      <w:r>
        <w:rPr>
          <w:spacing w:val="-1"/>
          <w:sz w:val="21"/>
        </w:rPr>
        <w:t xml:space="preserve"> </w:t>
      </w:r>
      <w:r>
        <w:rPr>
          <w:sz w:val="21"/>
        </w:rPr>
        <w:t>public</w:t>
      </w:r>
      <w:r>
        <w:rPr>
          <w:spacing w:val="-4"/>
          <w:sz w:val="21"/>
        </w:rPr>
        <w:t xml:space="preserve"> </w:t>
      </w:r>
      <w:r>
        <w:rPr>
          <w:sz w:val="21"/>
        </w:rPr>
        <w:t>interest.</w:t>
      </w:r>
    </w:p>
    <w:p w14:paraId="28AE922F" w14:textId="4718C7F4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206" w:line="321" w:lineRule="auto"/>
        <w:ind w:right="1434" w:hanging="615"/>
        <w:jc w:val="both"/>
        <w:rPr>
          <w:sz w:val="21"/>
        </w:rPr>
      </w:pPr>
      <w:r>
        <w:rPr>
          <w:rFonts w:ascii="Arial"/>
          <w:b/>
          <w:sz w:val="21"/>
        </w:rPr>
        <w:t xml:space="preserve">Chair, Chairman, Chairperson - </w:t>
      </w:r>
      <w:r>
        <w:rPr>
          <w:sz w:val="21"/>
        </w:rPr>
        <w:t>the individual nominated to chair a statutory body within</w:t>
      </w:r>
      <w:r>
        <w:rPr>
          <w:spacing w:val="1"/>
          <w:sz w:val="21"/>
        </w:rPr>
        <w:t xml:space="preserve"> </w:t>
      </w:r>
      <w:del w:id="148" w:author="DELL" w:date="2025-07-03T08:02:00Z" w16du:dateUtc="2025-07-03T03:02:00Z">
        <w:r w:rsidDel="00AB075D">
          <w:rPr>
            <w:sz w:val="21"/>
          </w:rPr>
          <w:delText>Organization</w:delText>
        </w:r>
      </w:del>
      <w:ins w:id="149" w:author="DELL" w:date="2025-07-03T08:02:00Z" w16du:dateUtc="2025-07-03T03:02:00Z">
        <w:r w:rsidR="00AB075D">
          <w:rPr>
            <w:sz w:val="21"/>
          </w:rPr>
          <w:t>WRC</w:t>
        </w:r>
      </w:ins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1"/>
          <w:sz w:val="21"/>
        </w:rPr>
        <w:t xml:space="preserve"> </w:t>
      </w:r>
      <w:r>
        <w:rPr>
          <w:sz w:val="21"/>
        </w:rPr>
        <w:t>outlined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Constitution.</w:t>
      </w:r>
    </w:p>
    <w:p w14:paraId="4C2AD583" w14:textId="77777777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197" w:line="319" w:lineRule="auto"/>
        <w:ind w:right="1417" w:hanging="663"/>
        <w:jc w:val="both"/>
        <w:rPr>
          <w:sz w:val="21"/>
        </w:rPr>
      </w:pPr>
      <w:r>
        <w:rPr>
          <w:rFonts w:ascii="Arial"/>
          <w:b/>
          <w:sz w:val="21"/>
        </w:rPr>
        <w:t xml:space="preserve">Class, Classification, Category </w:t>
      </w:r>
      <w:r>
        <w:rPr>
          <w:sz w:val="21"/>
        </w:rPr>
        <w:t>- one or more positions that is sufficiently alike to warrant</w:t>
      </w:r>
      <w:r>
        <w:rPr>
          <w:spacing w:val="1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same</w:t>
      </w:r>
      <w:r>
        <w:rPr>
          <w:spacing w:val="-2"/>
          <w:sz w:val="21"/>
        </w:rPr>
        <w:t xml:space="preserve"> </w:t>
      </w:r>
      <w:r>
        <w:rPr>
          <w:sz w:val="21"/>
        </w:rPr>
        <w:t>(or</w:t>
      </w:r>
      <w:r>
        <w:rPr>
          <w:spacing w:val="-2"/>
          <w:sz w:val="21"/>
        </w:rPr>
        <w:t xml:space="preserve"> </w:t>
      </w:r>
      <w:r>
        <w:rPr>
          <w:sz w:val="21"/>
        </w:rPr>
        <w:t>similar)</w:t>
      </w:r>
      <w:r>
        <w:rPr>
          <w:spacing w:val="-2"/>
          <w:sz w:val="21"/>
        </w:rPr>
        <w:t xml:space="preserve"> </w:t>
      </w:r>
      <w:r>
        <w:rPr>
          <w:sz w:val="21"/>
        </w:rPr>
        <w:t>title,</w:t>
      </w:r>
      <w:r>
        <w:rPr>
          <w:spacing w:val="-3"/>
          <w:sz w:val="21"/>
        </w:rPr>
        <w:t xml:space="preserve"> </w:t>
      </w:r>
      <w:r>
        <w:rPr>
          <w:sz w:val="21"/>
        </w:rPr>
        <w:t>qualification</w:t>
      </w:r>
      <w:r>
        <w:rPr>
          <w:spacing w:val="-1"/>
          <w:sz w:val="21"/>
        </w:rPr>
        <w:t xml:space="preserve"> </w:t>
      </w:r>
      <w:r>
        <w:rPr>
          <w:sz w:val="21"/>
        </w:rPr>
        <w:t>requirements,</w:t>
      </w:r>
      <w:r>
        <w:rPr>
          <w:spacing w:val="-2"/>
          <w:sz w:val="21"/>
        </w:rPr>
        <w:t xml:space="preserve"> </w:t>
      </w:r>
      <w:r>
        <w:rPr>
          <w:sz w:val="21"/>
        </w:rPr>
        <w:t>examination,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pay</w:t>
      </w:r>
      <w:r>
        <w:rPr>
          <w:spacing w:val="-3"/>
          <w:sz w:val="21"/>
        </w:rPr>
        <w:t xml:space="preserve"> </w:t>
      </w:r>
      <w:r>
        <w:rPr>
          <w:sz w:val="21"/>
        </w:rPr>
        <w:t>grade.</w:t>
      </w:r>
    </w:p>
    <w:p w14:paraId="224DE486" w14:textId="77777777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203" w:line="340" w:lineRule="auto"/>
        <w:ind w:right="1435" w:hanging="677"/>
        <w:jc w:val="both"/>
        <w:rPr>
          <w:sz w:val="21"/>
        </w:rPr>
      </w:pPr>
      <w:r>
        <w:rPr>
          <w:rFonts w:ascii="Arial"/>
          <w:b/>
          <w:sz w:val="21"/>
        </w:rPr>
        <w:t xml:space="preserve">Classified Position, Regular Position </w:t>
      </w:r>
      <w:r>
        <w:rPr>
          <w:sz w:val="21"/>
        </w:rPr>
        <w:t>- a position for which there is a job description, and a</w:t>
      </w:r>
      <w:r>
        <w:rPr>
          <w:spacing w:val="-56"/>
          <w:sz w:val="21"/>
        </w:rPr>
        <w:t xml:space="preserve"> </w:t>
      </w:r>
      <w:r>
        <w:rPr>
          <w:sz w:val="21"/>
        </w:rPr>
        <w:t>set salary range, is subject to recruitment procedures, and for which all employment actions</w:t>
      </w:r>
      <w:r>
        <w:rPr>
          <w:spacing w:val="1"/>
          <w:sz w:val="21"/>
        </w:rPr>
        <w:t xml:space="preserve"> </w:t>
      </w:r>
      <w:r>
        <w:rPr>
          <w:sz w:val="21"/>
        </w:rPr>
        <w:t>must</w:t>
      </w:r>
      <w:r>
        <w:rPr>
          <w:spacing w:val="-2"/>
          <w:sz w:val="21"/>
        </w:rPr>
        <w:t xml:space="preserve"> </w:t>
      </w:r>
      <w:r>
        <w:rPr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sz w:val="21"/>
        </w:rPr>
        <w:t>based</w:t>
      </w:r>
      <w:r>
        <w:rPr>
          <w:spacing w:val="-1"/>
          <w:sz w:val="21"/>
        </w:rPr>
        <w:t xml:space="preserve"> </w:t>
      </w:r>
      <w:r>
        <w:rPr>
          <w:sz w:val="21"/>
        </w:rPr>
        <w:t>solely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merit.</w:t>
      </w:r>
    </w:p>
    <w:p w14:paraId="2144ABAB" w14:textId="39F2F005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176" w:line="340" w:lineRule="auto"/>
        <w:ind w:right="1437" w:hanging="629"/>
        <w:jc w:val="both"/>
        <w:rPr>
          <w:sz w:val="21"/>
        </w:rPr>
      </w:pPr>
      <w:r>
        <w:rPr>
          <w:rFonts w:ascii="Arial" w:hAnsi="Arial"/>
          <w:b/>
          <w:sz w:val="21"/>
        </w:rPr>
        <w:t xml:space="preserve">Competent Authority </w:t>
      </w:r>
      <w:r>
        <w:rPr>
          <w:sz w:val="21"/>
        </w:rPr>
        <w:t xml:space="preserve">- an employee of </w:t>
      </w:r>
      <w:del w:id="150" w:author="DELL" w:date="2025-07-03T08:03:00Z" w16du:dateUtc="2025-07-03T03:03:00Z">
        <w:r w:rsidDel="00AB075D">
          <w:rPr>
            <w:sz w:val="21"/>
          </w:rPr>
          <w:delText>Organization</w:delText>
        </w:r>
      </w:del>
      <w:ins w:id="151" w:author="DELL" w:date="2025-07-03T08:03:00Z" w16du:dateUtc="2025-07-03T03:03:00Z">
        <w:r w:rsidR="00AB075D">
          <w:rPr>
            <w:sz w:val="21"/>
          </w:rPr>
          <w:t>WRC</w:t>
        </w:r>
      </w:ins>
      <w:r>
        <w:rPr>
          <w:sz w:val="21"/>
        </w:rPr>
        <w:t xml:space="preserve"> with managerial authority as part of his</w:t>
      </w:r>
      <w:r>
        <w:rPr>
          <w:spacing w:val="-56"/>
          <w:sz w:val="21"/>
        </w:rPr>
        <w:t xml:space="preserve"> </w:t>
      </w:r>
      <w:ins w:id="152" w:author="DELL" w:date="2025-07-03T08:03:00Z" w16du:dateUtc="2025-07-03T03:03:00Z">
        <w:r w:rsidR="00AB075D">
          <w:rPr>
            <w:spacing w:val="-56"/>
            <w:sz w:val="21"/>
          </w:rPr>
          <w:t xml:space="preserve">   </w:t>
        </w:r>
      </w:ins>
      <w:r>
        <w:rPr>
          <w:sz w:val="21"/>
        </w:rPr>
        <w:t xml:space="preserve">or her job description or an individual delegated a specific authority by the </w:t>
      </w:r>
      <w:del w:id="153" w:author="DELL" w:date="2025-07-03T08:03:00Z" w16du:dateUtc="2025-07-03T03:03:00Z">
        <w:r w:rsidDel="00AB075D">
          <w:rPr>
            <w:sz w:val="21"/>
          </w:rPr>
          <w:delText xml:space="preserve">MD </w:delText>
        </w:r>
      </w:del>
      <w:ins w:id="154" w:author="DELL" w:date="2025-07-03T08:03:00Z" w16du:dateUtc="2025-07-03T03:03:00Z">
        <w:r w:rsidR="00AB075D">
          <w:rPr>
            <w:sz w:val="21"/>
          </w:rPr>
          <w:t xml:space="preserve">Chairman/person </w:t>
        </w:r>
      </w:ins>
      <w:r>
        <w:rPr>
          <w:sz w:val="21"/>
        </w:rPr>
        <w:t>in accordance</w:t>
      </w:r>
      <w:r>
        <w:rPr>
          <w:spacing w:val="1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del w:id="155" w:author="DELL" w:date="2025-07-03T08:03:00Z" w16du:dateUtc="2025-07-03T03:03:00Z">
        <w:r w:rsidDel="00AB075D">
          <w:rPr>
            <w:sz w:val="21"/>
          </w:rPr>
          <w:delText>Organization</w:delText>
        </w:r>
      </w:del>
      <w:ins w:id="156" w:author="DELL" w:date="2025-07-03T08:03:00Z" w16du:dateUtc="2025-07-03T03:03:00Z">
        <w:r w:rsidR="00AB075D">
          <w:rPr>
            <w:sz w:val="21"/>
          </w:rPr>
          <w:t>WRC</w:t>
        </w:r>
      </w:ins>
      <w:r>
        <w:rPr>
          <w:sz w:val="21"/>
        </w:rPr>
        <w:t>’s</w:t>
      </w:r>
      <w:r>
        <w:rPr>
          <w:spacing w:val="-1"/>
          <w:sz w:val="21"/>
        </w:rPr>
        <w:t xml:space="preserve"> </w:t>
      </w:r>
      <w:r>
        <w:rPr>
          <w:sz w:val="21"/>
        </w:rPr>
        <w:t>constitution.</w:t>
      </w:r>
    </w:p>
    <w:p w14:paraId="627A816E" w14:textId="415195DA" w:rsidR="00447697" w:rsidRDefault="00BE6F0B">
      <w:pPr>
        <w:pStyle w:val="Heading5"/>
        <w:numPr>
          <w:ilvl w:val="0"/>
          <w:numId w:val="58"/>
        </w:numPr>
        <w:tabs>
          <w:tab w:val="left" w:pos="1801"/>
        </w:tabs>
        <w:spacing w:before="181" w:line="312" w:lineRule="auto"/>
        <w:ind w:right="1413" w:hanging="677"/>
        <w:jc w:val="both"/>
        <w:rPr>
          <w:rFonts w:ascii="Arial MT" w:hAnsi="Arial MT"/>
        </w:rPr>
      </w:pPr>
      <w:r>
        <w:t xml:space="preserve">Constitution –The approved </w:t>
      </w:r>
      <w:del w:id="157" w:author="DELL" w:date="2025-07-03T08:04:00Z" w16du:dateUtc="2025-07-03T03:04:00Z">
        <w:r w:rsidDel="00AE40D7">
          <w:delText>c</w:delText>
        </w:r>
      </w:del>
      <w:ins w:id="158" w:author="DELL" w:date="2025-07-03T08:04:00Z" w16du:dateUtc="2025-07-03T03:04:00Z">
        <w:r w:rsidR="00AE40D7">
          <w:t>C</w:t>
        </w:r>
      </w:ins>
      <w:r>
        <w:t xml:space="preserve">onstitution of </w:t>
      </w:r>
      <w:del w:id="159" w:author="DELL" w:date="2025-07-03T08:04:00Z" w16du:dateUtc="2025-07-03T03:04:00Z">
        <w:r w:rsidDel="00AE40D7">
          <w:delText>Organization</w:delText>
        </w:r>
      </w:del>
      <w:ins w:id="160" w:author="DELL" w:date="2025-07-03T08:04:00Z" w16du:dateUtc="2025-07-03T03:04:00Z">
        <w:r w:rsidR="00AE40D7">
          <w:t>WRC</w:t>
        </w:r>
      </w:ins>
      <w:r>
        <w:t xml:space="preserve"> along with Memorandum of</w:t>
      </w:r>
      <w:r>
        <w:rPr>
          <w:spacing w:val="1"/>
        </w:rPr>
        <w:t xml:space="preserve"> </w:t>
      </w:r>
      <w:r>
        <w:t>Association</w:t>
      </w:r>
      <w:r>
        <w:rPr>
          <w:spacing w:val="-1"/>
        </w:rPr>
        <w:t xml:space="preserve"> </w:t>
      </w:r>
      <w:ins w:id="161" w:author="DELL" w:date="2025-07-03T08:04:00Z" w16du:dateUtc="2025-07-03T03:04:00Z">
        <w:r w:rsidR="00AE40D7">
          <w:rPr>
            <w:spacing w:val="-1"/>
          </w:rPr>
          <w:t xml:space="preserve">(MOA) </w:t>
        </w:r>
      </w:ins>
      <w:r>
        <w:t>and the</w:t>
      </w:r>
      <w:r>
        <w:rPr>
          <w:spacing w:val="1"/>
        </w:rPr>
        <w:t xml:space="preserve"> </w:t>
      </w:r>
      <w:r>
        <w:t>Articles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Association</w:t>
      </w:r>
      <w:r>
        <w:rPr>
          <w:spacing w:val="-4"/>
        </w:rPr>
        <w:t xml:space="preserve"> </w:t>
      </w:r>
      <w:ins w:id="162" w:author="DELL" w:date="2025-07-03T08:04:00Z" w16du:dateUtc="2025-07-03T03:04:00Z">
        <w:r w:rsidR="00AE40D7">
          <w:rPr>
            <w:spacing w:val="-4"/>
          </w:rPr>
          <w:t xml:space="preserve">(AOA) </w:t>
        </w:r>
      </w:ins>
      <w:r>
        <w:t>of</w:t>
      </w:r>
      <w:r>
        <w:rPr>
          <w:spacing w:val="-1"/>
        </w:rPr>
        <w:t xml:space="preserve"> </w:t>
      </w:r>
      <w:del w:id="163" w:author="DELL" w:date="2025-07-03T08:04:00Z" w16du:dateUtc="2025-07-03T03:04:00Z">
        <w:r w:rsidDel="00AE40D7">
          <w:delText>Organization</w:delText>
        </w:r>
      </w:del>
      <w:ins w:id="164" w:author="DELL" w:date="2025-07-03T08:04:00Z" w16du:dateUtc="2025-07-03T03:04:00Z">
        <w:r w:rsidR="00AE40D7">
          <w:t>WRC</w:t>
        </w:r>
      </w:ins>
      <w:r>
        <w:t>.</w:t>
      </w:r>
    </w:p>
    <w:p w14:paraId="10C44FA7" w14:textId="6C8CB2D7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167"/>
        <w:ind w:hanging="721"/>
        <w:jc w:val="both"/>
        <w:rPr>
          <w:sz w:val="21"/>
        </w:rPr>
      </w:pPr>
      <w:proofErr w:type="spellStart"/>
      <w:r>
        <w:rPr>
          <w:rFonts w:ascii="Arial"/>
          <w:b/>
          <w:sz w:val="21"/>
        </w:rPr>
        <w:t>Contractee</w:t>
      </w:r>
      <w:proofErr w:type="spellEnd"/>
      <w:r>
        <w:rPr>
          <w:rFonts w:ascii="Arial"/>
          <w:b/>
          <w:spacing w:val="-1"/>
          <w:sz w:val="21"/>
        </w:rPr>
        <w:t xml:space="preserve"> </w:t>
      </w:r>
      <w:r>
        <w:rPr>
          <w:rFonts w:ascii="Arial"/>
          <w:b/>
          <w:sz w:val="21"/>
        </w:rPr>
        <w:t>(Temporary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Employee) -</w:t>
      </w:r>
      <w:r>
        <w:rPr>
          <w:rFonts w:ascii="Arial"/>
          <w:b/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person who</w:t>
      </w:r>
      <w:r>
        <w:rPr>
          <w:spacing w:val="-1"/>
          <w:sz w:val="21"/>
        </w:rPr>
        <w:t xml:space="preserve"> </w:t>
      </w:r>
      <w:del w:id="165" w:author="DELL" w:date="2025-07-03T08:04:00Z" w16du:dateUtc="2025-07-03T03:04:00Z">
        <w:r w:rsidDel="00AE40D7">
          <w:rPr>
            <w:sz w:val="21"/>
          </w:rPr>
          <w:delText>Organiz</w:delText>
        </w:r>
      </w:del>
      <w:del w:id="166" w:author="DELL" w:date="2025-07-03T08:05:00Z" w16du:dateUtc="2025-07-03T03:05:00Z">
        <w:r w:rsidDel="00AE40D7">
          <w:rPr>
            <w:sz w:val="21"/>
          </w:rPr>
          <w:delText>ation</w:delText>
        </w:r>
      </w:del>
      <w:ins w:id="167" w:author="DELL" w:date="2025-07-03T08:05:00Z" w16du:dateUtc="2025-07-03T03:05:00Z">
        <w:r w:rsidR="00AE40D7">
          <w:rPr>
            <w:sz w:val="21"/>
          </w:rPr>
          <w:t>WRC</w:t>
        </w:r>
      </w:ins>
      <w:r>
        <w:rPr>
          <w:sz w:val="21"/>
        </w:rPr>
        <w:t xml:space="preserve"> enters</w:t>
      </w:r>
      <w:r>
        <w:rPr>
          <w:spacing w:val="-4"/>
          <w:sz w:val="21"/>
        </w:rPr>
        <w:t xml:space="preserve"> </w:t>
      </w:r>
      <w:r>
        <w:rPr>
          <w:sz w:val="21"/>
        </w:rPr>
        <w:t>into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contract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</w:p>
    <w:p w14:paraId="5630625A" w14:textId="286D4D3E" w:rsidR="00447697" w:rsidDel="00AE40D7" w:rsidRDefault="00BE6F0B">
      <w:pPr>
        <w:pStyle w:val="BodyText"/>
        <w:spacing w:before="174" w:line="314" w:lineRule="auto"/>
        <w:ind w:left="1800" w:right="578"/>
        <w:rPr>
          <w:del w:id="168" w:author="DELL" w:date="2025-07-03T08:05:00Z" w16du:dateUtc="2025-07-03T03:05:00Z"/>
        </w:rPr>
      </w:pPr>
      <w:r>
        <w:t xml:space="preserve">perform a certain task for a set fee. Such a person is not a </w:t>
      </w:r>
      <w:r w:rsidR="005E534A">
        <w:t>Classified</w:t>
      </w:r>
      <w:r>
        <w:t xml:space="preserve"> All duties, conditions, appointment</w:t>
      </w:r>
      <w:r>
        <w:rPr>
          <w:spacing w:val="-56"/>
        </w:rPr>
        <w:t xml:space="preserve"> </w:t>
      </w:r>
      <w:r>
        <w:t>duration,</w:t>
      </w:r>
      <w:r>
        <w:rPr>
          <w:spacing w:val="-2"/>
        </w:rPr>
        <w:t xml:space="preserve"> </w:t>
      </w:r>
      <w:r>
        <w:t>fees,</w:t>
      </w:r>
      <w:r>
        <w:rPr>
          <w:spacing w:val="-2"/>
        </w:rPr>
        <w:t xml:space="preserve"> </w:t>
      </w:r>
      <w:r>
        <w:t>benefits,</w:t>
      </w:r>
      <w:r>
        <w:rPr>
          <w:spacing w:val="-2"/>
        </w:rPr>
        <w:t xml:space="preserve"> </w:t>
      </w:r>
      <w:r>
        <w:t>and other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an</w:t>
      </w:r>
      <w:ins w:id="169" w:author="DELL" w:date="2025-07-03T08:05:00Z" w16du:dateUtc="2025-07-03T03:05:00Z">
        <w:r w:rsidR="00AE40D7">
          <w:t xml:space="preserve"> </w:t>
        </w:r>
      </w:ins>
    </w:p>
    <w:p w14:paraId="193A08BD" w14:textId="75D767B7" w:rsidR="00447697" w:rsidRDefault="005E534A" w:rsidP="00AE40D7">
      <w:pPr>
        <w:pStyle w:val="BodyText"/>
        <w:spacing w:before="174" w:line="314" w:lineRule="auto"/>
        <w:ind w:left="1800" w:right="578"/>
        <w:pPrChange w:id="170" w:author="DELL" w:date="2025-07-03T08:05:00Z" w16du:dateUtc="2025-07-03T03:05:00Z">
          <w:pPr>
            <w:pStyle w:val="BodyText"/>
            <w:spacing w:before="46"/>
            <w:ind w:left="1800"/>
          </w:pPr>
        </w:pPrChange>
      </w:pPr>
      <w:del w:id="171" w:author="DELL" w:date="2025-07-03T08:05:00Z" w16du:dateUtc="2025-07-03T03:05:00Z">
        <w:r w:rsidDel="00AE40D7">
          <w:delText>E</w:delText>
        </w:r>
      </w:del>
      <w:ins w:id="172" w:author="DELL" w:date="2025-07-03T08:05:00Z" w16du:dateUtc="2025-07-03T03:05:00Z">
        <w:r w:rsidR="00AE40D7">
          <w:t>e</w:t>
        </w:r>
      </w:ins>
      <w:r>
        <w:t>mployee</w:t>
      </w:r>
      <w:r>
        <w:rPr>
          <w:spacing w:val="-1"/>
        </w:rPr>
        <w:t>s are</w:t>
      </w:r>
      <w:r w:rsidR="00BE6F0B">
        <w:rPr>
          <w:spacing w:val="-2"/>
        </w:rPr>
        <w:t xml:space="preserve"> </w:t>
      </w:r>
      <w:r w:rsidR="00BE6F0B">
        <w:t>to</w:t>
      </w:r>
      <w:r w:rsidR="00BE6F0B">
        <w:rPr>
          <w:spacing w:val="-1"/>
        </w:rPr>
        <w:t xml:space="preserve"> </w:t>
      </w:r>
      <w:r w:rsidR="00BE6F0B">
        <w:t>be</w:t>
      </w:r>
      <w:r w:rsidR="00BE6F0B">
        <w:rPr>
          <w:spacing w:val="-1"/>
        </w:rPr>
        <w:t xml:space="preserve"> </w:t>
      </w:r>
      <w:r w:rsidR="00BE6F0B">
        <w:t>specified</w:t>
      </w:r>
      <w:r w:rsidR="00BE6F0B">
        <w:rPr>
          <w:spacing w:val="-1"/>
        </w:rPr>
        <w:t xml:space="preserve"> </w:t>
      </w:r>
      <w:r w:rsidR="00BE6F0B">
        <w:t>by</w:t>
      </w:r>
      <w:r w:rsidR="00BE6F0B">
        <w:rPr>
          <w:spacing w:val="-4"/>
        </w:rPr>
        <w:t xml:space="preserve"> </w:t>
      </w:r>
      <w:r w:rsidR="00BE6F0B">
        <w:t>contract.</w:t>
      </w:r>
    </w:p>
    <w:p w14:paraId="626DFFAB" w14:textId="77777777" w:rsidR="00447697" w:rsidRDefault="00447697">
      <w:pPr>
        <w:pStyle w:val="BodyText"/>
        <w:spacing w:before="1"/>
        <w:rPr>
          <w:sz w:val="24"/>
        </w:rPr>
      </w:pPr>
    </w:p>
    <w:p w14:paraId="30F62820" w14:textId="1E2FAD10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line="340" w:lineRule="auto"/>
        <w:ind w:right="1437" w:hanging="769"/>
        <w:jc w:val="both"/>
        <w:rPr>
          <w:sz w:val="21"/>
        </w:rPr>
      </w:pPr>
      <w:r>
        <w:rPr>
          <w:rFonts w:ascii="Arial"/>
          <w:b/>
          <w:sz w:val="21"/>
        </w:rPr>
        <w:t>Contract</w:t>
      </w:r>
      <w:r>
        <w:rPr>
          <w:rFonts w:ascii="Arial"/>
          <w:b/>
          <w:spacing w:val="1"/>
          <w:sz w:val="21"/>
        </w:rPr>
        <w:t xml:space="preserve"> </w:t>
      </w:r>
      <w:r>
        <w:rPr>
          <w:rFonts w:ascii="Arial"/>
          <w:b/>
          <w:sz w:val="21"/>
        </w:rPr>
        <w:t>Service</w:t>
      </w:r>
      <w:r>
        <w:rPr>
          <w:rFonts w:ascii="Arial"/>
          <w:b/>
          <w:spacing w:val="1"/>
          <w:sz w:val="21"/>
        </w:rPr>
        <w:t xml:space="preserve"> </w:t>
      </w:r>
      <w:r>
        <w:rPr>
          <w:sz w:val="21"/>
        </w:rPr>
        <w:t xml:space="preserve">- time spent by an employee on the </w:t>
      </w:r>
      <w:del w:id="173" w:author="DELL" w:date="2025-07-03T08:05:00Z" w16du:dateUtc="2025-07-03T03:05:00Z">
        <w:r w:rsidDel="009F1D86">
          <w:rPr>
            <w:sz w:val="21"/>
          </w:rPr>
          <w:delText>Organization</w:delText>
        </w:r>
      </w:del>
      <w:ins w:id="174" w:author="DELL" w:date="2025-07-03T08:05:00Z" w16du:dateUtc="2025-07-03T03:05:00Z">
        <w:r w:rsidR="009F1D86">
          <w:rPr>
            <w:sz w:val="21"/>
          </w:rPr>
          <w:t>WRC</w:t>
        </w:r>
      </w:ins>
      <w:r>
        <w:rPr>
          <w:sz w:val="21"/>
        </w:rPr>
        <w:t xml:space="preserve"> payroll constitutes</w:t>
      </w:r>
      <w:r>
        <w:rPr>
          <w:spacing w:val="1"/>
          <w:sz w:val="21"/>
        </w:rPr>
        <w:t xml:space="preserve"> </w:t>
      </w:r>
      <w:r>
        <w:rPr>
          <w:sz w:val="21"/>
        </w:rPr>
        <w:t>creditable service. Creditable service does not include time that an employee is on leave</w:t>
      </w:r>
      <w:r>
        <w:rPr>
          <w:spacing w:val="1"/>
          <w:sz w:val="21"/>
        </w:rPr>
        <w:t xml:space="preserve"> </w:t>
      </w:r>
      <w:r>
        <w:rPr>
          <w:sz w:val="21"/>
        </w:rPr>
        <w:t>without</w:t>
      </w:r>
      <w:r>
        <w:rPr>
          <w:spacing w:val="-2"/>
          <w:sz w:val="21"/>
        </w:rPr>
        <w:t xml:space="preserve"> </w:t>
      </w:r>
      <w:r>
        <w:rPr>
          <w:sz w:val="21"/>
        </w:rPr>
        <w:t>pay,</w:t>
      </w:r>
      <w:r>
        <w:rPr>
          <w:spacing w:val="-2"/>
          <w:sz w:val="21"/>
        </w:rPr>
        <w:t xml:space="preserve"> </w:t>
      </w:r>
      <w:r>
        <w:rPr>
          <w:sz w:val="21"/>
        </w:rPr>
        <w:t>under</w:t>
      </w:r>
      <w:r>
        <w:rPr>
          <w:spacing w:val="-2"/>
          <w:sz w:val="21"/>
        </w:rPr>
        <w:t xml:space="preserve"> </w:t>
      </w:r>
      <w:r>
        <w:rPr>
          <w:sz w:val="21"/>
        </w:rPr>
        <w:t>suspension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leave</w:t>
      </w:r>
      <w:r>
        <w:rPr>
          <w:spacing w:val="-1"/>
          <w:sz w:val="21"/>
        </w:rPr>
        <w:t xml:space="preserve"> </w:t>
      </w:r>
      <w:r>
        <w:rPr>
          <w:sz w:val="21"/>
        </w:rPr>
        <w:t>pending inquiry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appeal.</w:t>
      </w:r>
    </w:p>
    <w:p w14:paraId="6E6E27C4" w14:textId="77777777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138"/>
        <w:ind w:hanging="678"/>
        <w:jc w:val="both"/>
        <w:rPr>
          <w:sz w:val="21"/>
        </w:rPr>
      </w:pPr>
      <w:r>
        <w:rPr>
          <w:rFonts w:ascii="Arial"/>
          <w:b/>
          <w:sz w:val="21"/>
        </w:rPr>
        <w:t>Day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z w:val="21"/>
        </w:rPr>
        <w:t>-</w:t>
      </w:r>
      <w:r>
        <w:rPr>
          <w:rFonts w:ascii="Arial"/>
          <w:b/>
          <w:spacing w:val="-1"/>
          <w:sz w:val="21"/>
        </w:rPr>
        <w:t xml:space="preserve"> </w:t>
      </w:r>
      <w:r>
        <w:rPr>
          <w:sz w:val="21"/>
        </w:rPr>
        <w:t>a calendar</w:t>
      </w:r>
      <w:r>
        <w:rPr>
          <w:spacing w:val="-1"/>
          <w:sz w:val="21"/>
        </w:rPr>
        <w:t xml:space="preserve"> </w:t>
      </w:r>
      <w:r>
        <w:rPr>
          <w:sz w:val="21"/>
        </w:rPr>
        <w:t>day</w:t>
      </w:r>
      <w:r>
        <w:rPr>
          <w:spacing w:val="-2"/>
          <w:sz w:val="21"/>
        </w:rPr>
        <w:t xml:space="preserve"> </w:t>
      </w:r>
      <w:r>
        <w:rPr>
          <w:sz w:val="21"/>
        </w:rPr>
        <w:t>beginning and ending</w:t>
      </w:r>
      <w:r>
        <w:rPr>
          <w:spacing w:val="-2"/>
          <w:sz w:val="21"/>
        </w:rPr>
        <w:t xml:space="preserve"> </w:t>
      </w:r>
      <w:r>
        <w:rPr>
          <w:sz w:val="21"/>
        </w:rPr>
        <w:t>at</w:t>
      </w:r>
      <w:r>
        <w:rPr>
          <w:spacing w:val="-1"/>
          <w:sz w:val="21"/>
        </w:rPr>
        <w:t xml:space="preserve"> </w:t>
      </w:r>
      <w:r>
        <w:rPr>
          <w:sz w:val="21"/>
        </w:rPr>
        <w:t>midnight.</w:t>
      </w:r>
    </w:p>
    <w:p w14:paraId="12F889BC" w14:textId="77777777" w:rsidR="00447697" w:rsidRDefault="00447697">
      <w:pPr>
        <w:pStyle w:val="BodyText"/>
        <w:spacing w:before="6"/>
        <w:rPr>
          <w:sz w:val="24"/>
        </w:rPr>
      </w:pPr>
    </w:p>
    <w:p w14:paraId="63C8AAC4" w14:textId="77777777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line="324" w:lineRule="auto"/>
        <w:ind w:right="1438" w:hanging="629"/>
        <w:jc w:val="both"/>
        <w:rPr>
          <w:sz w:val="21"/>
        </w:rPr>
      </w:pPr>
      <w:r>
        <w:rPr>
          <w:rFonts w:ascii="Arial"/>
          <w:b/>
          <w:sz w:val="21"/>
        </w:rPr>
        <w:t xml:space="preserve">Demotion, Reclassification </w:t>
      </w:r>
      <w:r>
        <w:rPr>
          <w:sz w:val="21"/>
        </w:rPr>
        <w:t>- the assignment of an employee from one class or category to</w:t>
      </w:r>
      <w:r>
        <w:rPr>
          <w:spacing w:val="1"/>
          <w:sz w:val="21"/>
        </w:rPr>
        <w:t xml:space="preserve"> </w:t>
      </w:r>
      <w:r>
        <w:rPr>
          <w:sz w:val="21"/>
        </w:rPr>
        <w:t>another</w:t>
      </w:r>
      <w:r>
        <w:rPr>
          <w:spacing w:val="-3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r>
        <w:rPr>
          <w:sz w:val="21"/>
        </w:rPr>
        <w:t>has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lower</w:t>
      </w:r>
      <w:r>
        <w:rPr>
          <w:spacing w:val="-2"/>
          <w:sz w:val="21"/>
        </w:rPr>
        <w:t xml:space="preserve"> </w:t>
      </w:r>
      <w:r>
        <w:rPr>
          <w:sz w:val="21"/>
        </w:rPr>
        <w:t>pay-grade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lower</w:t>
      </w:r>
      <w:r>
        <w:rPr>
          <w:spacing w:val="-4"/>
          <w:sz w:val="21"/>
        </w:rPr>
        <w:t xml:space="preserve"> </w:t>
      </w:r>
      <w:r>
        <w:rPr>
          <w:sz w:val="21"/>
        </w:rPr>
        <w:t>maximum rate</w:t>
      </w:r>
      <w:r>
        <w:rPr>
          <w:spacing w:val="-1"/>
          <w:sz w:val="21"/>
        </w:rPr>
        <w:t xml:space="preserve"> </w:t>
      </w:r>
      <w:r>
        <w:rPr>
          <w:sz w:val="21"/>
        </w:rPr>
        <w:t>of pay.</w:t>
      </w:r>
    </w:p>
    <w:p w14:paraId="244C0742" w14:textId="235E79A1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193" w:line="324" w:lineRule="auto"/>
        <w:ind w:right="1421" w:hanging="677"/>
        <w:jc w:val="both"/>
        <w:rPr>
          <w:sz w:val="21"/>
        </w:rPr>
      </w:pPr>
      <w:r>
        <w:rPr>
          <w:rFonts w:ascii="Arial"/>
          <w:b/>
          <w:sz w:val="21"/>
        </w:rPr>
        <w:t>Section</w:t>
      </w:r>
      <w:del w:id="175" w:author="DELL" w:date="2025-07-03T08:10:00Z" w16du:dateUtc="2025-07-03T03:10:00Z">
        <w:r w:rsidDel="00F65F2D">
          <w:rPr>
            <w:rFonts w:ascii="Arial"/>
            <w:b/>
            <w:sz w:val="21"/>
          </w:rPr>
          <w:delText>:</w:delText>
        </w:r>
      </w:del>
      <w:ins w:id="176" w:author="DELL" w:date="2025-07-03T08:10:00Z" w16du:dateUtc="2025-07-03T03:10:00Z">
        <w:r w:rsidR="00F65F2D">
          <w:rPr>
            <w:rFonts w:ascii="Arial"/>
            <w:b/>
            <w:sz w:val="21"/>
          </w:rPr>
          <w:t xml:space="preserve"> </w:t>
        </w:r>
        <w:r w:rsidR="00DB5E98">
          <w:rPr>
            <w:rFonts w:ascii="Arial"/>
            <w:b/>
            <w:sz w:val="21"/>
          </w:rPr>
          <w:t>–</w:t>
        </w:r>
      </w:ins>
      <w:r>
        <w:rPr>
          <w:rFonts w:ascii="Arial"/>
          <w:b/>
          <w:sz w:val="21"/>
        </w:rPr>
        <w:t xml:space="preserve"> </w:t>
      </w:r>
      <w:ins w:id="177" w:author="DELL" w:date="2025-07-03T08:10:00Z" w16du:dateUtc="2025-07-03T03:10:00Z">
        <w:r w:rsidR="00DB5E98">
          <w:rPr>
            <w:rFonts w:ascii="Arial"/>
            <w:bCs/>
            <w:sz w:val="21"/>
          </w:rPr>
          <w:t xml:space="preserve">headed by a head, </w:t>
        </w:r>
      </w:ins>
      <w:del w:id="178" w:author="DELL" w:date="2025-07-03T08:10:00Z" w16du:dateUtc="2025-07-03T03:10:00Z">
        <w:r w:rsidDel="00E22541">
          <w:rPr>
            <w:sz w:val="21"/>
          </w:rPr>
          <w:delText xml:space="preserve">A Section </w:delText>
        </w:r>
      </w:del>
      <w:r>
        <w:rPr>
          <w:sz w:val="21"/>
        </w:rPr>
        <w:t xml:space="preserve">is an operational demarcation consisting of many specialized sections. </w:t>
      </w:r>
      <w:del w:id="179" w:author="DELL" w:date="2025-07-03T08:10:00Z" w16du:dateUtc="2025-07-03T03:10:00Z">
        <w:r w:rsidDel="00DB5E98">
          <w:rPr>
            <w:sz w:val="21"/>
          </w:rPr>
          <w:delText>A</w:delText>
        </w:r>
        <w:r w:rsidDel="00DB5E98">
          <w:rPr>
            <w:spacing w:val="1"/>
            <w:sz w:val="21"/>
          </w:rPr>
          <w:delText xml:space="preserve"> </w:delText>
        </w:r>
        <w:r w:rsidDel="00DB5E98">
          <w:rPr>
            <w:sz w:val="21"/>
          </w:rPr>
          <w:delText>Se</w:delText>
        </w:r>
      </w:del>
      <w:del w:id="180" w:author="DELL" w:date="2025-07-03T08:11:00Z" w16du:dateUtc="2025-07-03T03:11:00Z">
        <w:r w:rsidDel="00DB5E98">
          <w:rPr>
            <w:sz w:val="21"/>
          </w:rPr>
          <w:delText>ction</w:delText>
        </w:r>
        <w:r w:rsidDel="00DB5E98">
          <w:rPr>
            <w:spacing w:val="-1"/>
            <w:sz w:val="21"/>
          </w:rPr>
          <w:delText xml:space="preserve"> </w:delText>
        </w:r>
        <w:r w:rsidDel="00DB5E98">
          <w:rPr>
            <w:sz w:val="21"/>
          </w:rPr>
          <w:delText>is</w:delText>
        </w:r>
        <w:r w:rsidDel="00DB5E98">
          <w:rPr>
            <w:spacing w:val="-1"/>
            <w:sz w:val="21"/>
          </w:rPr>
          <w:delText xml:space="preserve"> </w:delText>
        </w:r>
        <w:r w:rsidDel="00DB5E98">
          <w:rPr>
            <w:sz w:val="21"/>
          </w:rPr>
          <w:delText>headed by</w:delText>
        </w:r>
        <w:r w:rsidDel="00DB5E98">
          <w:rPr>
            <w:spacing w:val="-4"/>
            <w:sz w:val="21"/>
          </w:rPr>
          <w:delText xml:space="preserve"> </w:delText>
        </w:r>
        <w:r w:rsidDel="00DB5E98">
          <w:rPr>
            <w:sz w:val="21"/>
          </w:rPr>
          <w:delText>a</w:delText>
        </w:r>
        <w:r w:rsidDel="00DB5E98">
          <w:rPr>
            <w:spacing w:val="-1"/>
            <w:sz w:val="21"/>
          </w:rPr>
          <w:delText xml:space="preserve"> </w:delText>
        </w:r>
        <w:r w:rsidDel="00DB5E98">
          <w:rPr>
            <w:sz w:val="21"/>
          </w:rPr>
          <w:delText>Head.</w:delText>
        </w:r>
      </w:del>
    </w:p>
    <w:p w14:paraId="13BF3197" w14:textId="5DE38B14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193" w:line="340" w:lineRule="auto"/>
        <w:ind w:right="1434" w:hanging="721"/>
        <w:jc w:val="both"/>
        <w:rPr>
          <w:sz w:val="21"/>
        </w:rPr>
      </w:pPr>
      <w:r>
        <w:rPr>
          <w:rFonts w:ascii="Arial"/>
          <w:b/>
          <w:sz w:val="21"/>
        </w:rPr>
        <w:t>Disability</w:t>
      </w:r>
      <w:r>
        <w:rPr>
          <w:rFonts w:ascii="Arial"/>
          <w:b/>
          <w:spacing w:val="1"/>
          <w:sz w:val="21"/>
        </w:rPr>
        <w:t xml:space="preserve"> </w:t>
      </w:r>
      <w:r>
        <w:rPr>
          <w:sz w:val="21"/>
        </w:rPr>
        <w:t>- an employee or applicant who has</w:t>
      </w:r>
      <w:del w:id="181" w:author="DELL" w:date="2025-07-03T08:11:00Z" w16du:dateUtc="2025-07-03T03:11:00Z">
        <w:r w:rsidDel="00835768">
          <w:rPr>
            <w:sz w:val="21"/>
          </w:rPr>
          <w:delText>:</w:delText>
        </w:r>
      </w:del>
      <w:ins w:id="182" w:author="DELL" w:date="2025-07-03T08:11:00Z" w16du:dateUtc="2025-07-03T03:11:00Z">
        <w:r w:rsidR="00835768">
          <w:rPr>
            <w:sz w:val="21"/>
          </w:rPr>
          <w:t>,</w:t>
        </w:r>
      </w:ins>
      <w:r>
        <w:rPr>
          <w:sz w:val="21"/>
        </w:rPr>
        <w:t xml:space="preserve"> a physical or mental impairment which</w:t>
      </w:r>
      <w:r>
        <w:rPr>
          <w:spacing w:val="1"/>
          <w:sz w:val="21"/>
        </w:rPr>
        <w:t xml:space="preserve"> </w:t>
      </w:r>
      <w:r>
        <w:rPr>
          <w:sz w:val="21"/>
        </w:rPr>
        <w:t>substantially limits one or more major life activities; or a record of having such impairment; or</w:t>
      </w:r>
      <w:r>
        <w:rPr>
          <w:spacing w:val="1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regarded as</w:t>
      </w:r>
      <w:r>
        <w:rPr>
          <w:spacing w:val="-2"/>
          <w:sz w:val="21"/>
        </w:rPr>
        <w:t xml:space="preserve"> </w:t>
      </w:r>
      <w:r>
        <w:rPr>
          <w:sz w:val="21"/>
        </w:rPr>
        <w:t>having</w:t>
      </w:r>
      <w:r>
        <w:rPr>
          <w:spacing w:val="-1"/>
          <w:sz w:val="21"/>
        </w:rPr>
        <w:t xml:space="preserve"> </w:t>
      </w:r>
      <w:r>
        <w:rPr>
          <w:sz w:val="21"/>
        </w:rPr>
        <w:t>such</w:t>
      </w:r>
      <w:r>
        <w:rPr>
          <w:spacing w:val="-1"/>
          <w:sz w:val="21"/>
        </w:rPr>
        <w:t xml:space="preserve"> </w:t>
      </w:r>
      <w:r>
        <w:rPr>
          <w:sz w:val="21"/>
        </w:rPr>
        <w:t>impairment.</w:t>
      </w:r>
    </w:p>
    <w:p w14:paraId="28DE33B1" w14:textId="77777777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176" w:line="321" w:lineRule="auto"/>
        <w:ind w:right="1437" w:hanging="769"/>
        <w:jc w:val="both"/>
        <w:rPr>
          <w:sz w:val="21"/>
        </w:rPr>
      </w:pPr>
      <w:r>
        <w:rPr>
          <w:rFonts w:ascii="Arial"/>
          <w:b/>
          <w:sz w:val="21"/>
        </w:rPr>
        <w:t>Disciplinary</w:t>
      </w:r>
      <w:r>
        <w:rPr>
          <w:rFonts w:ascii="Arial"/>
          <w:b/>
          <w:spacing w:val="1"/>
          <w:sz w:val="21"/>
        </w:rPr>
        <w:t xml:space="preserve"> </w:t>
      </w:r>
      <w:r>
        <w:rPr>
          <w:rFonts w:ascii="Arial"/>
          <w:b/>
          <w:sz w:val="21"/>
        </w:rPr>
        <w:t>Action</w:t>
      </w:r>
      <w:r>
        <w:rPr>
          <w:rFonts w:ascii="Arial"/>
          <w:b/>
          <w:spacing w:val="1"/>
          <w:sz w:val="21"/>
        </w:rPr>
        <w:t xml:space="preserve"> </w:t>
      </w:r>
      <w:r>
        <w:rPr>
          <w:sz w:val="21"/>
        </w:rPr>
        <w:t>-</w:t>
      </w:r>
      <w:r>
        <w:rPr>
          <w:spacing w:val="1"/>
          <w:sz w:val="21"/>
        </w:rPr>
        <w:t xml:space="preserve"> </w:t>
      </w:r>
      <w:r>
        <w:rPr>
          <w:sz w:val="21"/>
        </w:rPr>
        <w:t>action</w:t>
      </w:r>
      <w:r>
        <w:rPr>
          <w:spacing w:val="1"/>
          <w:sz w:val="21"/>
        </w:rPr>
        <w:t xml:space="preserve"> </w:t>
      </w:r>
      <w:r>
        <w:rPr>
          <w:sz w:val="21"/>
        </w:rPr>
        <w:t>taken</w:t>
      </w:r>
      <w:r>
        <w:rPr>
          <w:spacing w:val="1"/>
          <w:sz w:val="21"/>
        </w:rPr>
        <w:t xml:space="preserve"> </w:t>
      </w:r>
      <w:r>
        <w:rPr>
          <w:sz w:val="21"/>
        </w:rPr>
        <w:t>with</w:t>
      </w:r>
      <w:r>
        <w:rPr>
          <w:spacing w:val="1"/>
          <w:sz w:val="21"/>
        </w:rPr>
        <w:t xml:space="preserve"> </w:t>
      </w:r>
      <w:r>
        <w:rPr>
          <w:sz w:val="21"/>
        </w:rPr>
        <w:t>regard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an</w:t>
      </w:r>
      <w:r>
        <w:rPr>
          <w:spacing w:val="1"/>
          <w:sz w:val="21"/>
        </w:rPr>
        <w:t xml:space="preserve"> </w:t>
      </w:r>
      <w:r>
        <w:rPr>
          <w:sz w:val="21"/>
        </w:rPr>
        <w:t>employee,</w:t>
      </w:r>
      <w:r>
        <w:rPr>
          <w:spacing w:val="1"/>
          <w:sz w:val="21"/>
        </w:rPr>
        <w:t xml:space="preserve"> </w:t>
      </w:r>
      <w:r>
        <w:rPr>
          <w:sz w:val="21"/>
        </w:rPr>
        <w:t>including</w:t>
      </w:r>
      <w:r>
        <w:rPr>
          <w:spacing w:val="1"/>
          <w:sz w:val="21"/>
        </w:rPr>
        <w:t xml:space="preserve"> </w:t>
      </w:r>
      <w:r>
        <w:rPr>
          <w:sz w:val="21"/>
        </w:rPr>
        <w:t>reprimand,</w:t>
      </w:r>
      <w:r>
        <w:rPr>
          <w:spacing w:val="1"/>
          <w:sz w:val="21"/>
        </w:rPr>
        <w:t xml:space="preserve"> </w:t>
      </w:r>
      <w:r>
        <w:rPr>
          <w:sz w:val="21"/>
        </w:rPr>
        <w:t>suspension,</w:t>
      </w:r>
      <w:r>
        <w:rPr>
          <w:spacing w:val="-2"/>
          <w:sz w:val="21"/>
        </w:rPr>
        <w:t xml:space="preserve"> </w:t>
      </w:r>
      <w:r>
        <w:rPr>
          <w:sz w:val="21"/>
        </w:rPr>
        <w:t>demotion,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dismissal.</w:t>
      </w:r>
    </w:p>
    <w:p w14:paraId="6F71CBDD" w14:textId="77777777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215" w:line="290" w:lineRule="auto"/>
        <w:ind w:right="1438" w:hanging="822"/>
        <w:jc w:val="both"/>
        <w:rPr>
          <w:sz w:val="23"/>
        </w:rPr>
      </w:pPr>
      <w:r>
        <w:rPr>
          <w:rFonts w:ascii="Arial"/>
          <w:b/>
          <w:sz w:val="21"/>
        </w:rPr>
        <w:t xml:space="preserve">Discretion </w:t>
      </w:r>
      <w:r>
        <w:rPr>
          <w:sz w:val="21"/>
        </w:rPr>
        <w:t>- the comparison and evaluation of possible courses of conduct, and acting or</w:t>
      </w:r>
      <w:r>
        <w:rPr>
          <w:spacing w:val="1"/>
          <w:sz w:val="21"/>
        </w:rPr>
        <w:t xml:space="preserve"> </w:t>
      </w:r>
      <w:r>
        <w:rPr>
          <w:sz w:val="21"/>
        </w:rPr>
        <w:t>making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decision</w:t>
      </w:r>
      <w:r>
        <w:rPr>
          <w:spacing w:val="-1"/>
          <w:sz w:val="21"/>
        </w:rPr>
        <w:t xml:space="preserve"> </w:t>
      </w:r>
      <w:r>
        <w:rPr>
          <w:sz w:val="21"/>
        </w:rPr>
        <w:t>after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various</w:t>
      </w:r>
      <w:r>
        <w:rPr>
          <w:spacing w:val="-1"/>
          <w:sz w:val="21"/>
        </w:rPr>
        <w:t xml:space="preserve"> </w:t>
      </w:r>
      <w:r>
        <w:rPr>
          <w:sz w:val="21"/>
        </w:rPr>
        <w:t>possibilities</w:t>
      </w:r>
      <w:r>
        <w:rPr>
          <w:spacing w:val="-2"/>
          <w:sz w:val="21"/>
        </w:rPr>
        <w:t xml:space="preserve"> </w:t>
      </w:r>
      <w:r>
        <w:rPr>
          <w:sz w:val="21"/>
        </w:rPr>
        <w:t>have</w:t>
      </w:r>
      <w:r>
        <w:rPr>
          <w:spacing w:val="-1"/>
          <w:sz w:val="21"/>
        </w:rPr>
        <w:t xml:space="preserve"> </w:t>
      </w:r>
      <w:r>
        <w:rPr>
          <w:sz w:val="21"/>
        </w:rPr>
        <w:t>been</w:t>
      </w:r>
      <w:r>
        <w:rPr>
          <w:spacing w:val="-1"/>
          <w:sz w:val="21"/>
        </w:rPr>
        <w:t xml:space="preserve"> </w:t>
      </w:r>
      <w:r>
        <w:rPr>
          <w:sz w:val="21"/>
        </w:rPr>
        <w:t>considered.</w:t>
      </w:r>
    </w:p>
    <w:p w14:paraId="7BA6D0D2" w14:textId="77777777" w:rsidR="00447697" w:rsidRDefault="00447697">
      <w:pPr>
        <w:spacing w:line="290" w:lineRule="auto"/>
        <w:jc w:val="both"/>
        <w:rPr>
          <w:sz w:val="23"/>
        </w:rPr>
        <w:sectPr w:rsidR="00447697">
          <w:pgSz w:w="11900" w:h="16840"/>
          <w:pgMar w:top="1280" w:right="0" w:bottom="1400" w:left="0" w:header="138" w:footer="1197" w:gutter="0"/>
          <w:cols w:space="720"/>
        </w:sectPr>
      </w:pPr>
    </w:p>
    <w:p w14:paraId="49A60C16" w14:textId="4DD8BDB6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191" w:line="338" w:lineRule="auto"/>
        <w:ind w:right="1436" w:hanging="769"/>
        <w:jc w:val="both"/>
        <w:rPr>
          <w:sz w:val="23"/>
        </w:rPr>
      </w:pPr>
      <w:r>
        <w:rPr>
          <w:rFonts w:ascii="Arial"/>
          <w:b/>
          <w:sz w:val="21"/>
        </w:rPr>
        <w:lastRenderedPageBreak/>
        <w:t xml:space="preserve">Dishonesty </w:t>
      </w:r>
      <w:r w:rsidRPr="00835768">
        <w:rPr>
          <w:rFonts w:ascii="Arial"/>
          <w:b/>
          <w:sz w:val="21"/>
          <w:rPrChange w:id="183" w:author="DELL" w:date="2025-07-03T08:12:00Z" w16du:dateUtc="2025-07-03T03:12:00Z">
            <w:rPr>
              <w:rFonts w:ascii="Arial"/>
              <w:b/>
              <w:color w:val="FF6600"/>
              <w:sz w:val="21"/>
            </w:rPr>
          </w:rPrChange>
        </w:rPr>
        <w:t>-</w:t>
      </w:r>
      <w:r>
        <w:rPr>
          <w:rFonts w:ascii="Arial"/>
          <w:b/>
          <w:color w:val="FF6600"/>
          <w:sz w:val="21"/>
        </w:rPr>
        <w:t xml:space="preserve"> </w:t>
      </w:r>
      <w:r>
        <w:rPr>
          <w:sz w:val="21"/>
        </w:rPr>
        <w:t>in common usage may be defined as the act of being dishonest; to act without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honesty; a lack of probity, to cheat, lying or being deliberately deceptive; lacking </w:t>
      </w:r>
      <w:del w:id="184" w:author="DELL" w:date="2025-07-03T08:12:00Z" w16du:dateUtc="2025-07-03T03:12:00Z">
        <w:r w:rsidDel="008A068B">
          <w:rPr>
            <w:sz w:val="21"/>
          </w:rPr>
          <w:delText xml:space="preserve">in </w:delText>
        </w:r>
      </w:del>
      <w:r>
        <w:rPr>
          <w:sz w:val="21"/>
        </w:rPr>
        <w:t>integrity;</w:t>
      </w:r>
      <w:r>
        <w:rPr>
          <w:spacing w:val="1"/>
          <w:sz w:val="21"/>
        </w:rPr>
        <w:t xml:space="preserve"> </w:t>
      </w:r>
      <w:r>
        <w:rPr>
          <w:sz w:val="21"/>
        </w:rPr>
        <w:t>being corrupt. Dishonesty is the fundamental component of a majority of offences relating to</w:t>
      </w:r>
      <w:r>
        <w:rPr>
          <w:spacing w:val="1"/>
          <w:sz w:val="21"/>
        </w:rPr>
        <w:t xml:space="preserve"> </w:t>
      </w:r>
      <w:r>
        <w:rPr>
          <w:sz w:val="21"/>
        </w:rPr>
        <w:t>the acquisition, conversion and disposal of property (tangible or intangible) defined in the</w:t>
      </w:r>
      <w:r>
        <w:rPr>
          <w:spacing w:val="1"/>
          <w:sz w:val="21"/>
        </w:rPr>
        <w:t xml:space="preserve"> </w:t>
      </w:r>
      <w:hyperlink r:id="rId11">
        <w:r>
          <w:rPr>
            <w:sz w:val="21"/>
          </w:rPr>
          <w:t>criminal</w:t>
        </w:r>
        <w:r>
          <w:rPr>
            <w:spacing w:val="-1"/>
            <w:sz w:val="21"/>
          </w:rPr>
          <w:t xml:space="preserve"> </w:t>
        </w:r>
        <w:r>
          <w:rPr>
            <w:sz w:val="21"/>
          </w:rPr>
          <w:t>law</w:t>
        </w:r>
      </w:hyperlink>
      <w:r>
        <w:rPr>
          <w:sz w:val="21"/>
        </w:rPr>
        <w:t>.</w:t>
      </w:r>
    </w:p>
    <w:p w14:paraId="022A9551" w14:textId="77777777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180" w:line="324" w:lineRule="auto"/>
        <w:ind w:right="1439" w:hanging="783"/>
        <w:jc w:val="both"/>
        <w:rPr>
          <w:sz w:val="21"/>
        </w:rPr>
      </w:pPr>
      <w:r>
        <w:rPr>
          <w:rFonts w:ascii="Arial"/>
          <w:b/>
          <w:sz w:val="21"/>
        </w:rPr>
        <w:t xml:space="preserve">Dismissal </w:t>
      </w:r>
      <w:r>
        <w:rPr>
          <w:sz w:val="21"/>
        </w:rPr>
        <w:t>- involuntary termination of employment for reasons other than lack of funds or</w:t>
      </w:r>
      <w:r>
        <w:rPr>
          <w:spacing w:val="1"/>
          <w:sz w:val="21"/>
        </w:rPr>
        <w:t xml:space="preserve"> </w:t>
      </w:r>
      <w:r>
        <w:rPr>
          <w:sz w:val="21"/>
        </w:rPr>
        <w:t>lack of work.</w:t>
      </w:r>
    </w:p>
    <w:p w14:paraId="36AEF86D" w14:textId="73DEEB47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210" w:line="324" w:lineRule="auto"/>
        <w:ind w:right="1417" w:hanging="827"/>
        <w:jc w:val="both"/>
        <w:rPr>
          <w:sz w:val="21"/>
        </w:rPr>
      </w:pPr>
      <w:r>
        <w:rPr>
          <w:rFonts w:ascii="Arial"/>
          <w:b/>
          <w:sz w:val="21"/>
        </w:rPr>
        <w:t>Division</w:t>
      </w:r>
      <w:del w:id="185" w:author="DELL" w:date="2025-07-03T08:13:00Z" w16du:dateUtc="2025-07-03T03:13:00Z">
        <w:r w:rsidDel="008A068B">
          <w:rPr>
            <w:rFonts w:ascii="Tahoma"/>
            <w:b/>
            <w:sz w:val="23"/>
          </w:rPr>
          <w:delText>:</w:delText>
        </w:r>
      </w:del>
      <w:ins w:id="186" w:author="DELL" w:date="2025-07-03T08:13:00Z" w16du:dateUtc="2025-07-03T03:13:00Z">
        <w:r w:rsidR="008A068B">
          <w:rPr>
            <w:rFonts w:ascii="Tahoma"/>
            <w:b/>
            <w:sz w:val="23"/>
          </w:rPr>
          <w:t xml:space="preserve"> </w:t>
        </w:r>
        <w:r w:rsidR="008A068B">
          <w:rPr>
            <w:rFonts w:ascii="Tahoma"/>
            <w:bCs/>
            <w:sz w:val="23"/>
          </w:rPr>
          <w:t>-</w:t>
        </w:r>
      </w:ins>
      <w:r>
        <w:rPr>
          <w:rFonts w:ascii="Tahoma"/>
          <w:b/>
          <w:sz w:val="23"/>
        </w:rPr>
        <w:t xml:space="preserve"> </w:t>
      </w:r>
      <w:r>
        <w:rPr>
          <w:sz w:val="21"/>
        </w:rPr>
        <w:t xml:space="preserve">Division is an operational demarcation consisting of many specialized </w:t>
      </w:r>
      <w:del w:id="187" w:author="DELL" w:date="2025-07-03T08:13:00Z" w16du:dateUtc="2025-07-03T03:13:00Z">
        <w:r w:rsidDel="008A068B">
          <w:rPr>
            <w:sz w:val="21"/>
          </w:rPr>
          <w:delText>S</w:delText>
        </w:r>
      </w:del>
      <w:ins w:id="188" w:author="DELL" w:date="2025-07-03T08:13:00Z" w16du:dateUtc="2025-07-03T03:13:00Z">
        <w:r w:rsidR="008A068B">
          <w:rPr>
            <w:sz w:val="21"/>
          </w:rPr>
          <w:t>s</w:t>
        </w:r>
      </w:ins>
      <w:r>
        <w:rPr>
          <w:sz w:val="21"/>
        </w:rPr>
        <w:t>ections. A</w:t>
      </w:r>
      <w:r>
        <w:rPr>
          <w:spacing w:val="1"/>
          <w:sz w:val="21"/>
        </w:rPr>
        <w:t xml:space="preserve"> </w:t>
      </w:r>
      <w:r>
        <w:rPr>
          <w:sz w:val="21"/>
        </w:rPr>
        <w:t>division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headed by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1"/>
          <w:sz w:val="21"/>
        </w:rPr>
        <w:t xml:space="preserve"> </w:t>
      </w:r>
      <w:r>
        <w:rPr>
          <w:sz w:val="21"/>
        </w:rPr>
        <w:t>Executive</w:t>
      </w:r>
      <w:del w:id="189" w:author="DELL" w:date="2025-07-03T08:13:00Z" w16du:dateUtc="2025-07-03T03:13:00Z">
        <w:r w:rsidDel="008A068B">
          <w:rPr>
            <w:spacing w:val="-1"/>
            <w:sz w:val="21"/>
          </w:rPr>
          <w:delText xml:space="preserve"> </w:delText>
        </w:r>
        <w:r w:rsidDel="008A068B">
          <w:rPr>
            <w:sz w:val="21"/>
          </w:rPr>
          <w:delText>Head</w:delText>
        </w:r>
      </w:del>
      <w:r>
        <w:rPr>
          <w:sz w:val="21"/>
        </w:rPr>
        <w:t>.</w:t>
      </w:r>
    </w:p>
    <w:p w14:paraId="717D49AF" w14:textId="49376622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178" w:line="340" w:lineRule="auto"/>
        <w:ind w:right="1435" w:hanging="875"/>
        <w:jc w:val="both"/>
        <w:rPr>
          <w:sz w:val="21"/>
        </w:rPr>
      </w:pPr>
      <w:r>
        <w:rPr>
          <w:rFonts w:ascii="Arial"/>
          <w:b/>
          <w:sz w:val="21"/>
        </w:rPr>
        <w:t>Due</w:t>
      </w:r>
      <w:r>
        <w:rPr>
          <w:rFonts w:ascii="Arial"/>
          <w:b/>
          <w:spacing w:val="1"/>
          <w:sz w:val="21"/>
        </w:rPr>
        <w:t xml:space="preserve"> </w:t>
      </w:r>
      <w:r>
        <w:rPr>
          <w:rFonts w:ascii="Arial"/>
          <w:b/>
          <w:sz w:val="21"/>
        </w:rPr>
        <w:t>Process</w:t>
      </w:r>
      <w:r>
        <w:rPr>
          <w:rFonts w:ascii="Arial"/>
          <w:b/>
          <w:spacing w:val="1"/>
          <w:sz w:val="21"/>
        </w:rPr>
        <w:t xml:space="preserve"> </w:t>
      </w:r>
      <w:r>
        <w:rPr>
          <w:sz w:val="21"/>
        </w:rPr>
        <w:t>- the right granted to a full-time or part-time regular employee, who has</w:t>
      </w:r>
      <w:r>
        <w:rPr>
          <w:spacing w:val="1"/>
          <w:sz w:val="21"/>
        </w:rPr>
        <w:t xml:space="preserve"> </w:t>
      </w:r>
      <w:r>
        <w:rPr>
          <w:sz w:val="21"/>
        </w:rPr>
        <w:t>completed the probationary period, to pre</w:t>
      </w:r>
      <w:del w:id="190" w:author="DELL" w:date="2025-07-03T08:13:00Z" w16du:dateUtc="2025-07-03T03:13:00Z">
        <w:r w:rsidDel="0046440D">
          <w:rPr>
            <w:sz w:val="21"/>
          </w:rPr>
          <w:delText>-</w:delText>
        </w:r>
      </w:del>
      <w:r>
        <w:rPr>
          <w:sz w:val="21"/>
        </w:rPr>
        <w:t xml:space="preserve"> and</w:t>
      </w:r>
      <w:r>
        <w:rPr>
          <w:spacing w:val="1"/>
          <w:sz w:val="21"/>
        </w:rPr>
        <w:t xml:space="preserve"> </w:t>
      </w:r>
      <w:r>
        <w:rPr>
          <w:sz w:val="21"/>
        </w:rPr>
        <w:t>post-disciplinary hearings, for actions of</w:t>
      </w:r>
      <w:r>
        <w:rPr>
          <w:spacing w:val="1"/>
          <w:sz w:val="21"/>
        </w:rPr>
        <w:t xml:space="preserve"> </w:t>
      </w:r>
      <w:r>
        <w:rPr>
          <w:sz w:val="21"/>
        </w:rPr>
        <w:t>suspension,</w:t>
      </w:r>
      <w:r>
        <w:rPr>
          <w:spacing w:val="-2"/>
          <w:sz w:val="21"/>
        </w:rPr>
        <w:t xml:space="preserve"> </w:t>
      </w:r>
      <w:r>
        <w:rPr>
          <w:sz w:val="21"/>
        </w:rPr>
        <w:t>demotion</w:t>
      </w:r>
      <w:del w:id="191" w:author="DELL" w:date="2025-07-03T08:14:00Z" w16du:dateUtc="2025-07-03T03:14:00Z">
        <w:r w:rsidDel="0046440D">
          <w:rPr>
            <w:sz w:val="21"/>
          </w:rPr>
          <w:delText>,</w:delText>
        </w:r>
      </w:del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dismissal.</w:t>
      </w:r>
    </w:p>
    <w:p w14:paraId="6E80B87B" w14:textId="77777777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181" w:line="319" w:lineRule="auto"/>
        <w:ind w:right="1439" w:hanging="783"/>
        <w:jc w:val="both"/>
        <w:rPr>
          <w:sz w:val="21"/>
        </w:rPr>
      </w:pPr>
      <w:r>
        <w:rPr>
          <w:rFonts w:ascii="Arial"/>
          <w:b/>
          <w:sz w:val="21"/>
        </w:rPr>
        <w:t xml:space="preserve">Eligible </w:t>
      </w:r>
      <w:r>
        <w:rPr>
          <w:sz w:val="21"/>
        </w:rPr>
        <w:t>- a person whose name is included with a list of qualified candidates for a vacant</w:t>
      </w:r>
      <w:r>
        <w:rPr>
          <w:spacing w:val="1"/>
          <w:sz w:val="21"/>
        </w:rPr>
        <w:t xml:space="preserve"> </w:t>
      </w:r>
      <w:r>
        <w:rPr>
          <w:sz w:val="21"/>
        </w:rPr>
        <w:t>position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accordance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procedures</w:t>
      </w:r>
    </w:p>
    <w:p w14:paraId="5B3234E7" w14:textId="45D9E8C7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202" w:line="319" w:lineRule="auto"/>
        <w:ind w:right="1435" w:hanging="735"/>
        <w:jc w:val="both"/>
        <w:rPr>
          <w:sz w:val="21"/>
        </w:rPr>
      </w:pPr>
      <w:r>
        <w:rPr>
          <w:rFonts w:ascii="Arial"/>
          <w:b/>
          <w:sz w:val="21"/>
        </w:rPr>
        <w:t xml:space="preserve">Employee </w:t>
      </w:r>
      <w:r>
        <w:rPr>
          <w:sz w:val="21"/>
        </w:rPr>
        <w:t xml:space="preserve">- an individual who is legally employed by </w:t>
      </w:r>
      <w:del w:id="192" w:author="DELL" w:date="2025-07-03T08:14:00Z" w16du:dateUtc="2025-07-03T03:14:00Z">
        <w:r w:rsidDel="00F85929">
          <w:rPr>
            <w:sz w:val="21"/>
          </w:rPr>
          <w:delText>Organization</w:delText>
        </w:r>
      </w:del>
      <w:ins w:id="193" w:author="DELL" w:date="2025-07-03T08:14:00Z" w16du:dateUtc="2025-07-03T03:14:00Z">
        <w:r w:rsidR="00F85929">
          <w:rPr>
            <w:sz w:val="21"/>
          </w:rPr>
          <w:t>WRC</w:t>
        </w:r>
      </w:ins>
      <w:r>
        <w:rPr>
          <w:sz w:val="21"/>
        </w:rPr>
        <w:t xml:space="preserve"> and is paid through the</w:t>
      </w:r>
      <w:r>
        <w:rPr>
          <w:spacing w:val="1"/>
          <w:sz w:val="21"/>
        </w:rPr>
        <w:t xml:space="preserve"> </w:t>
      </w:r>
      <w:del w:id="194" w:author="DELL" w:date="2025-07-03T08:14:00Z" w16du:dateUtc="2025-07-03T03:14:00Z">
        <w:r w:rsidDel="00F85929">
          <w:rPr>
            <w:sz w:val="21"/>
          </w:rPr>
          <w:delText>Organization</w:delText>
        </w:r>
      </w:del>
      <w:ins w:id="195" w:author="DELL" w:date="2025-07-03T08:14:00Z" w16du:dateUtc="2025-07-03T03:14:00Z">
        <w:r w:rsidR="00F85929">
          <w:rPr>
            <w:sz w:val="21"/>
          </w:rPr>
          <w:t>WRC’s</w:t>
        </w:r>
      </w:ins>
      <w:r>
        <w:rPr>
          <w:spacing w:val="-2"/>
          <w:sz w:val="21"/>
        </w:rPr>
        <w:t xml:space="preserve"> </w:t>
      </w:r>
      <w:r>
        <w:rPr>
          <w:sz w:val="21"/>
        </w:rPr>
        <w:t>payroll,</w:t>
      </w:r>
      <w:r>
        <w:rPr>
          <w:spacing w:val="-2"/>
          <w:sz w:val="21"/>
        </w:rPr>
        <w:t xml:space="preserve"> </w:t>
      </w:r>
      <w:r>
        <w:rPr>
          <w:sz w:val="21"/>
        </w:rPr>
        <w:t>except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consultants.</w:t>
      </w:r>
    </w:p>
    <w:p w14:paraId="30246340" w14:textId="77777777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203" w:line="319" w:lineRule="auto"/>
        <w:ind w:right="1413" w:hanging="783"/>
        <w:jc w:val="both"/>
        <w:rPr>
          <w:sz w:val="21"/>
        </w:rPr>
      </w:pPr>
      <w:r>
        <w:rPr>
          <w:rFonts w:ascii="Arial"/>
          <w:b/>
          <w:sz w:val="21"/>
        </w:rPr>
        <w:t xml:space="preserve">Entry Level Rate of Pay </w:t>
      </w:r>
      <w:r>
        <w:rPr>
          <w:sz w:val="21"/>
        </w:rPr>
        <w:t>- the minimum base rate in any salary grade established for a class</w:t>
      </w:r>
      <w:r>
        <w:rPr>
          <w:spacing w:val="1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category.</w:t>
      </w:r>
    </w:p>
    <w:p w14:paraId="7F006636" w14:textId="33A228EF" w:rsidR="00447697" w:rsidRDefault="00BE6F0B">
      <w:pPr>
        <w:pStyle w:val="ListParagraph"/>
        <w:numPr>
          <w:ilvl w:val="0"/>
          <w:numId w:val="58"/>
        </w:numPr>
        <w:tabs>
          <w:tab w:val="left" w:pos="1778"/>
          <w:tab w:val="left" w:pos="1779"/>
        </w:tabs>
        <w:spacing w:before="159"/>
        <w:ind w:left="1778" w:hanging="800"/>
        <w:jc w:val="left"/>
        <w:rPr>
          <w:sz w:val="21"/>
        </w:rPr>
      </w:pPr>
      <w:r>
        <w:rPr>
          <w:rFonts w:ascii="Arial"/>
          <w:b/>
          <w:sz w:val="21"/>
        </w:rPr>
        <w:t>Essential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Job Functions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>-</w:t>
      </w:r>
      <w:r>
        <w:rPr>
          <w:rFonts w:ascii="Arial"/>
          <w:b/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57"/>
          <w:sz w:val="21"/>
        </w:rPr>
        <w:t xml:space="preserve"> </w:t>
      </w:r>
      <w:r>
        <w:rPr>
          <w:sz w:val="21"/>
        </w:rPr>
        <w:t>fundamental</w:t>
      </w:r>
      <w:r>
        <w:rPr>
          <w:spacing w:val="58"/>
          <w:sz w:val="21"/>
        </w:rPr>
        <w:t xml:space="preserve"> </w:t>
      </w:r>
      <w:r>
        <w:rPr>
          <w:sz w:val="21"/>
        </w:rPr>
        <w:t>job</w:t>
      </w:r>
      <w:r>
        <w:rPr>
          <w:spacing w:val="114"/>
          <w:sz w:val="21"/>
        </w:rPr>
        <w:t xml:space="preserve"> </w:t>
      </w:r>
      <w:r>
        <w:rPr>
          <w:sz w:val="21"/>
        </w:rPr>
        <w:t>duties</w:t>
      </w:r>
      <w:r>
        <w:rPr>
          <w:spacing w:val="114"/>
          <w:sz w:val="21"/>
        </w:rPr>
        <w:t xml:space="preserve"> </w:t>
      </w:r>
      <w:r>
        <w:rPr>
          <w:sz w:val="21"/>
        </w:rPr>
        <w:t>of</w:t>
      </w:r>
      <w:r>
        <w:rPr>
          <w:spacing w:val="115"/>
          <w:sz w:val="21"/>
        </w:rPr>
        <w:t xml:space="preserve"> </w:t>
      </w:r>
      <w:r>
        <w:rPr>
          <w:sz w:val="21"/>
        </w:rPr>
        <w:t>the</w:t>
      </w:r>
      <w:r>
        <w:rPr>
          <w:spacing w:val="57"/>
          <w:sz w:val="21"/>
        </w:rPr>
        <w:t xml:space="preserve"> </w:t>
      </w:r>
      <w:r>
        <w:rPr>
          <w:sz w:val="21"/>
        </w:rPr>
        <w:t>em</w:t>
      </w:r>
      <w:ins w:id="196" w:author="DELL" w:date="2025-07-03T08:15:00Z" w16du:dateUtc="2025-07-03T03:15:00Z">
        <w:r w:rsidR="00C55E81">
          <w:rPr>
            <w:sz w:val="21"/>
          </w:rPr>
          <w:t>ployee.</w:t>
        </w:r>
      </w:ins>
    </w:p>
    <w:p w14:paraId="4D5E2F43" w14:textId="77777777" w:rsidR="00447697" w:rsidRDefault="00447697">
      <w:pPr>
        <w:pStyle w:val="BodyText"/>
        <w:spacing w:before="6"/>
        <w:rPr>
          <w:sz w:val="24"/>
        </w:rPr>
      </w:pPr>
    </w:p>
    <w:p w14:paraId="3147EABE" w14:textId="77777777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line="319" w:lineRule="auto"/>
        <w:ind w:right="1438" w:hanging="875"/>
        <w:jc w:val="both"/>
        <w:rPr>
          <w:sz w:val="21"/>
        </w:rPr>
      </w:pPr>
      <w:r>
        <w:rPr>
          <w:rFonts w:ascii="Arial"/>
          <w:b/>
          <w:sz w:val="21"/>
        </w:rPr>
        <w:t xml:space="preserve">Family - </w:t>
      </w:r>
      <w:r>
        <w:rPr>
          <w:sz w:val="21"/>
        </w:rPr>
        <w:t>employee, his/her dependent parents, spouse and children wholly dependent upon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employee.</w:t>
      </w:r>
    </w:p>
    <w:p w14:paraId="2F0546DA" w14:textId="15358848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203" w:line="340" w:lineRule="auto"/>
        <w:ind w:right="1435" w:hanging="884"/>
        <w:jc w:val="both"/>
        <w:rPr>
          <w:sz w:val="21"/>
        </w:rPr>
      </w:pPr>
      <w:r>
        <w:rPr>
          <w:rFonts w:ascii="Arial"/>
          <w:b/>
          <w:sz w:val="21"/>
        </w:rPr>
        <w:t>Field</w:t>
      </w:r>
      <w:r>
        <w:rPr>
          <w:rFonts w:ascii="Arial"/>
          <w:b/>
          <w:spacing w:val="1"/>
          <w:sz w:val="21"/>
        </w:rPr>
        <w:t xml:space="preserve"> </w:t>
      </w:r>
      <w:r>
        <w:rPr>
          <w:rFonts w:ascii="Arial"/>
          <w:b/>
          <w:sz w:val="21"/>
        </w:rPr>
        <w:t>of</w:t>
      </w:r>
      <w:r>
        <w:rPr>
          <w:rFonts w:ascii="Arial"/>
          <w:b/>
          <w:spacing w:val="1"/>
          <w:sz w:val="21"/>
        </w:rPr>
        <w:t xml:space="preserve"> </w:t>
      </w:r>
      <w:r>
        <w:rPr>
          <w:rFonts w:ascii="Arial"/>
          <w:b/>
          <w:sz w:val="21"/>
        </w:rPr>
        <w:t>Learning</w:t>
      </w:r>
      <w:r>
        <w:rPr>
          <w:rFonts w:ascii="Arial"/>
          <w:b/>
          <w:spacing w:val="1"/>
          <w:sz w:val="21"/>
        </w:rPr>
        <w:t xml:space="preserve"> </w:t>
      </w:r>
      <w:r>
        <w:rPr>
          <w:rFonts w:ascii="Arial"/>
          <w:b/>
          <w:sz w:val="21"/>
        </w:rPr>
        <w:t>or</w:t>
      </w:r>
      <w:r>
        <w:rPr>
          <w:rFonts w:ascii="Arial"/>
          <w:b/>
          <w:spacing w:val="1"/>
          <w:sz w:val="21"/>
        </w:rPr>
        <w:t xml:space="preserve"> </w:t>
      </w:r>
      <w:r>
        <w:rPr>
          <w:rFonts w:ascii="Arial"/>
          <w:b/>
          <w:sz w:val="21"/>
        </w:rPr>
        <w:t>Science</w:t>
      </w:r>
      <w:r>
        <w:rPr>
          <w:rFonts w:ascii="Arial"/>
          <w:b/>
          <w:spacing w:val="1"/>
          <w:sz w:val="21"/>
        </w:rPr>
        <w:t xml:space="preserve"> </w:t>
      </w:r>
      <w:r>
        <w:rPr>
          <w:rFonts w:ascii="Arial"/>
          <w:b/>
          <w:sz w:val="21"/>
        </w:rPr>
        <w:t>-</w:t>
      </w:r>
      <w:r>
        <w:rPr>
          <w:rFonts w:ascii="Arial"/>
          <w:b/>
          <w:spacing w:val="1"/>
          <w:sz w:val="21"/>
        </w:rPr>
        <w:t xml:space="preserve"> </w:t>
      </w:r>
      <w:ins w:id="197" w:author="DELL" w:date="2025-07-03T08:15:00Z" w16du:dateUtc="2025-07-03T03:15:00Z">
        <w:r w:rsidR="00E21C97">
          <w:rPr>
            <w:sz w:val="21"/>
          </w:rPr>
          <w:t>l</w:t>
        </w:r>
      </w:ins>
      <w:del w:id="198" w:author="DELL" w:date="2025-07-03T08:15:00Z" w16du:dateUtc="2025-07-03T03:15:00Z">
        <w:r w:rsidDel="00E21C97">
          <w:rPr>
            <w:sz w:val="21"/>
          </w:rPr>
          <w:delText>L</w:delText>
        </w:r>
      </w:del>
      <w:r>
        <w:rPr>
          <w:sz w:val="21"/>
        </w:rPr>
        <w:t>aw,</w:t>
      </w:r>
      <w:r>
        <w:rPr>
          <w:spacing w:val="1"/>
          <w:sz w:val="21"/>
        </w:rPr>
        <w:t xml:space="preserve"> </w:t>
      </w:r>
      <w:r>
        <w:rPr>
          <w:sz w:val="21"/>
        </w:rPr>
        <w:t>medicine,</w:t>
      </w:r>
      <w:r>
        <w:rPr>
          <w:spacing w:val="1"/>
          <w:sz w:val="21"/>
        </w:rPr>
        <w:t xml:space="preserve"> </w:t>
      </w:r>
      <w:r>
        <w:rPr>
          <w:sz w:val="21"/>
        </w:rPr>
        <w:t>accounting,</w:t>
      </w:r>
      <w:r>
        <w:rPr>
          <w:spacing w:val="1"/>
          <w:sz w:val="21"/>
        </w:rPr>
        <w:t xml:space="preserve"> </w:t>
      </w:r>
      <w:r>
        <w:rPr>
          <w:sz w:val="21"/>
        </w:rPr>
        <w:t>engineering,</w:t>
      </w:r>
      <w:r>
        <w:rPr>
          <w:spacing w:val="1"/>
          <w:sz w:val="21"/>
        </w:rPr>
        <w:t xml:space="preserve"> </w:t>
      </w:r>
      <w:r>
        <w:rPr>
          <w:sz w:val="21"/>
        </w:rPr>
        <w:t>architecture,</w:t>
      </w:r>
      <w:r>
        <w:rPr>
          <w:spacing w:val="1"/>
          <w:sz w:val="21"/>
        </w:rPr>
        <w:t xml:space="preserve"> </w:t>
      </w:r>
      <w:r>
        <w:rPr>
          <w:sz w:val="21"/>
        </w:rPr>
        <w:t>teaching, various physical, biological or social sciences and other occupations that have a</w:t>
      </w:r>
      <w:r>
        <w:rPr>
          <w:spacing w:val="1"/>
          <w:sz w:val="21"/>
        </w:rPr>
        <w:t xml:space="preserve"> </w:t>
      </w:r>
      <w:r>
        <w:rPr>
          <w:sz w:val="21"/>
        </w:rPr>
        <w:t>recognized</w:t>
      </w:r>
      <w:r>
        <w:rPr>
          <w:spacing w:val="-2"/>
          <w:sz w:val="21"/>
        </w:rPr>
        <w:t xml:space="preserve"> </w:t>
      </w:r>
      <w:r>
        <w:rPr>
          <w:sz w:val="21"/>
        </w:rPr>
        <w:t>professional</w:t>
      </w:r>
      <w:r>
        <w:rPr>
          <w:spacing w:val="-1"/>
          <w:sz w:val="21"/>
        </w:rPr>
        <w:t xml:space="preserve"> </w:t>
      </w:r>
      <w:r>
        <w:rPr>
          <w:sz w:val="21"/>
        </w:rPr>
        <w:t>status</w:t>
      </w:r>
      <w:r>
        <w:rPr>
          <w:spacing w:val="-1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distinguished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mechanical</w:t>
      </w:r>
      <w:r>
        <w:rPr>
          <w:spacing w:val="-1"/>
          <w:sz w:val="21"/>
        </w:rPr>
        <w:t xml:space="preserve"> </w:t>
      </w:r>
      <w:r>
        <w:rPr>
          <w:sz w:val="21"/>
        </w:rPr>
        <w:t>arts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skilled</w:t>
      </w:r>
      <w:r>
        <w:rPr>
          <w:spacing w:val="-2"/>
          <w:sz w:val="21"/>
        </w:rPr>
        <w:t xml:space="preserve"> </w:t>
      </w:r>
      <w:r>
        <w:rPr>
          <w:sz w:val="21"/>
        </w:rPr>
        <w:t>trades.</w:t>
      </w:r>
    </w:p>
    <w:p w14:paraId="787BEC23" w14:textId="51398A53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176" w:line="355" w:lineRule="auto"/>
        <w:ind w:right="1411" w:hanging="841"/>
        <w:jc w:val="both"/>
        <w:rPr>
          <w:sz w:val="21"/>
        </w:rPr>
      </w:pPr>
      <w:r>
        <w:rPr>
          <w:rFonts w:ascii="Arial" w:hAnsi="Arial"/>
          <w:b/>
          <w:sz w:val="21"/>
        </w:rPr>
        <w:t>Financial</w:t>
      </w:r>
      <w:r>
        <w:rPr>
          <w:rFonts w:ascii="Arial" w:hAnsi="Arial"/>
          <w:b/>
          <w:spacing w:val="1"/>
          <w:sz w:val="21"/>
        </w:rPr>
        <w:t xml:space="preserve"> </w:t>
      </w:r>
      <w:r>
        <w:rPr>
          <w:rFonts w:ascii="Arial" w:hAnsi="Arial"/>
          <w:b/>
          <w:sz w:val="21"/>
        </w:rPr>
        <w:t>Embezzlement</w:t>
      </w:r>
      <w:r>
        <w:rPr>
          <w:rFonts w:ascii="Arial" w:hAnsi="Arial"/>
          <w:b/>
          <w:spacing w:val="58"/>
          <w:sz w:val="21"/>
        </w:rPr>
        <w:t xml:space="preserve"> </w:t>
      </w:r>
      <w:r>
        <w:rPr>
          <w:sz w:val="21"/>
        </w:rPr>
        <w:t>–</w:t>
      </w:r>
      <w:ins w:id="199" w:author="DELL" w:date="2025-07-03T08:15:00Z" w16du:dateUtc="2025-07-03T03:15:00Z">
        <w:r w:rsidR="00E21C97">
          <w:rPr>
            <w:sz w:val="21"/>
          </w:rPr>
          <w:t xml:space="preserve"> </w:t>
        </w:r>
      </w:ins>
      <w:del w:id="200" w:author="DELL" w:date="2025-07-03T08:15:00Z" w16du:dateUtc="2025-07-03T03:15:00Z">
        <w:r w:rsidDel="00E21C97">
          <w:rPr>
            <w:sz w:val="21"/>
          </w:rPr>
          <w:delText>A</w:delText>
        </w:r>
      </w:del>
      <w:ins w:id="201" w:author="DELL" w:date="2025-07-03T08:15:00Z" w16du:dateUtc="2025-07-03T03:15:00Z">
        <w:r w:rsidR="00E21C97">
          <w:rPr>
            <w:sz w:val="21"/>
          </w:rPr>
          <w:t>a</w:t>
        </w:r>
      </w:ins>
      <w:r>
        <w:rPr>
          <w:sz w:val="21"/>
        </w:rPr>
        <w:t>lso referred to as misappropriation or fiscal irregularity, implies</w:t>
      </w:r>
      <w:r>
        <w:rPr>
          <w:spacing w:val="-56"/>
          <w:sz w:val="21"/>
        </w:rPr>
        <w:t xml:space="preserve"> </w:t>
      </w:r>
      <w:r>
        <w:rPr>
          <w:sz w:val="21"/>
        </w:rPr>
        <w:t>a dishonest, illegal, or fraudulent act involving funds or property and may include forgery or</w:t>
      </w:r>
      <w:r>
        <w:rPr>
          <w:spacing w:val="1"/>
          <w:sz w:val="21"/>
        </w:rPr>
        <w:t xml:space="preserve"> </w:t>
      </w:r>
      <w:r>
        <w:rPr>
          <w:sz w:val="21"/>
        </w:rPr>
        <w:t>alteration of financial instruments or documents, records pertaining to employee benefits or</w:t>
      </w:r>
      <w:r>
        <w:rPr>
          <w:spacing w:val="1"/>
          <w:sz w:val="21"/>
        </w:rPr>
        <w:t xml:space="preserve"> </w:t>
      </w:r>
      <w:r>
        <w:rPr>
          <w:sz w:val="21"/>
        </w:rPr>
        <w:t>related items such as bills, claims, loans, etc., misappropriation of funds, securities, supplies</w:t>
      </w:r>
      <w:r>
        <w:rPr>
          <w:spacing w:val="1"/>
          <w:sz w:val="21"/>
        </w:rPr>
        <w:t xml:space="preserve"> </w:t>
      </w:r>
      <w:r>
        <w:rPr>
          <w:sz w:val="21"/>
        </w:rPr>
        <w:t>or any other organizational asset for private gain, illegal or fraudulent handling or reporting of</w:t>
      </w:r>
      <w:r>
        <w:rPr>
          <w:spacing w:val="1"/>
          <w:sz w:val="21"/>
        </w:rPr>
        <w:t xml:space="preserve"> </w:t>
      </w:r>
      <w:r>
        <w:rPr>
          <w:sz w:val="21"/>
        </w:rPr>
        <w:t>money</w:t>
      </w:r>
      <w:r>
        <w:rPr>
          <w:spacing w:val="1"/>
          <w:sz w:val="21"/>
        </w:rPr>
        <w:t xml:space="preserve"> </w:t>
      </w:r>
      <w:r>
        <w:rPr>
          <w:sz w:val="21"/>
        </w:rPr>
        <w:t>transactions;</w:t>
      </w:r>
      <w:r>
        <w:rPr>
          <w:spacing w:val="1"/>
          <w:sz w:val="21"/>
        </w:rPr>
        <w:t xml:space="preserve"> </w:t>
      </w:r>
      <w:r>
        <w:rPr>
          <w:sz w:val="21"/>
        </w:rPr>
        <w:t>acceptance</w:t>
      </w:r>
      <w:r>
        <w:rPr>
          <w:spacing w:val="1"/>
          <w:sz w:val="21"/>
        </w:rPr>
        <w:t xml:space="preserve"> </w:t>
      </w:r>
      <w:r>
        <w:rPr>
          <w:sz w:val="21"/>
        </w:rPr>
        <w:t>or</w:t>
      </w:r>
      <w:r>
        <w:rPr>
          <w:spacing w:val="1"/>
          <w:sz w:val="21"/>
        </w:rPr>
        <w:t xml:space="preserve"> </w:t>
      </w:r>
      <w:r>
        <w:rPr>
          <w:sz w:val="21"/>
        </w:rPr>
        <w:t>solicitation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any</w:t>
      </w:r>
      <w:r>
        <w:rPr>
          <w:spacing w:val="1"/>
          <w:sz w:val="21"/>
        </w:rPr>
        <w:t xml:space="preserve"> </w:t>
      </w:r>
      <w:r>
        <w:rPr>
          <w:sz w:val="21"/>
        </w:rPr>
        <w:t>gift,</w:t>
      </w:r>
      <w:r>
        <w:rPr>
          <w:spacing w:val="1"/>
          <w:sz w:val="21"/>
        </w:rPr>
        <w:t xml:space="preserve"> </w:t>
      </w:r>
      <w:proofErr w:type="spellStart"/>
      <w:r>
        <w:rPr>
          <w:sz w:val="21"/>
        </w:rPr>
        <w:t>favour</w:t>
      </w:r>
      <w:proofErr w:type="spellEnd"/>
      <w:r>
        <w:rPr>
          <w:sz w:val="21"/>
        </w:rPr>
        <w:t>,</w:t>
      </w:r>
      <w:r>
        <w:rPr>
          <w:spacing w:val="1"/>
          <w:sz w:val="21"/>
        </w:rPr>
        <w:t xml:space="preserve"> </w:t>
      </w:r>
      <w:r>
        <w:rPr>
          <w:sz w:val="21"/>
        </w:rPr>
        <w:t>or</w:t>
      </w:r>
      <w:r>
        <w:rPr>
          <w:spacing w:val="1"/>
          <w:sz w:val="21"/>
        </w:rPr>
        <w:t xml:space="preserve"> </w:t>
      </w:r>
      <w:r>
        <w:rPr>
          <w:sz w:val="21"/>
        </w:rPr>
        <w:t>service</w:t>
      </w:r>
      <w:r>
        <w:rPr>
          <w:spacing w:val="1"/>
          <w:sz w:val="21"/>
        </w:rPr>
        <w:t xml:space="preserve"> </w:t>
      </w:r>
      <w:r>
        <w:rPr>
          <w:sz w:val="21"/>
        </w:rPr>
        <w:t>that</w:t>
      </w:r>
      <w:r>
        <w:rPr>
          <w:spacing w:val="1"/>
          <w:sz w:val="21"/>
        </w:rPr>
        <w:t xml:space="preserve"> </w:t>
      </w:r>
      <w:r>
        <w:rPr>
          <w:sz w:val="21"/>
        </w:rPr>
        <w:t>might</w:t>
      </w:r>
      <w:r>
        <w:rPr>
          <w:spacing w:val="-56"/>
          <w:sz w:val="21"/>
        </w:rPr>
        <w:t xml:space="preserve"> </w:t>
      </w:r>
      <w:r>
        <w:rPr>
          <w:sz w:val="21"/>
        </w:rPr>
        <w:t>reasonably tend to influence the employee in the discharge of his or her official duties,</w:t>
      </w:r>
      <w:r>
        <w:rPr>
          <w:spacing w:val="1"/>
          <w:sz w:val="21"/>
        </w:rPr>
        <w:t xml:space="preserve"> </w:t>
      </w:r>
      <w:r>
        <w:rPr>
          <w:sz w:val="21"/>
        </w:rPr>
        <w:t>destruction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disappearance</w:t>
      </w:r>
      <w:r>
        <w:rPr>
          <w:spacing w:val="-1"/>
          <w:sz w:val="21"/>
        </w:rPr>
        <w:t xml:space="preserve"> </w:t>
      </w:r>
      <w:r>
        <w:rPr>
          <w:sz w:val="21"/>
        </w:rPr>
        <w:t>of records,</w:t>
      </w:r>
      <w:r>
        <w:rPr>
          <w:spacing w:val="-2"/>
          <w:sz w:val="21"/>
        </w:rPr>
        <w:t xml:space="preserve"> </w:t>
      </w:r>
      <w:r>
        <w:rPr>
          <w:sz w:val="21"/>
        </w:rPr>
        <w:t>furniture,</w:t>
      </w:r>
      <w:r>
        <w:rPr>
          <w:spacing w:val="-3"/>
          <w:sz w:val="21"/>
        </w:rPr>
        <w:t xml:space="preserve"> </w:t>
      </w:r>
      <w:r>
        <w:rPr>
          <w:sz w:val="21"/>
        </w:rPr>
        <w:t>fixtures,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equipment.</w:t>
      </w:r>
    </w:p>
    <w:p w14:paraId="451EFDD7" w14:textId="7121C941" w:rsidR="00447697" w:rsidRPr="008E4902" w:rsidRDefault="005E534A" w:rsidP="008E4902">
      <w:pPr>
        <w:pStyle w:val="ListParagraph"/>
        <w:numPr>
          <w:ilvl w:val="0"/>
          <w:numId w:val="58"/>
        </w:numPr>
        <w:tabs>
          <w:tab w:val="left" w:pos="1779"/>
        </w:tabs>
        <w:spacing w:before="163" w:line="316" w:lineRule="auto"/>
        <w:ind w:right="2647" w:hanging="882"/>
        <w:jc w:val="both"/>
        <w:rPr>
          <w:color w:val="0D0D0D"/>
          <w:sz w:val="21"/>
        </w:rPr>
        <w:sectPr w:rsidR="00447697" w:rsidRPr="008E4902">
          <w:pgSz w:w="11900" w:h="16840"/>
          <w:pgMar w:top="1280" w:right="0" w:bottom="1400" w:left="0" w:header="138" w:footer="1197" w:gutter="0"/>
          <w:cols w:space="720"/>
        </w:sectPr>
      </w:pPr>
      <w:r>
        <w:rPr>
          <w:rFonts w:ascii="Arial"/>
          <w:b/>
          <w:color w:val="0D0D0D"/>
          <w:sz w:val="21"/>
        </w:rPr>
        <w:t xml:space="preserve">Welfare and Relief Committee </w:t>
      </w:r>
      <w:ins w:id="202" w:author="DELL" w:date="2025-07-03T08:16:00Z" w16du:dateUtc="2025-07-03T03:16:00Z">
        <w:r w:rsidR="00E21C97">
          <w:rPr>
            <w:rFonts w:ascii="Arial"/>
            <w:b/>
            <w:color w:val="0D0D0D"/>
            <w:sz w:val="21"/>
          </w:rPr>
          <w:t>-</w:t>
        </w:r>
      </w:ins>
      <w:r w:rsidR="00BE6F0B">
        <w:rPr>
          <w:rFonts w:ascii="Arial"/>
          <w:b/>
          <w:color w:val="0D0D0D"/>
          <w:sz w:val="21"/>
        </w:rPr>
        <w:t xml:space="preserve"> </w:t>
      </w:r>
      <w:r w:rsidR="00BE6F0B">
        <w:rPr>
          <w:color w:val="0D0D0D"/>
          <w:sz w:val="21"/>
        </w:rPr>
        <w:t>duly registered as a non-</w:t>
      </w:r>
      <w:r w:rsidR="00BE6F0B">
        <w:rPr>
          <w:color w:val="0D0D0D"/>
          <w:spacing w:val="-56"/>
          <w:sz w:val="21"/>
        </w:rPr>
        <w:t xml:space="preserve"> </w:t>
      </w:r>
      <w:r w:rsidR="00BE6F0B">
        <w:rPr>
          <w:color w:val="0D0D0D"/>
          <w:sz w:val="21"/>
        </w:rPr>
        <w:t>governmental,</w:t>
      </w:r>
      <w:r w:rsidR="00BE6F0B">
        <w:rPr>
          <w:color w:val="0D0D0D"/>
          <w:spacing w:val="-3"/>
          <w:sz w:val="21"/>
        </w:rPr>
        <w:t xml:space="preserve"> </w:t>
      </w:r>
      <w:r w:rsidR="00BE6F0B">
        <w:rPr>
          <w:color w:val="0D0D0D"/>
          <w:sz w:val="21"/>
        </w:rPr>
        <w:t>non-profit</w:t>
      </w:r>
      <w:r w:rsidR="00BE6F0B">
        <w:rPr>
          <w:color w:val="0D0D0D"/>
          <w:spacing w:val="-2"/>
          <w:sz w:val="21"/>
        </w:rPr>
        <w:t xml:space="preserve"> </w:t>
      </w:r>
      <w:r w:rsidR="00BE6F0B">
        <w:rPr>
          <w:color w:val="0D0D0D"/>
          <w:sz w:val="21"/>
        </w:rPr>
        <w:t>organization</w:t>
      </w:r>
      <w:r w:rsidR="00BE6F0B">
        <w:rPr>
          <w:color w:val="0D0D0D"/>
          <w:spacing w:val="-1"/>
          <w:sz w:val="21"/>
        </w:rPr>
        <w:t xml:space="preserve"> </w:t>
      </w:r>
      <w:r w:rsidR="00BE6F0B">
        <w:rPr>
          <w:color w:val="0D0D0D"/>
          <w:sz w:val="21"/>
        </w:rPr>
        <w:t>under</w:t>
      </w:r>
      <w:r w:rsidR="00BE6F0B">
        <w:rPr>
          <w:color w:val="0D0D0D"/>
          <w:spacing w:val="-2"/>
          <w:sz w:val="21"/>
        </w:rPr>
        <w:t xml:space="preserve"> </w:t>
      </w:r>
      <w:r w:rsidR="00BE6F0B">
        <w:rPr>
          <w:color w:val="0D0D0D"/>
          <w:sz w:val="21"/>
        </w:rPr>
        <w:t>the</w:t>
      </w:r>
      <w:r w:rsidR="00BE6F0B">
        <w:rPr>
          <w:color w:val="0D0D0D"/>
          <w:spacing w:val="-1"/>
          <w:sz w:val="21"/>
        </w:rPr>
        <w:t xml:space="preserve"> </w:t>
      </w:r>
      <w:r w:rsidR="00BE6F0B">
        <w:rPr>
          <w:color w:val="0D0D0D"/>
          <w:sz w:val="21"/>
        </w:rPr>
        <w:t>1961</w:t>
      </w:r>
      <w:r w:rsidR="00BE6F0B">
        <w:rPr>
          <w:color w:val="0D0D0D"/>
          <w:spacing w:val="-1"/>
          <w:sz w:val="21"/>
        </w:rPr>
        <w:t xml:space="preserve"> </w:t>
      </w:r>
      <w:r w:rsidR="00BE6F0B">
        <w:rPr>
          <w:color w:val="0D0D0D"/>
          <w:sz w:val="21"/>
        </w:rPr>
        <w:t>Act.</w:t>
      </w:r>
      <w:r w:rsidR="008E4902">
        <w:rPr>
          <w:color w:val="0D0D0D"/>
          <w:sz w:val="21"/>
        </w:rPr>
        <w:t>in 2010</w:t>
      </w:r>
    </w:p>
    <w:p w14:paraId="50FCF626" w14:textId="77777777" w:rsidR="00447697" w:rsidRDefault="00BE6F0B">
      <w:pPr>
        <w:pStyle w:val="ListParagraph"/>
        <w:numPr>
          <w:ilvl w:val="0"/>
          <w:numId w:val="58"/>
        </w:numPr>
        <w:tabs>
          <w:tab w:val="left" w:pos="1800"/>
          <w:tab w:val="left" w:pos="1801"/>
        </w:tabs>
        <w:spacing w:before="128"/>
        <w:ind w:hanging="933"/>
        <w:jc w:val="left"/>
        <w:rPr>
          <w:sz w:val="21"/>
        </w:rPr>
      </w:pPr>
      <w:r>
        <w:rPr>
          <w:rFonts w:ascii="Arial"/>
          <w:b/>
          <w:sz w:val="21"/>
        </w:rPr>
        <w:lastRenderedPageBreak/>
        <w:t>Full-Time</w:t>
      </w:r>
      <w:r>
        <w:rPr>
          <w:rFonts w:ascii="Arial"/>
          <w:b/>
          <w:spacing w:val="-1"/>
          <w:sz w:val="21"/>
        </w:rPr>
        <w:t xml:space="preserve"> </w:t>
      </w:r>
      <w:r>
        <w:rPr>
          <w:sz w:val="21"/>
        </w:rPr>
        <w:t>-</w:t>
      </w:r>
      <w:r>
        <w:rPr>
          <w:spacing w:val="-2"/>
          <w:sz w:val="21"/>
        </w:rPr>
        <w:t xml:space="preserve"> </w:t>
      </w:r>
      <w:r>
        <w:rPr>
          <w:sz w:val="21"/>
        </w:rPr>
        <w:t>an employee</w:t>
      </w:r>
      <w:r>
        <w:rPr>
          <w:spacing w:val="-3"/>
          <w:sz w:val="21"/>
        </w:rPr>
        <w:t xml:space="preserve"> </w:t>
      </w:r>
      <w:r>
        <w:rPr>
          <w:sz w:val="21"/>
        </w:rPr>
        <w:t>working at</w:t>
      </w:r>
      <w:r>
        <w:rPr>
          <w:spacing w:val="-2"/>
          <w:sz w:val="21"/>
        </w:rPr>
        <w:t xml:space="preserve"> </w:t>
      </w:r>
      <w:r>
        <w:rPr>
          <w:sz w:val="21"/>
        </w:rPr>
        <w:t>least</w:t>
      </w:r>
      <w:r>
        <w:rPr>
          <w:spacing w:val="-1"/>
          <w:sz w:val="21"/>
        </w:rPr>
        <w:t xml:space="preserve"> </w:t>
      </w:r>
      <w:r>
        <w:rPr>
          <w:sz w:val="21"/>
        </w:rPr>
        <w:t>40</w:t>
      </w:r>
      <w:r>
        <w:rPr>
          <w:spacing w:val="-1"/>
          <w:sz w:val="21"/>
        </w:rPr>
        <w:t xml:space="preserve"> </w:t>
      </w:r>
      <w:r>
        <w:rPr>
          <w:sz w:val="21"/>
        </w:rPr>
        <w:t>hours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more per</w:t>
      </w:r>
      <w:r>
        <w:rPr>
          <w:spacing w:val="-2"/>
          <w:sz w:val="21"/>
        </w:rPr>
        <w:t xml:space="preserve"> </w:t>
      </w:r>
      <w:r>
        <w:rPr>
          <w:sz w:val="21"/>
        </w:rPr>
        <w:t>week.</w:t>
      </w:r>
    </w:p>
    <w:p w14:paraId="137BEFDE" w14:textId="77777777" w:rsidR="00447697" w:rsidRDefault="00447697">
      <w:pPr>
        <w:pStyle w:val="BodyText"/>
        <w:spacing w:before="6"/>
        <w:rPr>
          <w:sz w:val="24"/>
        </w:rPr>
      </w:pPr>
    </w:p>
    <w:p w14:paraId="14ADC5E2" w14:textId="7727EA88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line="321" w:lineRule="auto"/>
        <w:ind w:right="1416" w:hanging="980"/>
        <w:jc w:val="both"/>
        <w:rPr>
          <w:sz w:val="21"/>
        </w:rPr>
      </w:pPr>
      <w:r>
        <w:rPr>
          <w:rFonts w:ascii="Arial"/>
          <w:b/>
          <w:sz w:val="21"/>
        </w:rPr>
        <w:t xml:space="preserve">Governing Body </w:t>
      </w:r>
      <w:ins w:id="203" w:author="DELL" w:date="2025-07-03T08:17:00Z" w16du:dateUtc="2025-07-03T03:17:00Z">
        <w:r w:rsidR="00E21C97">
          <w:rPr>
            <w:rFonts w:ascii="Arial"/>
            <w:b/>
            <w:sz w:val="21"/>
          </w:rPr>
          <w:t xml:space="preserve">- </w:t>
        </w:r>
      </w:ins>
      <w:r>
        <w:rPr>
          <w:sz w:val="21"/>
        </w:rPr>
        <w:t xml:space="preserve">means the Board of Heads and Executive Committee, when empowered </w:t>
      </w:r>
      <w:proofErr w:type="gramStart"/>
      <w:r>
        <w:rPr>
          <w:sz w:val="21"/>
        </w:rPr>
        <w:t>to</w:t>
      </w:r>
      <w:ins w:id="204" w:author="DELL" w:date="2025-07-03T08:17:00Z" w16du:dateUtc="2025-07-03T03:17:00Z">
        <w:r w:rsidR="00E21C97">
          <w:rPr>
            <w:sz w:val="21"/>
          </w:rPr>
          <w:t xml:space="preserve"> </w:t>
        </w:r>
      </w:ins>
      <w:r>
        <w:rPr>
          <w:spacing w:val="-56"/>
          <w:sz w:val="21"/>
        </w:rPr>
        <w:t xml:space="preserve"> </w:t>
      </w:r>
      <w:r>
        <w:rPr>
          <w:sz w:val="21"/>
        </w:rPr>
        <w:t>act</w:t>
      </w:r>
      <w:proofErr w:type="gramEnd"/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its</w:t>
      </w:r>
      <w:r>
        <w:rPr>
          <w:spacing w:val="-2"/>
          <w:sz w:val="21"/>
        </w:rPr>
        <w:t xml:space="preserve"> </w:t>
      </w:r>
      <w:r>
        <w:rPr>
          <w:sz w:val="21"/>
        </w:rPr>
        <w:t>behalf</w:t>
      </w:r>
      <w:r>
        <w:rPr>
          <w:spacing w:val="-1"/>
          <w:sz w:val="21"/>
        </w:rPr>
        <w:t xml:space="preserve"> </w:t>
      </w:r>
      <w:r>
        <w:rPr>
          <w:sz w:val="21"/>
        </w:rPr>
        <w:t>within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rules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business</w:t>
      </w:r>
      <w:r>
        <w:rPr>
          <w:spacing w:val="-2"/>
          <w:sz w:val="21"/>
        </w:rPr>
        <w:t xml:space="preserve"> </w:t>
      </w:r>
      <w:r>
        <w:rPr>
          <w:sz w:val="21"/>
        </w:rPr>
        <w:t>approved</w:t>
      </w:r>
      <w:r>
        <w:rPr>
          <w:spacing w:val="-1"/>
          <w:sz w:val="21"/>
        </w:rPr>
        <w:t xml:space="preserve"> </w:t>
      </w:r>
      <w:r>
        <w:rPr>
          <w:sz w:val="21"/>
        </w:rPr>
        <w:t>under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del w:id="205" w:author="DELL" w:date="2025-07-03T08:17:00Z" w16du:dateUtc="2025-07-03T03:17:00Z">
        <w:r w:rsidDel="00E21C97">
          <w:rPr>
            <w:sz w:val="21"/>
          </w:rPr>
          <w:delText>Organization</w:delText>
        </w:r>
      </w:del>
      <w:ins w:id="206" w:author="DELL" w:date="2025-07-03T08:17:00Z" w16du:dateUtc="2025-07-03T03:17:00Z">
        <w:r w:rsidR="00E21C97">
          <w:rPr>
            <w:sz w:val="21"/>
          </w:rPr>
          <w:t>WRC</w:t>
        </w:r>
      </w:ins>
      <w:r>
        <w:rPr>
          <w:spacing w:val="-2"/>
          <w:sz w:val="21"/>
        </w:rPr>
        <w:t xml:space="preserve"> </w:t>
      </w:r>
      <w:r>
        <w:rPr>
          <w:sz w:val="21"/>
        </w:rPr>
        <w:t>Constitution.</w:t>
      </w:r>
    </w:p>
    <w:p w14:paraId="698D2559" w14:textId="5A83FD0A" w:rsidR="00447697" w:rsidRDefault="00BE6F0B">
      <w:pPr>
        <w:pStyle w:val="ListParagraph"/>
        <w:numPr>
          <w:ilvl w:val="0"/>
          <w:numId w:val="58"/>
        </w:numPr>
        <w:tabs>
          <w:tab w:val="left" w:pos="1801"/>
        </w:tabs>
        <w:spacing w:before="198" w:line="340" w:lineRule="auto"/>
        <w:ind w:right="1437" w:hanging="884"/>
        <w:jc w:val="both"/>
        <w:rPr>
          <w:sz w:val="21"/>
        </w:rPr>
      </w:pPr>
      <w:r>
        <w:rPr>
          <w:rFonts w:ascii="Arial"/>
          <w:b/>
          <w:sz w:val="21"/>
        </w:rPr>
        <w:t>Grievance</w:t>
      </w:r>
      <w:r>
        <w:rPr>
          <w:rFonts w:ascii="Arial"/>
          <w:b/>
          <w:spacing w:val="1"/>
          <w:sz w:val="21"/>
        </w:rPr>
        <w:t xml:space="preserve"> </w:t>
      </w:r>
      <w:r>
        <w:rPr>
          <w:sz w:val="21"/>
        </w:rPr>
        <w:t>-</w:t>
      </w:r>
      <w:r>
        <w:rPr>
          <w:spacing w:val="1"/>
          <w:sz w:val="21"/>
        </w:rPr>
        <w:t xml:space="preserve"> </w:t>
      </w:r>
      <w:r>
        <w:rPr>
          <w:sz w:val="21"/>
        </w:rPr>
        <w:t>an</w:t>
      </w:r>
      <w:r>
        <w:rPr>
          <w:spacing w:val="1"/>
          <w:sz w:val="21"/>
        </w:rPr>
        <w:t xml:space="preserve"> </w:t>
      </w:r>
      <w:r>
        <w:rPr>
          <w:sz w:val="21"/>
        </w:rPr>
        <w:t>employee</w:t>
      </w:r>
      <w:r>
        <w:rPr>
          <w:spacing w:val="1"/>
          <w:sz w:val="21"/>
        </w:rPr>
        <w:t xml:space="preserve"> </w:t>
      </w:r>
      <w:r>
        <w:rPr>
          <w:sz w:val="21"/>
        </w:rPr>
        <w:t>complaint</w:t>
      </w:r>
      <w:r>
        <w:rPr>
          <w:spacing w:val="1"/>
          <w:sz w:val="21"/>
        </w:rPr>
        <w:t xml:space="preserve"> </w:t>
      </w:r>
      <w:r>
        <w:rPr>
          <w:sz w:val="21"/>
        </w:rPr>
        <w:t>regarding</w:t>
      </w:r>
      <w:r>
        <w:rPr>
          <w:spacing w:val="1"/>
          <w:sz w:val="21"/>
        </w:rPr>
        <w:t xml:space="preserve"> </w:t>
      </w:r>
      <w:r>
        <w:rPr>
          <w:sz w:val="21"/>
        </w:rPr>
        <w:t>alleged</w:t>
      </w:r>
      <w:r>
        <w:rPr>
          <w:spacing w:val="1"/>
          <w:sz w:val="21"/>
        </w:rPr>
        <w:t xml:space="preserve"> </w:t>
      </w:r>
      <w:r>
        <w:rPr>
          <w:sz w:val="21"/>
        </w:rPr>
        <w:t>poor</w:t>
      </w:r>
      <w:r>
        <w:rPr>
          <w:spacing w:val="1"/>
          <w:sz w:val="21"/>
        </w:rPr>
        <w:t xml:space="preserve"> </w:t>
      </w:r>
      <w:r>
        <w:rPr>
          <w:sz w:val="21"/>
        </w:rPr>
        <w:t>working</w:t>
      </w:r>
      <w:r>
        <w:rPr>
          <w:spacing w:val="1"/>
          <w:sz w:val="21"/>
        </w:rPr>
        <w:t xml:space="preserve"> </w:t>
      </w:r>
      <w:r>
        <w:rPr>
          <w:sz w:val="21"/>
        </w:rPr>
        <w:t>conditions,</w:t>
      </w:r>
      <w:r>
        <w:rPr>
          <w:spacing w:val="1"/>
          <w:sz w:val="21"/>
        </w:rPr>
        <w:t xml:space="preserve"> </w:t>
      </w:r>
      <w:r>
        <w:rPr>
          <w:sz w:val="21"/>
        </w:rPr>
        <w:t>unjust</w:t>
      </w:r>
      <w:r>
        <w:rPr>
          <w:spacing w:val="1"/>
          <w:sz w:val="21"/>
        </w:rPr>
        <w:t xml:space="preserve"> </w:t>
      </w:r>
      <w:r>
        <w:rPr>
          <w:sz w:val="21"/>
        </w:rPr>
        <w:t>application of discipline</w:t>
      </w:r>
      <w:del w:id="207" w:author="DELL" w:date="2025-07-03T08:17:00Z" w16du:dateUtc="2025-07-03T03:17:00Z">
        <w:r w:rsidDel="00032039">
          <w:rPr>
            <w:sz w:val="21"/>
          </w:rPr>
          <w:delText>,</w:delText>
        </w:r>
      </w:del>
      <w:r>
        <w:rPr>
          <w:sz w:val="21"/>
        </w:rPr>
        <w:t xml:space="preserve"> or unjust application, interpretation</w:t>
      </w:r>
      <w:del w:id="208" w:author="DELL" w:date="2025-07-03T08:17:00Z" w16du:dateUtc="2025-07-03T03:17:00Z">
        <w:r w:rsidDel="00032039">
          <w:rPr>
            <w:sz w:val="21"/>
          </w:rPr>
          <w:delText>,</w:delText>
        </w:r>
      </w:del>
      <w:r>
        <w:rPr>
          <w:sz w:val="21"/>
        </w:rPr>
        <w:t xml:space="preserve"> or violation of the rules and</w:t>
      </w:r>
      <w:r>
        <w:rPr>
          <w:spacing w:val="1"/>
          <w:sz w:val="21"/>
        </w:rPr>
        <w:t xml:space="preserve"> </w:t>
      </w:r>
      <w:r>
        <w:rPr>
          <w:sz w:val="21"/>
        </w:rPr>
        <w:t>regulations</w:t>
      </w:r>
      <w:r>
        <w:rPr>
          <w:spacing w:val="-2"/>
          <w:sz w:val="21"/>
        </w:rPr>
        <w:t xml:space="preserve"> </w:t>
      </w:r>
      <w:r>
        <w:rPr>
          <w:sz w:val="21"/>
        </w:rPr>
        <w:t>of the</w:t>
      </w:r>
      <w:r>
        <w:rPr>
          <w:spacing w:val="-1"/>
          <w:sz w:val="21"/>
        </w:rPr>
        <w:t xml:space="preserve"> </w:t>
      </w:r>
      <w:del w:id="209" w:author="DELL" w:date="2025-07-03T08:17:00Z" w16du:dateUtc="2025-07-03T03:17:00Z">
        <w:r w:rsidDel="00032039">
          <w:rPr>
            <w:sz w:val="21"/>
          </w:rPr>
          <w:delText>Organizatio</w:delText>
        </w:r>
      </w:del>
      <w:ins w:id="210" w:author="DELL" w:date="2025-07-03T08:17:00Z" w16du:dateUtc="2025-07-03T03:17:00Z">
        <w:r w:rsidR="00032039">
          <w:rPr>
            <w:sz w:val="21"/>
          </w:rPr>
          <w:t>WR</w:t>
        </w:r>
      </w:ins>
      <w:ins w:id="211" w:author="DELL" w:date="2025-07-03T08:18:00Z" w16du:dateUtc="2025-07-03T03:18:00Z">
        <w:r w:rsidR="00032039">
          <w:rPr>
            <w:sz w:val="21"/>
          </w:rPr>
          <w:t>C</w:t>
        </w:r>
      </w:ins>
      <w:del w:id="212" w:author="DELL" w:date="2025-07-03T08:18:00Z" w16du:dateUtc="2025-07-03T03:18:00Z">
        <w:r w:rsidDel="00032039">
          <w:rPr>
            <w:sz w:val="21"/>
          </w:rPr>
          <w:delText>n</w:delText>
        </w:r>
      </w:del>
      <w:r>
        <w:rPr>
          <w:sz w:val="21"/>
        </w:rPr>
        <w:t>.</w:t>
      </w:r>
    </w:p>
    <w:p w14:paraId="66DEB4A6" w14:textId="3F42AEC0" w:rsidR="00447697" w:rsidRDefault="00BE6F0B">
      <w:pPr>
        <w:pStyle w:val="BodyText"/>
        <w:spacing w:before="178" w:line="340" w:lineRule="auto"/>
        <w:ind w:left="1800" w:right="1414" w:hanging="579"/>
        <w:jc w:val="both"/>
      </w:pPr>
      <w:r>
        <w:t>xl.</w:t>
      </w:r>
      <w:r>
        <w:rPr>
          <w:spacing w:val="1"/>
        </w:rPr>
        <w:t xml:space="preserve"> </w:t>
      </w:r>
      <w:r>
        <w:rPr>
          <w:rFonts w:ascii="Arial"/>
          <w:b/>
        </w:rPr>
        <w:t xml:space="preserve">Hearing </w:t>
      </w:r>
      <w:r>
        <w:t>- a formal review of the facts and circumstances surrounding a personnel action</w:t>
      </w:r>
      <w:r>
        <w:rPr>
          <w:spacing w:val="1"/>
        </w:rPr>
        <w:t xml:space="preserve"> </w:t>
      </w:r>
      <w:r>
        <w:t xml:space="preserve">conducted by a manager duly authorized by the </w:t>
      </w:r>
      <w:del w:id="213" w:author="DELL" w:date="2025-07-03T08:18:00Z" w16du:dateUtc="2025-07-03T03:18:00Z">
        <w:r w:rsidDel="00ED0F8F">
          <w:delText>MD</w:delText>
        </w:r>
      </w:del>
      <w:ins w:id="214" w:author="DELL" w:date="2025-07-03T08:18:00Z" w16du:dateUtc="2025-07-03T03:18:00Z">
        <w:r w:rsidR="00ED0F8F">
          <w:t>Chairman/person</w:t>
        </w:r>
      </w:ins>
      <w:r>
        <w:t xml:space="preserve"> or a duly empowered representative</w:t>
      </w:r>
      <w:r>
        <w:rPr>
          <w:spacing w:val="1"/>
        </w:rPr>
        <w:t xml:space="preserve"> </w:t>
      </w:r>
      <w:r>
        <w:t>deputed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act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behalf of the</w:t>
      </w:r>
      <w:r>
        <w:rPr>
          <w:spacing w:val="-1"/>
        </w:rPr>
        <w:t xml:space="preserve"> </w:t>
      </w:r>
      <w:del w:id="215" w:author="DELL" w:date="2025-07-03T08:18:00Z" w16du:dateUtc="2025-07-03T03:18:00Z">
        <w:r w:rsidDel="00ED0F8F">
          <w:delText>organization</w:delText>
        </w:r>
      </w:del>
      <w:ins w:id="216" w:author="DELL" w:date="2025-07-03T08:18:00Z" w16du:dateUtc="2025-07-03T03:18:00Z">
        <w:r w:rsidR="00ED0F8F">
          <w:t>WRC</w:t>
        </w:r>
      </w:ins>
      <w:r>
        <w:t>.</w:t>
      </w:r>
    </w:p>
    <w:p w14:paraId="08C54509" w14:textId="261EC102" w:rsidR="00447697" w:rsidRDefault="00BE6F0B">
      <w:pPr>
        <w:pStyle w:val="BodyText"/>
        <w:tabs>
          <w:tab w:val="left" w:pos="1781"/>
        </w:tabs>
        <w:spacing w:before="179" w:line="324" w:lineRule="auto"/>
        <w:ind w:left="1800" w:right="1660" w:hanging="620"/>
      </w:pPr>
      <w:r>
        <w:t>xli.</w:t>
      </w:r>
      <w:r>
        <w:tab/>
      </w:r>
      <w:r>
        <w:rPr>
          <w:rFonts w:ascii="Arial"/>
          <w:b/>
        </w:rPr>
        <w:t xml:space="preserve">Immediate Family (Emergency) </w:t>
      </w:r>
      <w:r>
        <w:t>- for purposes of emergency leave: spouse, child or step-</w:t>
      </w:r>
      <w:r>
        <w:rPr>
          <w:spacing w:val="-56"/>
        </w:rPr>
        <w:t xml:space="preserve"> </w:t>
      </w:r>
      <w:r>
        <w:t>child,</w:t>
      </w:r>
      <w:r>
        <w:rPr>
          <w:spacing w:val="-5"/>
        </w:rPr>
        <w:t xml:space="preserve"> </w:t>
      </w:r>
      <w:r>
        <w:t>mother,</w:t>
      </w:r>
      <w:r>
        <w:rPr>
          <w:spacing w:val="-3"/>
        </w:rPr>
        <w:t xml:space="preserve"> </w:t>
      </w:r>
      <w:r>
        <w:t>father,</w:t>
      </w:r>
      <w:r>
        <w:rPr>
          <w:spacing w:val="-3"/>
        </w:rPr>
        <w:t xml:space="preserve"> </w:t>
      </w:r>
      <w:r>
        <w:t>mother-in-law,</w:t>
      </w:r>
      <w:r>
        <w:rPr>
          <w:spacing w:val="-2"/>
        </w:rPr>
        <w:t xml:space="preserve"> </w:t>
      </w:r>
      <w:r>
        <w:t>father-in-law,</w:t>
      </w:r>
      <w:r>
        <w:rPr>
          <w:spacing w:val="-2"/>
        </w:rPr>
        <w:t xml:space="preserve"> </w:t>
      </w:r>
      <w:r>
        <w:t>brother</w:t>
      </w:r>
      <w:ins w:id="217" w:author="DELL" w:date="2025-07-03T08:18:00Z" w16du:dateUtc="2025-07-03T03:18:00Z">
        <w:r w:rsidR="00C54FA6">
          <w:t xml:space="preserve"> or</w:t>
        </w:r>
      </w:ins>
      <w:del w:id="218" w:author="DELL" w:date="2025-07-03T08:18:00Z" w16du:dateUtc="2025-07-03T03:18:00Z">
        <w:r w:rsidDel="00C54FA6">
          <w:delText>,</w:delText>
        </w:r>
      </w:del>
      <w:r>
        <w:rPr>
          <w:spacing w:val="-3"/>
        </w:rPr>
        <w:t xml:space="preserve"> </w:t>
      </w:r>
      <w:r>
        <w:t>sister.</w:t>
      </w:r>
    </w:p>
    <w:p w14:paraId="12F61FFF" w14:textId="77777777" w:rsidR="00447697" w:rsidRDefault="00BE6F0B">
      <w:pPr>
        <w:pStyle w:val="BodyText"/>
        <w:spacing w:before="193" w:line="340" w:lineRule="auto"/>
        <w:ind w:left="1800" w:right="1431" w:hanging="660"/>
        <w:jc w:val="both"/>
      </w:pPr>
      <w:r>
        <w:t xml:space="preserve">xlii.   </w:t>
      </w:r>
      <w:r>
        <w:rPr>
          <w:spacing w:val="1"/>
        </w:rPr>
        <w:t xml:space="preserve"> </w:t>
      </w:r>
      <w:r>
        <w:rPr>
          <w:rFonts w:ascii="Arial"/>
          <w:b/>
        </w:rPr>
        <w:t xml:space="preserve">Immediate Family (Sick) </w:t>
      </w:r>
      <w:r>
        <w:t>- for purposes of sick leave: spouse, child or stepchild, mother,</w:t>
      </w:r>
      <w:r>
        <w:rPr>
          <w:spacing w:val="1"/>
        </w:rPr>
        <w:t xml:space="preserve"> </w:t>
      </w:r>
      <w:r>
        <w:t>father an individual for whom the employee is a court appointed legal guardian or domestic</w:t>
      </w:r>
      <w:r>
        <w:rPr>
          <w:spacing w:val="1"/>
        </w:rPr>
        <w:t xml:space="preserve"> </w:t>
      </w:r>
      <w:r>
        <w:t>partner</w:t>
      </w:r>
      <w:r>
        <w:rPr>
          <w:spacing w:val="-3"/>
        </w:rPr>
        <w:t xml:space="preserve"> </w:t>
      </w:r>
      <w:r>
        <w:t>and eligible</w:t>
      </w:r>
      <w:r>
        <w:rPr>
          <w:spacing w:val="-1"/>
        </w:rPr>
        <w:t xml:space="preserve"> </w:t>
      </w:r>
      <w:r>
        <w:t>dependent.</w:t>
      </w:r>
    </w:p>
    <w:p w14:paraId="0736362F" w14:textId="0DA9E5D2" w:rsidR="00447697" w:rsidRDefault="00BE6F0B">
      <w:pPr>
        <w:pStyle w:val="BodyText"/>
        <w:spacing w:before="133"/>
        <w:ind w:left="1101"/>
        <w:jc w:val="both"/>
      </w:pPr>
      <w:r>
        <w:t xml:space="preserve">xliii.   </w:t>
      </w:r>
      <w:r>
        <w:rPr>
          <w:spacing w:val="35"/>
        </w:rPr>
        <w:t xml:space="preserve"> </w:t>
      </w:r>
      <w:r>
        <w:rPr>
          <w:rFonts w:ascii="Arial"/>
          <w:b/>
        </w:rPr>
        <w:t>Incumbent</w:t>
      </w:r>
      <w:r>
        <w:rPr>
          <w:rFonts w:ascii="Arial"/>
          <w:b/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occupant</w:t>
      </w:r>
      <w:r>
        <w:rPr>
          <w:spacing w:val="-2"/>
        </w:rPr>
        <w:t xml:space="preserve"> </w:t>
      </w:r>
      <w:r>
        <w:t>of a</w:t>
      </w:r>
      <w:r>
        <w:rPr>
          <w:spacing w:val="-1"/>
        </w:rPr>
        <w:t xml:space="preserve"> </w:t>
      </w:r>
      <w:r>
        <w:t>duly</w:t>
      </w:r>
      <w:r>
        <w:rPr>
          <w:spacing w:val="-5"/>
        </w:rPr>
        <w:t xml:space="preserve"> </w:t>
      </w:r>
      <w:r>
        <w:t>approved</w:t>
      </w:r>
      <w:r>
        <w:rPr>
          <w:spacing w:val="-1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del w:id="219" w:author="DELL" w:date="2025-07-03T08:19:00Z" w16du:dateUtc="2025-07-03T03:19:00Z">
        <w:r w:rsidDel="00780EEC">
          <w:delText>Organization</w:delText>
        </w:r>
      </w:del>
      <w:ins w:id="220" w:author="DELL" w:date="2025-07-03T08:19:00Z" w16du:dateUtc="2025-07-03T03:19:00Z">
        <w:r w:rsidR="00780EEC">
          <w:t>WRC</w:t>
        </w:r>
      </w:ins>
      <w:r>
        <w:t>.</w:t>
      </w:r>
    </w:p>
    <w:p w14:paraId="45C9538F" w14:textId="77777777" w:rsidR="00447697" w:rsidRDefault="00447697">
      <w:pPr>
        <w:pStyle w:val="BodyText"/>
        <w:spacing w:before="11"/>
        <w:rPr>
          <w:sz w:val="24"/>
        </w:rPr>
      </w:pPr>
    </w:p>
    <w:p w14:paraId="57976E6A" w14:textId="77777777" w:rsidR="00447697" w:rsidRDefault="00BE6F0B">
      <w:pPr>
        <w:pStyle w:val="BodyText"/>
        <w:tabs>
          <w:tab w:val="left" w:pos="1781"/>
        </w:tabs>
        <w:spacing w:line="319" w:lineRule="auto"/>
        <w:ind w:left="1800" w:right="1814" w:hanging="721"/>
      </w:pPr>
      <w:r>
        <w:t>xliv.</w:t>
      </w:r>
      <w:r>
        <w:tab/>
      </w:r>
      <w:r>
        <w:rPr>
          <w:rFonts w:ascii="Arial"/>
          <w:b/>
        </w:rPr>
        <w:t xml:space="preserve">Independent Judgment - </w:t>
      </w:r>
      <w:r>
        <w:t>the comparison and evaluation of possible courses of conduct,</w:t>
      </w:r>
      <w:r>
        <w:rPr>
          <w:spacing w:val="-5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acting</w:t>
      </w:r>
      <w:r>
        <w:rPr>
          <w:spacing w:val="-1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making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possibilities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considered.</w:t>
      </w:r>
    </w:p>
    <w:p w14:paraId="6773ADB3" w14:textId="25CF3BD7" w:rsidR="00447697" w:rsidRDefault="00BE6F0B">
      <w:pPr>
        <w:pStyle w:val="BodyText"/>
        <w:spacing w:before="205" w:line="345" w:lineRule="auto"/>
        <w:ind w:left="1800" w:right="1436" w:hanging="680"/>
        <w:jc w:val="both"/>
      </w:pPr>
      <w:r>
        <w:t>xlv.</w:t>
      </w:r>
      <w:r>
        <w:rPr>
          <w:spacing w:val="1"/>
        </w:rPr>
        <w:t xml:space="preserve"> </w:t>
      </w:r>
      <w:ins w:id="221" w:author="DELL" w:date="2025-07-03T08:19:00Z" w16du:dateUtc="2025-07-03T03:19:00Z">
        <w:r w:rsidR="00780EEC">
          <w:rPr>
            <w:spacing w:val="1"/>
          </w:rPr>
          <w:t xml:space="preserve">  </w:t>
        </w:r>
      </w:ins>
      <w:r>
        <w:rPr>
          <w:rFonts w:ascii="Arial"/>
          <w:b/>
        </w:rPr>
        <w:t>Insubordination</w:t>
      </w:r>
      <w:r>
        <w:rPr>
          <w:rFonts w:ascii="Arial"/>
          <w:b/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failure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obey</w:t>
      </w:r>
      <w:r>
        <w:rPr>
          <w:spacing w:val="1"/>
        </w:rPr>
        <w:t xml:space="preserve"> </w:t>
      </w:r>
      <w:r>
        <w:t>direct</w:t>
      </w:r>
      <w:r>
        <w:rPr>
          <w:spacing w:val="1"/>
        </w:rPr>
        <w:t xml:space="preserve"> </w:t>
      </w:r>
      <w:r>
        <w:t>lawful</w:t>
      </w:r>
      <w:r>
        <w:rPr>
          <w:spacing w:val="58"/>
        </w:rPr>
        <w:t xml:space="preserve"> </w:t>
      </w:r>
      <w:r>
        <w:t>instructions</w:t>
      </w:r>
      <w:r>
        <w:rPr>
          <w:spacing w:val="58"/>
        </w:rPr>
        <w:t xml:space="preserve"> </w:t>
      </w:r>
      <w:r>
        <w:t>from</w:t>
      </w:r>
      <w:r>
        <w:rPr>
          <w:spacing w:val="59"/>
        </w:rPr>
        <w:t xml:space="preserve"> </w:t>
      </w:r>
      <w:r>
        <w:t>a</w:t>
      </w:r>
      <w:r>
        <w:rPr>
          <w:spacing w:val="58"/>
        </w:rPr>
        <w:t xml:space="preserve"> </w:t>
      </w:r>
      <w:r>
        <w:t>supervisor</w:t>
      </w:r>
      <w:r>
        <w:rPr>
          <w:spacing w:val="58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responsibility to exercise independent judgment, that are part of the job specification, and</w:t>
      </w:r>
      <w:r>
        <w:rPr>
          <w:spacing w:val="1"/>
        </w:rPr>
        <w:t xml:space="preserve"> </w:t>
      </w:r>
      <w:r>
        <w:t>whose non-performance affects the fulfillment of job responsibilities or completion of planned</w:t>
      </w:r>
      <w:r>
        <w:rPr>
          <w:spacing w:val="1"/>
        </w:rPr>
        <w:t xml:space="preserve"> </w:t>
      </w:r>
      <w:r>
        <w:t>tasks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achieving</w:t>
      </w:r>
      <w:r>
        <w:rPr>
          <w:spacing w:val="-1"/>
        </w:rPr>
        <w:t xml:space="preserve"> </w:t>
      </w:r>
      <w:r>
        <w:t xml:space="preserve">of </w:t>
      </w:r>
      <w:del w:id="222" w:author="DELL" w:date="2025-07-03T08:20:00Z" w16du:dateUtc="2025-07-03T03:20:00Z">
        <w:r w:rsidDel="006D0DC5">
          <w:delText>organizational</w:delText>
        </w:r>
      </w:del>
      <w:ins w:id="223" w:author="DELL" w:date="2025-07-03T08:20:00Z" w16du:dateUtc="2025-07-03T03:20:00Z">
        <w:r w:rsidR="006D0DC5">
          <w:t>WRC’s</w:t>
        </w:r>
      </w:ins>
      <w:r>
        <w:t xml:space="preserve"> aims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way.</w:t>
      </w:r>
    </w:p>
    <w:p w14:paraId="5BDB9A05" w14:textId="77777777" w:rsidR="00447697" w:rsidRDefault="00BE6F0B">
      <w:pPr>
        <w:pStyle w:val="BodyText"/>
        <w:tabs>
          <w:tab w:val="left" w:pos="1781"/>
        </w:tabs>
        <w:spacing w:before="176" w:line="319" w:lineRule="auto"/>
        <w:ind w:left="1800" w:right="1596" w:hanging="721"/>
      </w:pPr>
      <w:r>
        <w:t>xlvi.</w:t>
      </w:r>
      <w:r>
        <w:tab/>
      </w:r>
      <w:r>
        <w:rPr>
          <w:rFonts w:ascii="Arial"/>
          <w:b/>
        </w:rPr>
        <w:t xml:space="preserve">Job Analysis </w:t>
      </w:r>
      <w:r>
        <w:t>- comprehensive analysis of the duties and responsibilities and essential</w:t>
      </w:r>
      <w:r>
        <w:rPr>
          <w:spacing w:val="1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qualifications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of persons</w:t>
      </w:r>
      <w:r>
        <w:rPr>
          <w:spacing w:val="-2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position.</w:t>
      </w:r>
    </w:p>
    <w:p w14:paraId="12B0A489" w14:textId="2B3789C4" w:rsidR="00447697" w:rsidRDefault="00BE6F0B">
      <w:pPr>
        <w:pStyle w:val="BodyText"/>
        <w:spacing w:before="203" w:line="340" w:lineRule="auto"/>
        <w:ind w:left="1800" w:right="1413" w:hanging="759"/>
        <w:jc w:val="both"/>
      </w:pPr>
      <w:r>
        <w:t>xlvii.</w:t>
      </w:r>
      <w:r>
        <w:rPr>
          <w:spacing w:val="1"/>
        </w:rPr>
        <w:t xml:space="preserve"> </w:t>
      </w:r>
      <w:r>
        <w:rPr>
          <w:rFonts w:ascii="Arial"/>
          <w:b/>
        </w:rPr>
        <w:t xml:space="preserve">Job Description </w:t>
      </w:r>
      <w:r>
        <w:t>- a written statement of duties</w:t>
      </w:r>
      <w:r>
        <w:rPr>
          <w:rFonts w:ascii="Arial"/>
          <w:b/>
        </w:rPr>
        <w:t xml:space="preserve">, </w:t>
      </w:r>
      <w:r>
        <w:t>responsibilities and essential functions that</w:t>
      </w:r>
      <w:r>
        <w:rPr>
          <w:spacing w:val="1"/>
        </w:rPr>
        <w:t xml:space="preserve"> </w:t>
      </w:r>
      <w:r>
        <w:t>characterizes a job and includes education, experience, knowledge</w:t>
      </w:r>
      <w:del w:id="224" w:author="DELL" w:date="2025-07-03T08:20:00Z" w16du:dateUtc="2025-07-03T03:20:00Z">
        <w:r w:rsidDel="001A26DE">
          <w:delText>,</w:delText>
        </w:r>
      </w:del>
      <w:r>
        <w:t xml:space="preserve"> and ability required to</w:t>
      </w:r>
      <w:r>
        <w:rPr>
          <w:spacing w:val="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duties</w:t>
      </w:r>
      <w:r>
        <w:rPr>
          <w:spacing w:val="-1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job.</w:t>
      </w:r>
    </w:p>
    <w:p w14:paraId="1DA4D2C5" w14:textId="77777777" w:rsidR="00447697" w:rsidRDefault="00BE6F0B">
      <w:pPr>
        <w:pStyle w:val="BodyText"/>
        <w:tabs>
          <w:tab w:val="left" w:pos="1781"/>
        </w:tabs>
        <w:spacing w:before="176" w:line="319" w:lineRule="auto"/>
        <w:ind w:left="1800" w:right="1584" w:hanging="819"/>
      </w:pPr>
      <w:r>
        <w:t>xlviii.</w:t>
      </w:r>
      <w:r>
        <w:tab/>
      </w:r>
      <w:r>
        <w:rPr>
          <w:rFonts w:ascii="Arial"/>
          <w:b/>
        </w:rPr>
        <w:t xml:space="preserve">Job Specification </w:t>
      </w:r>
      <w:r>
        <w:t>- a written description of a job, which includes the position title, a general</w:t>
      </w:r>
      <w:r>
        <w:rPr>
          <w:spacing w:val="-57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duties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responsibilities,</w:t>
      </w:r>
      <w:r>
        <w:rPr>
          <w:spacing w:val="-4"/>
        </w:rPr>
        <w:t xml:space="preserve"> </w:t>
      </w:r>
      <w:r>
        <w:t>requirements,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definition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conditions.</w:t>
      </w:r>
    </w:p>
    <w:p w14:paraId="57368F7B" w14:textId="0CA53C89" w:rsidR="00447697" w:rsidRDefault="00BE6F0B">
      <w:pPr>
        <w:pStyle w:val="BodyText"/>
        <w:spacing w:before="203" w:line="340" w:lineRule="auto"/>
        <w:ind w:left="1800" w:right="1416" w:hanging="721"/>
        <w:jc w:val="both"/>
      </w:pPr>
      <w:r>
        <w:t>xlix.</w:t>
      </w:r>
      <w:r>
        <w:rPr>
          <w:spacing w:val="1"/>
        </w:rPr>
        <w:t xml:space="preserve"> </w:t>
      </w:r>
      <w:r>
        <w:rPr>
          <w:rFonts w:ascii="Arial"/>
          <w:b/>
        </w:rPr>
        <w:t xml:space="preserve">Layoff </w:t>
      </w:r>
      <w:r>
        <w:t>- the separation of an employee, which occurs when a regular position has been</w:t>
      </w:r>
      <w:r>
        <w:rPr>
          <w:spacing w:val="1"/>
        </w:rPr>
        <w:t xml:space="preserve"> </w:t>
      </w:r>
      <w:r>
        <w:t>abolished</w:t>
      </w:r>
      <w:r>
        <w:rPr>
          <w:spacing w:val="16"/>
        </w:rPr>
        <w:t xml:space="preserve"> </w:t>
      </w:r>
      <w:r>
        <w:t>because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material</w:t>
      </w:r>
      <w:r>
        <w:rPr>
          <w:spacing w:val="16"/>
        </w:rPr>
        <w:t xml:space="preserve"> </w:t>
      </w:r>
      <w:r>
        <w:t>changes</w:t>
      </w:r>
      <w:r>
        <w:rPr>
          <w:spacing w:val="16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duties,</w:t>
      </w:r>
      <w:r>
        <w:rPr>
          <w:spacing w:val="14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shortage</w:t>
      </w:r>
      <w:r>
        <w:rPr>
          <w:spacing w:val="17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stoppage</w:t>
      </w:r>
      <w:r>
        <w:rPr>
          <w:spacing w:val="17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work</w:t>
      </w:r>
      <w:r>
        <w:rPr>
          <w:spacing w:val="17"/>
        </w:rPr>
        <w:t xml:space="preserve"> </w:t>
      </w:r>
      <w:r>
        <w:t>or</w:t>
      </w:r>
      <w:r>
        <w:rPr>
          <w:spacing w:val="16"/>
        </w:rPr>
        <w:t xml:space="preserve"> </w:t>
      </w:r>
      <w:r>
        <w:t>funds,</w:t>
      </w:r>
      <w:r>
        <w:rPr>
          <w:spacing w:val="-5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reasons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interest</w:t>
      </w:r>
      <w:r>
        <w:rPr>
          <w:spacing w:val="-2"/>
        </w:rPr>
        <w:t xml:space="preserve"> </w:t>
      </w:r>
      <w:r>
        <w:t>of the</w:t>
      </w:r>
      <w:r>
        <w:rPr>
          <w:spacing w:val="-1"/>
        </w:rPr>
        <w:t xml:space="preserve"> </w:t>
      </w:r>
      <w:del w:id="225" w:author="DELL" w:date="2025-07-03T08:21:00Z" w16du:dateUtc="2025-07-03T03:21:00Z">
        <w:r w:rsidDel="001A26DE">
          <w:delText>organization</w:delText>
        </w:r>
      </w:del>
      <w:ins w:id="226" w:author="DELL" w:date="2025-07-03T08:21:00Z" w16du:dateUtc="2025-07-03T03:21:00Z">
        <w:r w:rsidR="001A26DE">
          <w:t>WRC</w:t>
        </w:r>
      </w:ins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determined by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del w:id="227" w:author="DELL" w:date="2025-07-03T08:21:00Z" w16du:dateUtc="2025-07-03T03:21:00Z">
        <w:r w:rsidDel="001A26DE">
          <w:delText>MD</w:delText>
        </w:r>
      </w:del>
      <w:ins w:id="228" w:author="DELL" w:date="2025-07-03T08:21:00Z" w16du:dateUtc="2025-07-03T03:21:00Z">
        <w:r w:rsidR="001A26DE">
          <w:t>Chairman/person</w:t>
        </w:r>
      </w:ins>
      <w:r>
        <w:t>.</w:t>
      </w:r>
    </w:p>
    <w:p w14:paraId="632B3933" w14:textId="77777777" w:rsidR="00447697" w:rsidRDefault="00BE6F0B">
      <w:pPr>
        <w:pStyle w:val="BodyText"/>
        <w:tabs>
          <w:tab w:val="left" w:pos="1800"/>
        </w:tabs>
        <w:spacing w:before="176" w:line="324" w:lineRule="auto"/>
        <w:ind w:left="1800" w:right="1437" w:hanging="464"/>
      </w:pPr>
      <w:r>
        <w:t>l.</w:t>
      </w:r>
      <w:r>
        <w:tab/>
      </w:r>
      <w:r>
        <w:rPr>
          <w:rFonts w:ascii="Arial"/>
          <w:b/>
        </w:rPr>
        <w:t>Leave</w:t>
      </w:r>
      <w:r>
        <w:rPr>
          <w:rFonts w:ascii="Arial"/>
          <w:b/>
          <w:spacing w:val="12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an</w:t>
      </w:r>
      <w:r>
        <w:rPr>
          <w:spacing w:val="5"/>
        </w:rPr>
        <w:t xml:space="preserve"> </w:t>
      </w:r>
      <w:r>
        <w:t>authorized</w:t>
      </w:r>
      <w:r>
        <w:rPr>
          <w:spacing w:val="5"/>
        </w:rPr>
        <w:t xml:space="preserve"> </w:t>
      </w:r>
      <w:r>
        <w:t>absence</w:t>
      </w:r>
      <w:r>
        <w:rPr>
          <w:spacing w:val="3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regularly</w:t>
      </w:r>
      <w:r>
        <w:rPr>
          <w:spacing w:val="2"/>
        </w:rPr>
        <w:t xml:space="preserve"> </w:t>
      </w:r>
      <w:r>
        <w:t>scheduled</w:t>
      </w:r>
      <w:r>
        <w:rPr>
          <w:spacing w:val="5"/>
        </w:rPr>
        <w:t xml:space="preserve"> </w:t>
      </w:r>
      <w:r>
        <w:t>work</w:t>
      </w:r>
      <w:r>
        <w:rPr>
          <w:spacing w:val="6"/>
        </w:rPr>
        <w:t xml:space="preserve"> </w:t>
      </w:r>
      <w:r>
        <w:t>hours</w:t>
      </w:r>
      <w:r>
        <w:rPr>
          <w:spacing w:val="2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reasons</w:t>
      </w:r>
      <w:r>
        <w:rPr>
          <w:spacing w:val="5"/>
        </w:rPr>
        <w:t xml:space="preserve"> </w:t>
      </w:r>
      <w:r>
        <w:t>specified</w:t>
      </w:r>
      <w:r>
        <w:rPr>
          <w:spacing w:val="5"/>
        </w:rPr>
        <w:t xml:space="preserve"> </w:t>
      </w:r>
      <w:r>
        <w:t>in</w:t>
      </w:r>
      <w:r>
        <w:rPr>
          <w:spacing w:val="-5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personnel rules</w:t>
      </w:r>
      <w:r>
        <w:rPr>
          <w:spacing w:val="-1"/>
        </w:rPr>
        <w:t xml:space="preserve"> </w:t>
      </w:r>
      <w:r>
        <w:t>(holidays,</w:t>
      </w:r>
      <w:r>
        <w:rPr>
          <w:spacing w:val="-2"/>
        </w:rPr>
        <w:t xml:space="preserve"> </w:t>
      </w:r>
      <w:r>
        <w:t>sickness,</w:t>
      </w:r>
      <w:r>
        <w:rPr>
          <w:spacing w:val="-3"/>
        </w:rPr>
        <w:t xml:space="preserve"> </w:t>
      </w:r>
      <w:r>
        <w:t>injury,</w:t>
      </w:r>
      <w:r>
        <w:rPr>
          <w:spacing w:val="-2"/>
        </w:rPr>
        <w:t xml:space="preserve"> </w:t>
      </w:r>
      <w:r>
        <w:t>disability,</w:t>
      </w:r>
      <w:r>
        <w:rPr>
          <w:spacing w:val="-2"/>
        </w:rPr>
        <w:t xml:space="preserve"> </w:t>
      </w:r>
      <w:r>
        <w:t>casual or</w:t>
      </w:r>
      <w:r>
        <w:rPr>
          <w:spacing w:val="-3"/>
        </w:rPr>
        <w:t xml:space="preserve"> </w:t>
      </w:r>
      <w:r>
        <w:t>earned,</w:t>
      </w:r>
      <w:r>
        <w:rPr>
          <w:spacing w:val="-2"/>
        </w:rPr>
        <w:t xml:space="preserve"> </w:t>
      </w:r>
      <w:r>
        <w:t>etc.).</w:t>
      </w:r>
    </w:p>
    <w:p w14:paraId="0C3E395D" w14:textId="5C07D442" w:rsidR="00447697" w:rsidRDefault="00BE6F0B">
      <w:pPr>
        <w:tabs>
          <w:tab w:val="left" w:pos="1781"/>
        </w:tabs>
        <w:spacing w:before="152"/>
        <w:ind w:left="1282"/>
        <w:rPr>
          <w:sz w:val="21"/>
        </w:rPr>
      </w:pPr>
      <w:r>
        <w:rPr>
          <w:sz w:val="21"/>
        </w:rPr>
        <w:t>li.</w:t>
      </w:r>
      <w:r>
        <w:rPr>
          <w:sz w:val="21"/>
        </w:rPr>
        <w:tab/>
      </w:r>
      <w:r>
        <w:rPr>
          <w:rFonts w:ascii="Arial"/>
          <w:b/>
          <w:sz w:val="21"/>
        </w:rPr>
        <w:t>Leave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>With</w:t>
      </w:r>
      <w:r>
        <w:rPr>
          <w:rFonts w:ascii="Arial"/>
          <w:b/>
          <w:spacing w:val="-1"/>
          <w:sz w:val="21"/>
        </w:rPr>
        <w:t xml:space="preserve"> </w:t>
      </w:r>
      <w:r>
        <w:rPr>
          <w:rFonts w:ascii="Arial"/>
          <w:b/>
          <w:sz w:val="21"/>
        </w:rPr>
        <w:t>Pay</w:t>
      </w:r>
      <w:r>
        <w:rPr>
          <w:rFonts w:ascii="Arial"/>
          <w:b/>
          <w:spacing w:val="-6"/>
          <w:sz w:val="21"/>
        </w:rPr>
        <w:t xml:space="preserve"> </w:t>
      </w:r>
      <w:r>
        <w:rPr>
          <w:sz w:val="21"/>
        </w:rPr>
        <w:t xml:space="preserve">- </w:t>
      </w:r>
      <w:del w:id="229" w:author="DELL" w:date="2025-07-03T08:22:00Z" w16du:dateUtc="2025-07-03T03:22:00Z">
        <w:r w:rsidDel="003E6D77">
          <w:rPr>
            <w:sz w:val="21"/>
          </w:rPr>
          <w:delText>A</w:delText>
        </w:r>
      </w:del>
      <w:ins w:id="230" w:author="DELL" w:date="2025-07-03T08:22:00Z" w16du:dateUtc="2025-07-03T03:22:00Z">
        <w:r w:rsidR="003E6D77">
          <w:rPr>
            <w:sz w:val="21"/>
          </w:rPr>
          <w:t>a</w:t>
        </w:r>
      </w:ins>
      <w:r>
        <w:rPr>
          <w:sz w:val="21"/>
        </w:rPr>
        <w:t>uthorized</w:t>
      </w:r>
      <w:r>
        <w:rPr>
          <w:spacing w:val="-2"/>
          <w:sz w:val="21"/>
        </w:rPr>
        <w:t xml:space="preserve"> </w:t>
      </w:r>
      <w:r>
        <w:rPr>
          <w:sz w:val="21"/>
        </w:rPr>
        <w:t>absence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1"/>
          <w:sz w:val="21"/>
        </w:rPr>
        <w:t xml:space="preserve"> </w:t>
      </w:r>
      <w:r>
        <w:rPr>
          <w:sz w:val="21"/>
        </w:rPr>
        <w:t>work</w:t>
      </w:r>
      <w:r>
        <w:rPr>
          <w:spacing w:val="1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pay.</w:t>
      </w:r>
    </w:p>
    <w:p w14:paraId="4A2B6479" w14:textId="77777777" w:rsidR="00447697" w:rsidRDefault="00447697">
      <w:pPr>
        <w:rPr>
          <w:sz w:val="21"/>
        </w:rPr>
        <w:sectPr w:rsidR="00447697">
          <w:pgSz w:w="11900" w:h="16840"/>
          <w:pgMar w:top="1280" w:right="0" w:bottom="1380" w:left="0" w:header="138" w:footer="1197" w:gutter="0"/>
          <w:cols w:space="720"/>
        </w:sectPr>
      </w:pPr>
    </w:p>
    <w:p w14:paraId="7DBA5EEE" w14:textId="1BD3AFC1" w:rsidR="00447697" w:rsidRDefault="00BE6F0B">
      <w:pPr>
        <w:spacing w:before="128"/>
        <w:ind w:left="1241"/>
        <w:jc w:val="both"/>
        <w:rPr>
          <w:sz w:val="21"/>
        </w:rPr>
      </w:pPr>
      <w:r>
        <w:rPr>
          <w:sz w:val="21"/>
        </w:rPr>
        <w:lastRenderedPageBreak/>
        <w:t xml:space="preserve">lii.   </w:t>
      </w:r>
      <w:r>
        <w:rPr>
          <w:spacing w:val="46"/>
          <w:sz w:val="21"/>
        </w:rPr>
        <w:t xml:space="preserve"> </w:t>
      </w:r>
      <w:r>
        <w:rPr>
          <w:rFonts w:ascii="Arial"/>
          <w:b/>
          <w:sz w:val="21"/>
        </w:rPr>
        <w:t>Leave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>Without</w:t>
      </w:r>
      <w:r>
        <w:rPr>
          <w:rFonts w:ascii="Arial"/>
          <w:b/>
          <w:spacing w:val="-1"/>
          <w:sz w:val="21"/>
        </w:rPr>
        <w:t xml:space="preserve"> </w:t>
      </w:r>
      <w:r>
        <w:rPr>
          <w:rFonts w:ascii="Arial"/>
          <w:b/>
          <w:sz w:val="21"/>
        </w:rPr>
        <w:t>Pay</w:t>
      </w:r>
      <w:r>
        <w:rPr>
          <w:rFonts w:ascii="Arial"/>
          <w:b/>
          <w:spacing w:val="-6"/>
          <w:sz w:val="21"/>
        </w:rPr>
        <w:t xml:space="preserve"> </w:t>
      </w:r>
      <w:r>
        <w:rPr>
          <w:sz w:val="21"/>
        </w:rPr>
        <w:t xml:space="preserve">- </w:t>
      </w:r>
      <w:del w:id="231" w:author="DELL" w:date="2025-07-03T08:22:00Z" w16du:dateUtc="2025-07-03T03:22:00Z">
        <w:r w:rsidDel="003E6D77">
          <w:rPr>
            <w:sz w:val="21"/>
          </w:rPr>
          <w:delText>A</w:delText>
        </w:r>
      </w:del>
      <w:ins w:id="232" w:author="DELL" w:date="2025-07-03T08:22:00Z" w16du:dateUtc="2025-07-03T03:22:00Z">
        <w:r w:rsidR="003E6D77">
          <w:rPr>
            <w:sz w:val="21"/>
          </w:rPr>
          <w:t>a</w:t>
        </w:r>
      </w:ins>
      <w:r>
        <w:rPr>
          <w:sz w:val="21"/>
        </w:rPr>
        <w:t>uthorized</w:t>
      </w:r>
      <w:r>
        <w:rPr>
          <w:spacing w:val="-2"/>
          <w:sz w:val="21"/>
        </w:rPr>
        <w:t xml:space="preserve"> </w:t>
      </w:r>
      <w:r>
        <w:rPr>
          <w:sz w:val="21"/>
        </w:rPr>
        <w:t>absence</w:t>
      </w:r>
      <w:r>
        <w:rPr>
          <w:spacing w:val="-1"/>
          <w:sz w:val="21"/>
        </w:rPr>
        <w:t xml:space="preserve"> </w:t>
      </w:r>
      <w:r>
        <w:rPr>
          <w:sz w:val="21"/>
        </w:rPr>
        <w:t>from</w:t>
      </w:r>
      <w:r>
        <w:rPr>
          <w:spacing w:val="-1"/>
          <w:sz w:val="21"/>
        </w:rPr>
        <w:t xml:space="preserve"> </w:t>
      </w:r>
      <w:r>
        <w:rPr>
          <w:sz w:val="21"/>
        </w:rPr>
        <w:t>work</w:t>
      </w:r>
      <w:r>
        <w:rPr>
          <w:spacing w:val="1"/>
          <w:sz w:val="21"/>
        </w:rPr>
        <w:t xml:space="preserve"> </w:t>
      </w:r>
      <w:r>
        <w:rPr>
          <w:sz w:val="21"/>
        </w:rPr>
        <w:t>without</w:t>
      </w:r>
      <w:r>
        <w:rPr>
          <w:spacing w:val="-3"/>
          <w:sz w:val="21"/>
        </w:rPr>
        <w:t xml:space="preserve"> </w:t>
      </w:r>
      <w:r>
        <w:rPr>
          <w:sz w:val="21"/>
        </w:rPr>
        <w:t>pay.</w:t>
      </w:r>
    </w:p>
    <w:p w14:paraId="71D8BCA8" w14:textId="77777777" w:rsidR="00447697" w:rsidRDefault="00447697">
      <w:pPr>
        <w:pStyle w:val="BodyText"/>
        <w:spacing w:before="6"/>
        <w:rPr>
          <w:sz w:val="24"/>
        </w:rPr>
      </w:pPr>
    </w:p>
    <w:p w14:paraId="22CA5DF6" w14:textId="4950A80D" w:rsidR="00447697" w:rsidRDefault="00BE6F0B">
      <w:pPr>
        <w:pStyle w:val="BodyText"/>
        <w:spacing w:line="324" w:lineRule="auto"/>
        <w:ind w:left="1800" w:right="1439" w:hanging="600"/>
        <w:jc w:val="both"/>
      </w:pPr>
      <w:r>
        <w:t xml:space="preserve">liii.    </w:t>
      </w:r>
      <w:del w:id="233" w:author="DELL" w:date="2025-07-03T08:22:00Z" w16du:dateUtc="2025-07-03T03:22:00Z">
        <w:r w:rsidDel="003E6D77">
          <w:delText xml:space="preserve"> </w:delText>
        </w:r>
      </w:del>
      <w:r>
        <w:rPr>
          <w:rFonts w:ascii="Arial"/>
          <w:b/>
        </w:rPr>
        <w:t xml:space="preserve">Mala-fide- </w:t>
      </w:r>
      <w:r>
        <w:t>a conscious violation of the law to the prejudice of another with an intent to do</w:t>
      </w:r>
      <w:r>
        <w:rPr>
          <w:spacing w:val="1"/>
        </w:rPr>
        <w:t xml:space="preserve"> </w:t>
      </w:r>
      <w:r>
        <w:t>harm</w:t>
      </w:r>
      <w:r>
        <w:rPr>
          <w:spacing w:val="-1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revenge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enmity.</w:t>
      </w:r>
      <w:r>
        <w:rPr>
          <w:spacing w:val="-1"/>
        </w:rPr>
        <w:t xml:space="preserve"> </w:t>
      </w:r>
      <w:r>
        <w:rPr>
          <w:rFonts w:ascii="Arial"/>
          <w:i/>
        </w:rPr>
        <w:t>Mala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 xml:space="preserve">fide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necessarily</w:t>
      </w:r>
      <w:r>
        <w:rPr>
          <w:spacing w:val="-5"/>
        </w:rPr>
        <w:t xml:space="preserve"> </w:t>
      </w:r>
      <w:r>
        <w:t>involve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malicious</w:t>
      </w:r>
      <w:r>
        <w:rPr>
          <w:spacing w:val="-1"/>
        </w:rPr>
        <w:t xml:space="preserve"> </w:t>
      </w:r>
      <w:r>
        <w:t>intention.</w:t>
      </w:r>
    </w:p>
    <w:p w14:paraId="4883739E" w14:textId="77777777" w:rsidR="00447697" w:rsidRDefault="00BE6F0B">
      <w:pPr>
        <w:pStyle w:val="BodyText"/>
        <w:spacing w:before="193" w:line="340" w:lineRule="auto"/>
        <w:ind w:left="1800" w:right="1437" w:hanging="620"/>
        <w:jc w:val="both"/>
      </w:pPr>
      <w:r>
        <w:t xml:space="preserve">liv.  </w:t>
      </w:r>
      <w:r>
        <w:rPr>
          <w:spacing w:val="1"/>
        </w:rPr>
        <w:t xml:space="preserve"> </w:t>
      </w:r>
      <w:r>
        <w:rPr>
          <w:rFonts w:ascii="Arial"/>
          <w:b/>
        </w:rPr>
        <w:t xml:space="preserve">Manager, Supervisor </w:t>
      </w:r>
      <w:r>
        <w:t>- person designated as head of a group of employees, a division,</w:t>
      </w:r>
      <w:r>
        <w:rPr>
          <w:spacing w:val="1"/>
        </w:rPr>
        <w:t xml:space="preserve"> </w:t>
      </w:r>
      <w:r>
        <w:t>section,</w:t>
      </w:r>
      <w:r>
        <w:rPr>
          <w:spacing w:val="1"/>
        </w:rPr>
        <w:t xml:space="preserve"> </w:t>
      </w:r>
      <w:r>
        <w:t>functional</w:t>
      </w:r>
      <w:r>
        <w:rPr>
          <w:spacing w:val="1"/>
        </w:rPr>
        <w:t xml:space="preserve"> </w:t>
      </w:r>
      <w:r>
        <w:t>unit,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activity,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authority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responsibility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exercise</w:t>
      </w:r>
      <w:r>
        <w:rPr>
          <w:spacing w:val="1"/>
        </w:rPr>
        <w:t xml:space="preserve"> </w:t>
      </w:r>
      <w:r>
        <w:t>independent</w:t>
      </w:r>
      <w:r>
        <w:rPr>
          <w:spacing w:val="-2"/>
        </w:rPr>
        <w:t xml:space="preserve"> </w:t>
      </w:r>
      <w:r>
        <w:t>judgment;</w:t>
      </w:r>
    </w:p>
    <w:p w14:paraId="75F758A6" w14:textId="77777777" w:rsidR="00447697" w:rsidRDefault="00BE6F0B">
      <w:pPr>
        <w:pStyle w:val="BodyText"/>
        <w:spacing w:before="186" w:line="338" w:lineRule="auto"/>
        <w:ind w:left="2160" w:right="1434"/>
        <w:jc w:val="both"/>
      </w:pPr>
      <w:r>
        <w:t>Person</w:t>
      </w:r>
      <w:r>
        <w:rPr>
          <w:spacing w:val="1"/>
        </w:rPr>
        <w:t xml:space="preserve"> </w:t>
      </w:r>
      <w:r>
        <w:t>duly</w:t>
      </w:r>
      <w:r>
        <w:rPr>
          <w:spacing w:val="1"/>
        </w:rPr>
        <w:t xml:space="preserve"> </w:t>
      </w:r>
      <w:r>
        <w:t>authorized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assign</w:t>
      </w:r>
      <w:r>
        <w:rPr>
          <w:spacing w:val="1"/>
        </w:rPr>
        <w:t xml:space="preserve"> </w:t>
      </w:r>
      <w:r>
        <w:t>tasks,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standards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job</w:t>
      </w:r>
      <w:r>
        <w:rPr>
          <w:spacing w:val="1"/>
        </w:rPr>
        <w:t xml:space="preserve"> </w:t>
      </w:r>
      <w:r>
        <w:t>performance,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recommend hiring, transfers, suspensions, layoffs, recalls, promotions, and termination of</w:t>
      </w:r>
      <w:r>
        <w:rPr>
          <w:spacing w:val="-56"/>
        </w:rPr>
        <w:t xml:space="preserve"> </w:t>
      </w:r>
      <w:r>
        <w:t>subordinates.</w:t>
      </w:r>
    </w:p>
    <w:p w14:paraId="2D10D9DB" w14:textId="77777777" w:rsidR="00447697" w:rsidRDefault="00BE6F0B">
      <w:pPr>
        <w:pStyle w:val="BodyText"/>
        <w:spacing w:before="183" w:line="319" w:lineRule="auto"/>
        <w:ind w:left="2160" w:right="1440"/>
        <w:jc w:val="both"/>
      </w:pPr>
      <w:r>
        <w:t>Person authorized to assign, reward, or discipline others, and direct or adjust employee</w:t>
      </w:r>
      <w:r>
        <w:rPr>
          <w:spacing w:val="1"/>
        </w:rPr>
        <w:t xml:space="preserve"> </w:t>
      </w:r>
      <w:r>
        <w:t>grievances.</w:t>
      </w:r>
    </w:p>
    <w:p w14:paraId="7A8282A4" w14:textId="13B04A9B" w:rsidR="00447697" w:rsidRDefault="00BE6F0B">
      <w:pPr>
        <w:spacing w:before="155"/>
        <w:ind w:left="1219"/>
        <w:jc w:val="both"/>
        <w:rPr>
          <w:sz w:val="21"/>
        </w:rPr>
      </w:pPr>
      <w:r>
        <w:rPr>
          <w:sz w:val="21"/>
        </w:rPr>
        <w:t xml:space="preserve">lv.  </w:t>
      </w:r>
      <w:del w:id="234" w:author="DELL" w:date="2025-07-03T08:23:00Z" w16du:dateUtc="2025-07-03T03:23:00Z">
        <w:r w:rsidDel="003E6D77">
          <w:rPr>
            <w:sz w:val="21"/>
          </w:rPr>
          <w:delText xml:space="preserve"> </w:delText>
        </w:r>
        <w:r w:rsidDel="003E6D77">
          <w:rPr>
            <w:spacing w:val="58"/>
            <w:sz w:val="21"/>
          </w:rPr>
          <w:delText xml:space="preserve"> </w:delText>
        </w:r>
      </w:del>
      <w:r>
        <w:rPr>
          <w:rFonts w:ascii="Arial"/>
          <w:b/>
          <w:sz w:val="21"/>
        </w:rPr>
        <w:t>Matters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>of</w:t>
      </w:r>
      <w:r>
        <w:rPr>
          <w:rFonts w:ascii="Arial"/>
          <w:b/>
          <w:spacing w:val="-1"/>
          <w:sz w:val="21"/>
        </w:rPr>
        <w:t xml:space="preserve"> </w:t>
      </w:r>
      <w:r>
        <w:rPr>
          <w:rFonts w:ascii="Arial"/>
          <w:b/>
          <w:sz w:val="21"/>
        </w:rPr>
        <w:t>Significance</w:t>
      </w:r>
      <w:r>
        <w:rPr>
          <w:rFonts w:ascii="Arial"/>
          <w:b/>
          <w:spacing w:val="-1"/>
          <w:sz w:val="21"/>
        </w:rPr>
        <w:t xml:space="preserve"> </w:t>
      </w:r>
      <w:r>
        <w:rPr>
          <w:rFonts w:ascii="Arial"/>
          <w:b/>
          <w:sz w:val="21"/>
        </w:rPr>
        <w:t>-</w:t>
      </w:r>
      <w:r>
        <w:rPr>
          <w:rFonts w:ascii="Arial"/>
          <w:b/>
          <w:spacing w:val="-4"/>
          <w:sz w:val="21"/>
        </w:rPr>
        <w:t xml:space="preserve"> </w:t>
      </w:r>
      <w:r>
        <w:rPr>
          <w:sz w:val="21"/>
        </w:rPr>
        <w:t>level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importance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consequence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work performed.</w:t>
      </w:r>
    </w:p>
    <w:p w14:paraId="7BDAD6D8" w14:textId="77777777" w:rsidR="00447697" w:rsidRDefault="00447697">
      <w:pPr>
        <w:pStyle w:val="BodyText"/>
        <w:spacing w:before="11"/>
        <w:rPr>
          <w:sz w:val="24"/>
        </w:rPr>
      </w:pPr>
    </w:p>
    <w:p w14:paraId="157113AF" w14:textId="77777777" w:rsidR="00447697" w:rsidRDefault="00BE6F0B">
      <w:pPr>
        <w:pStyle w:val="BodyText"/>
        <w:spacing w:line="338" w:lineRule="auto"/>
        <w:ind w:left="1800" w:right="1439" w:hanging="620"/>
        <w:jc w:val="both"/>
      </w:pPr>
      <w:r>
        <w:t>lvi.</w:t>
      </w:r>
      <w:r>
        <w:rPr>
          <w:spacing w:val="59"/>
        </w:rPr>
        <w:t xml:space="preserve"> </w:t>
      </w:r>
      <w:r>
        <w:rPr>
          <w:rFonts w:ascii="Arial"/>
          <w:b/>
        </w:rPr>
        <w:t xml:space="preserve">Merit System </w:t>
      </w:r>
      <w:r>
        <w:t>- a personnel system designed to attract and hold employees by making</w:t>
      </w:r>
      <w:r>
        <w:rPr>
          <w:spacing w:val="1"/>
        </w:rPr>
        <w:t xml:space="preserve"> </w:t>
      </w:r>
      <w:r>
        <w:t>individual</w:t>
      </w:r>
      <w:r>
        <w:rPr>
          <w:spacing w:val="1"/>
        </w:rPr>
        <w:t xml:space="preserve"> </w:t>
      </w:r>
      <w:r>
        <w:t>employment</w:t>
      </w:r>
      <w:r>
        <w:rPr>
          <w:spacing w:val="1"/>
        </w:rPr>
        <w:t xml:space="preserve"> </w:t>
      </w:r>
      <w:r>
        <w:t>decisions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qualifications,</w:t>
      </w:r>
      <w:r>
        <w:rPr>
          <w:spacing w:val="1"/>
        </w:rPr>
        <w:t xml:space="preserve"> </w:t>
      </w:r>
      <w:r>
        <w:t>experience,</w:t>
      </w:r>
      <w:r>
        <w:rPr>
          <w:spacing w:val="1"/>
        </w:rPr>
        <w:t xml:space="preserve"> </w:t>
      </w:r>
      <w:r>
        <w:t>and</w:t>
      </w:r>
      <w:r>
        <w:rPr>
          <w:spacing w:val="58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 on</w:t>
      </w:r>
      <w:r>
        <w:rPr>
          <w:spacing w:val="-1"/>
        </w:rPr>
        <w:t xml:space="preserve"> </w:t>
      </w:r>
      <w:r>
        <w:t>political</w:t>
      </w:r>
      <w:r>
        <w:rPr>
          <w:spacing w:val="1"/>
        </w:rPr>
        <w:t xml:space="preserve"> </w:t>
      </w:r>
      <w:r>
        <w:t>association.</w:t>
      </w:r>
    </w:p>
    <w:p w14:paraId="2E0CD3C0" w14:textId="2FA99430" w:rsidR="00447697" w:rsidRDefault="00BE6F0B">
      <w:pPr>
        <w:pStyle w:val="BodyText"/>
        <w:tabs>
          <w:tab w:val="left" w:pos="1781"/>
        </w:tabs>
        <w:spacing w:before="185" w:line="316" w:lineRule="auto"/>
        <w:ind w:left="1800" w:right="1673" w:hanging="660"/>
      </w:pPr>
      <w:r>
        <w:t>lvii.</w:t>
      </w:r>
      <w:r>
        <w:tab/>
      </w:r>
      <w:r>
        <w:rPr>
          <w:rFonts w:ascii="Arial"/>
          <w:b/>
        </w:rPr>
        <w:t xml:space="preserve">Month </w:t>
      </w:r>
      <w:ins w:id="235" w:author="DELL" w:date="2025-07-03T08:23:00Z" w16du:dateUtc="2025-07-03T03:23:00Z">
        <w:r w:rsidR="003E6D77">
          <w:rPr>
            <w:rFonts w:ascii="Arial"/>
            <w:b/>
          </w:rPr>
          <w:t xml:space="preserve">- </w:t>
        </w:r>
      </w:ins>
      <w:r>
        <w:t xml:space="preserve">means the month in accordance with the modern </w:t>
      </w:r>
      <w:ins w:id="236" w:author="DELL" w:date="2025-07-03T08:24:00Z" w16du:dateUtc="2025-07-03T03:24:00Z">
        <w:r w:rsidR="0090773E">
          <w:t>Gregorian</w:t>
        </w:r>
        <w:r w:rsidR="003E6D77">
          <w:t xml:space="preserve"> </w:t>
        </w:r>
      </w:ins>
      <w:r>
        <w:t xml:space="preserve">calendar in use in Pakistan, to </w:t>
      </w:r>
      <w:r w:rsidRPr="003E6D77">
        <w:rPr>
          <w:highlight w:val="yellow"/>
          <w:rPrChange w:id="237" w:author="DELL" w:date="2025-07-03T08:24:00Z" w16du:dateUtc="2025-07-03T03:24:00Z">
            <w:rPr/>
          </w:rPrChange>
        </w:rPr>
        <w:t>the</w:t>
      </w:r>
      <w:r w:rsidRPr="003E6D77">
        <w:rPr>
          <w:spacing w:val="-56"/>
          <w:highlight w:val="yellow"/>
          <w:rPrChange w:id="238" w:author="DELL" w:date="2025-07-03T08:24:00Z" w16du:dateUtc="2025-07-03T03:24:00Z">
            <w:rPr>
              <w:spacing w:val="-56"/>
            </w:rPr>
          </w:rPrChange>
        </w:rPr>
        <w:t xml:space="preserve"> </w:t>
      </w:r>
      <w:ins w:id="239" w:author="DELL" w:date="2025-07-03T08:24:00Z" w16du:dateUtc="2025-07-03T03:24:00Z">
        <w:r w:rsidR="003E6D77" w:rsidRPr="003E6D77">
          <w:rPr>
            <w:spacing w:val="-56"/>
            <w:highlight w:val="yellow"/>
            <w:rPrChange w:id="240" w:author="DELL" w:date="2025-07-03T08:24:00Z" w16du:dateUtc="2025-07-03T03:24:00Z">
              <w:rPr>
                <w:spacing w:val="-56"/>
              </w:rPr>
            </w:rPrChange>
          </w:rPr>
          <w:t xml:space="preserve">      </w:t>
        </w:r>
      </w:ins>
      <w:r w:rsidRPr="003E6D77">
        <w:rPr>
          <w:highlight w:val="yellow"/>
          <w:rPrChange w:id="241" w:author="DELL" w:date="2025-07-03T08:24:00Z" w16du:dateUtc="2025-07-03T03:24:00Z">
            <w:rPr/>
          </w:rPrChange>
        </w:rPr>
        <w:t>exclusion</w:t>
      </w:r>
      <w:r>
        <w:rPr>
          <w:spacing w:val="-2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Hijri,</w:t>
      </w:r>
      <w:r>
        <w:rPr>
          <w:spacing w:val="-2"/>
        </w:rPr>
        <w:t xml:space="preserve"> </w:t>
      </w:r>
      <w:proofErr w:type="spellStart"/>
      <w:r>
        <w:t>Bikrami</w:t>
      </w:r>
      <w:proofErr w:type="spellEnd"/>
      <w:r>
        <w:t xml:space="preserve"> or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traditional calendars.</w:t>
      </w:r>
    </w:p>
    <w:p w14:paraId="3D2448EA" w14:textId="77777777" w:rsidR="00447697" w:rsidRDefault="00BE6F0B">
      <w:pPr>
        <w:pStyle w:val="BodyText"/>
        <w:tabs>
          <w:tab w:val="left" w:pos="1781"/>
        </w:tabs>
        <w:spacing w:before="208" w:line="316" w:lineRule="auto"/>
        <w:ind w:left="1800" w:right="1516" w:hanging="702"/>
      </w:pPr>
      <w:r>
        <w:t>lviii.</w:t>
      </w:r>
      <w:r>
        <w:tab/>
      </w:r>
      <w:r>
        <w:rPr>
          <w:rFonts w:ascii="Arial"/>
          <w:b/>
        </w:rPr>
        <w:t xml:space="preserve">Nepotism </w:t>
      </w:r>
      <w:r>
        <w:t>- patronage of one's relatives or friends by providing them employment or position</w:t>
      </w:r>
      <w:r>
        <w:rPr>
          <w:spacing w:val="-5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passing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Merit</w:t>
      </w:r>
      <w:r>
        <w:rPr>
          <w:spacing w:val="-2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undue</w:t>
      </w:r>
      <w:r>
        <w:rPr>
          <w:spacing w:val="-1"/>
        </w:rPr>
        <w:t xml:space="preserve"> </w:t>
      </w:r>
      <w:r>
        <w:t>influence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so.</w:t>
      </w:r>
    </w:p>
    <w:p w14:paraId="340DFC85" w14:textId="282882D0" w:rsidR="00447697" w:rsidRDefault="00BE6F0B">
      <w:pPr>
        <w:pStyle w:val="BodyText"/>
        <w:spacing w:before="210" w:line="345" w:lineRule="auto"/>
        <w:ind w:left="1800" w:right="1415" w:hanging="620"/>
        <w:jc w:val="both"/>
      </w:pPr>
      <w:r>
        <w:t xml:space="preserve">lix.   </w:t>
      </w:r>
      <w:r>
        <w:rPr>
          <w:spacing w:val="1"/>
        </w:rPr>
        <w:t xml:space="preserve"> </w:t>
      </w:r>
      <w:r>
        <w:rPr>
          <w:rFonts w:ascii="Arial"/>
          <w:b/>
        </w:rPr>
        <w:t xml:space="preserve">Negligence- </w:t>
      </w:r>
      <w:r>
        <w:t>in law, especially</w:t>
      </w:r>
      <w:r>
        <w:rPr>
          <w:spacing w:val="58"/>
        </w:rPr>
        <w:t xml:space="preserve"> </w:t>
      </w:r>
      <w:hyperlink r:id="rId12">
        <w:r>
          <w:rPr>
            <w:u w:val="single"/>
          </w:rPr>
          <w:t xml:space="preserve">tort </w:t>
        </w:r>
      </w:hyperlink>
      <w:r>
        <w:t>law, the breach of an obligation (duty) to act with care, or</w:t>
      </w:r>
      <w:r>
        <w:rPr>
          <w:spacing w:val="1"/>
        </w:rPr>
        <w:t xml:space="preserve"> </w:t>
      </w:r>
      <w:r>
        <w:t>the failure to act as a reasonable and prudent person would under similar circumstances</w:t>
      </w:r>
      <w:r>
        <w:rPr>
          <w:spacing w:val="1"/>
        </w:rPr>
        <w:t xml:space="preserve"> </w:t>
      </w:r>
      <w:del w:id="242" w:author="DELL" w:date="2025-07-03T08:47:00Z" w16du:dateUtc="2025-07-03T03:47:00Z">
        <w:r w:rsidDel="006063A5">
          <w:delText>W</w:delText>
        </w:r>
      </w:del>
      <w:ins w:id="243" w:author="DELL" w:date="2025-07-03T08:47:00Z" w16du:dateUtc="2025-07-03T03:47:00Z">
        <w:r w:rsidR="00B143C5">
          <w:t>w</w:t>
        </w:r>
      </w:ins>
      <w:r>
        <w:t>hen a person fails to exercise the care that a reasonable, prudent person would exercise</w:t>
      </w:r>
      <w:r>
        <w:rPr>
          <w:spacing w:val="1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circumstances,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said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negligent</w:t>
      </w:r>
      <w:ins w:id="244" w:author="DELL" w:date="2025-07-03T08:47:00Z" w16du:dateUtc="2025-07-03T03:47:00Z">
        <w:r w:rsidR="00B143C5">
          <w:t>.</w:t>
        </w:r>
      </w:ins>
    </w:p>
    <w:p w14:paraId="179D470C" w14:textId="6CD2F34C" w:rsidR="00447697" w:rsidRDefault="00BE6F0B">
      <w:pPr>
        <w:pStyle w:val="BodyText"/>
        <w:spacing w:before="133"/>
        <w:ind w:left="1219"/>
        <w:jc w:val="both"/>
      </w:pPr>
      <w:r>
        <w:t xml:space="preserve">lx.    </w:t>
      </w:r>
      <w:r>
        <w:rPr>
          <w:spacing w:val="2"/>
        </w:rPr>
        <w:t xml:space="preserve"> </w:t>
      </w:r>
      <w:r>
        <w:rPr>
          <w:rFonts w:ascii="Arial"/>
          <w:b/>
        </w:rPr>
        <w:t>New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Hire</w:t>
      </w:r>
      <w:r>
        <w:rPr>
          <w:rFonts w:ascii="Arial"/>
          <w:b/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person not</w:t>
      </w:r>
      <w:r>
        <w:rPr>
          <w:spacing w:val="-2"/>
        </w:rPr>
        <w:t xml:space="preserve"> </w:t>
      </w:r>
      <w:r>
        <w:t>previously</w:t>
      </w:r>
      <w:r>
        <w:rPr>
          <w:spacing w:val="-4"/>
        </w:rPr>
        <w:t xml:space="preserve"> </w:t>
      </w:r>
      <w:r>
        <w:t>employed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del w:id="245" w:author="DELL" w:date="2025-07-03T08:47:00Z" w16du:dateUtc="2025-07-03T03:47:00Z">
        <w:r w:rsidDel="00B143C5">
          <w:delText>Organization</w:delText>
        </w:r>
      </w:del>
      <w:ins w:id="246" w:author="DELL" w:date="2025-07-03T08:47:00Z" w16du:dateUtc="2025-07-03T03:47:00Z">
        <w:r w:rsidR="00B143C5">
          <w:t>WRC</w:t>
        </w:r>
      </w:ins>
      <w:r>
        <w:t>.</w:t>
      </w:r>
    </w:p>
    <w:p w14:paraId="07BB4AD7" w14:textId="77777777" w:rsidR="00447697" w:rsidRDefault="00447697">
      <w:pPr>
        <w:pStyle w:val="BodyText"/>
        <w:spacing w:before="8"/>
        <w:rPr>
          <w:sz w:val="20"/>
        </w:rPr>
      </w:pPr>
    </w:p>
    <w:p w14:paraId="3732C56A" w14:textId="77777777" w:rsidR="00447697" w:rsidRDefault="00BE6F0B">
      <w:pPr>
        <w:pStyle w:val="BodyText"/>
        <w:tabs>
          <w:tab w:val="left" w:pos="1781"/>
        </w:tabs>
        <w:ind w:left="1181"/>
      </w:pPr>
      <w:r>
        <w:t>lxi.</w:t>
      </w:r>
      <w:r>
        <w:tab/>
      </w:r>
      <w:r>
        <w:rPr>
          <w:rFonts w:ascii="Arial"/>
          <w:b/>
        </w:rPr>
        <w:t>Open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 xml:space="preserve">Competition </w:t>
      </w:r>
      <w:r>
        <w:t>-</w:t>
      </w:r>
      <w:r>
        <w:rPr>
          <w:spacing w:val="-3"/>
        </w:rPr>
        <w:t xml:space="preserve"> </w:t>
      </w:r>
      <w:r>
        <w:t>competition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position,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interested</w:t>
      </w:r>
      <w:r>
        <w:rPr>
          <w:spacing w:val="-2"/>
        </w:rPr>
        <w:t xml:space="preserve"> </w:t>
      </w:r>
      <w:r>
        <w:t>persons.</w:t>
      </w:r>
    </w:p>
    <w:p w14:paraId="31CC4CE6" w14:textId="77777777" w:rsidR="00447697" w:rsidRDefault="00447697">
      <w:pPr>
        <w:pStyle w:val="BodyText"/>
        <w:spacing w:before="11"/>
        <w:rPr>
          <w:sz w:val="24"/>
        </w:rPr>
      </w:pPr>
    </w:p>
    <w:p w14:paraId="05AEE1C9" w14:textId="79047593" w:rsidR="00447697" w:rsidRDefault="00BE6F0B">
      <w:pPr>
        <w:pStyle w:val="BodyText"/>
        <w:spacing w:line="338" w:lineRule="auto"/>
        <w:ind w:left="2160" w:right="1413"/>
        <w:jc w:val="both"/>
      </w:pPr>
      <w:r>
        <w:rPr>
          <w:rFonts w:ascii="Arial" w:hAnsi="Arial"/>
          <w:b/>
        </w:rPr>
        <w:t xml:space="preserve">Overtime </w:t>
      </w:r>
      <w:r>
        <w:t>–</w:t>
      </w:r>
      <w:ins w:id="247" w:author="DELL" w:date="2025-07-03T08:47:00Z" w16du:dateUtc="2025-07-03T03:47:00Z">
        <w:r w:rsidR="00B143C5">
          <w:t xml:space="preserve"> </w:t>
        </w:r>
      </w:ins>
      <w:r>
        <w:t>the time a non-managerial, non-supervisory or non-professional employee is</w:t>
      </w:r>
      <w:r>
        <w:rPr>
          <w:spacing w:val="1"/>
        </w:rPr>
        <w:t xml:space="preserve"> </w:t>
      </w:r>
      <w:r>
        <w:t>directed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authorized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work</w:t>
      </w:r>
      <w:r>
        <w:rPr>
          <w:spacing w:val="8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excess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40</w:t>
      </w:r>
      <w:r>
        <w:rPr>
          <w:spacing w:val="4"/>
        </w:rPr>
        <w:t xml:space="preserve"> </w:t>
      </w:r>
      <w:r>
        <w:t>hours</w:t>
      </w:r>
      <w:r>
        <w:rPr>
          <w:spacing w:val="6"/>
        </w:rPr>
        <w:t xml:space="preserve"> </w:t>
      </w:r>
      <w:r>
        <w:t>per</w:t>
      </w:r>
      <w:r>
        <w:rPr>
          <w:spacing w:val="4"/>
        </w:rPr>
        <w:t xml:space="preserve"> </w:t>
      </w:r>
      <w:r>
        <w:t>week</w:t>
      </w:r>
      <w:r>
        <w:rPr>
          <w:spacing w:val="8"/>
        </w:rPr>
        <w:t xml:space="preserve"> </w:t>
      </w:r>
      <w:r>
        <w:t>stipulated</w:t>
      </w:r>
      <w:r>
        <w:rPr>
          <w:spacing w:val="4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law;</w:t>
      </w:r>
      <w:r>
        <w:rPr>
          <w:spacing w:val="5"/>
        </w:rPr>
        <w:t xml:space="preserve"> </w:t>
      </w:r>
      <w:del w:id="248" w:author="DELL" w:date="2025-07-03T08:48:00Z" w16du:dateUtc="2025-07-03T03:48:00Z">
        <w:r w:rsidDel="00B143C5">
          <w:delText>A</w:delText>
        </w:r>
      </w:del>
      <w:ins w:id="249" w:author="DELL" w:date="2025-07-03T08:48:00Z" w16du:dateUtc="2025-07-03T03:48:00Z">
        <w:r w:rsidR="00B143C5">
          <w:t>a</w:t>
        </w:r>
      </w:ins>
      <w:r>
        <w:t>s</w:t>
      </w:r>
      <w:r>
        <w:rPr>
          <w:spacing w:val="-5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policy</w:t>
      </w:r>
      <w:r>
        <w:rPr>
          <w:spacing w:val="-4"/>
        </w:rPr>
        <w:t xml:space="preserve"> </w:t>
      </w:r>
      <w:del w:id="250" w:author="DELL" w:date="2025-07-03T08:48:00Z" w16du:dateUtc="2025-07-03T03:48:00Z">
        <w:r w:rsidDel="00B143C5">
          <w:delText>Organization</w:delText>
        </w:r>
      </w:del>
      <w:ins w:id="251" w:author="DELL" w:date="2025-07-03T08:48:00Z" w16du:dateUtc="2025-07-03T03:48:00Z">
        <w:r w:rsidR="00B143C5">
          <w:t>WRC</w:t>
        </w:r>
      </w:ins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equal amount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off 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employee.</w:t>
      </w:r>
    </w:p>
    <w:p w14:paraId="21188169" w14:textId="77777777" w:rsidR="00447697" w:rsidRDefault="00BE6F0B">
      <w:pPr>
        <w:pStyle w:val="BodyText"/>
        <w:tabs>
          <w:tab w:val="left" w:pos="1781"/>
        </w:tabs>
        <w:spacing w:before="184" w:line="319" w:lineRule="auto"/>
        <w:ind w:left="1800" w:right="1987" w:hanging="660"/>
      </w:pPr>
      <w:r>
        <w:t>lxii.</w:t>
      </w:r>
      <w:r>
        <w:tab/>
      </w:r>
      <w:r>
        <w:rPr>
          <w:rFonts w:ascii="Arial"/>
          <w:b/>
        </w:rPr>
        <w:t xml:space="preserve">Part-Time Employee </w:t>
      </w:r>
      <w:r>
        <w:t>- one who is scheduled to work less than 40 hours per seven-day</w:t>
      </w:r>
      <w:r>
        <w:rPr>
          <w:spacing w:val="-56"/>
        </w:rPr>
        <w:t xml:space="preserve"> </w:t>
      </w:r>
      <w:r>
        <w:t>period.</w:t>
      </w:r>
    </w:p>
    <w:p w14:paraId="4429651F" w14:textId="77777777" w:rsidR="00447697" w:rsidRDefault="00BE6F0B">
      <w:pPr>
        <w:tabs>
          <w:tab w:val="left" w:pos="1781"/>
        </w:tabs>
        <w:spacing w:before="162"/>
        <w:ind w:left="1099"/>
        <w:rPr>
          <w:sz w:val="21"/>
        </w:rPr>
      </w:pPr>
      <w:r>
        <w:rPr>
          <w:sz w:val="21"/>
        </w:rPr>
        <w:t>lxiii.</w:t>
      </w:r>
      <w:r>
        <w:rPr>
          <w:sz w:val="21"/>
        </w:rPr>
        <w:tab/>
      </w:r>
      <w:r>
        <w:rPr>
          <w:rFonts w:ascii="Arial"/>
          <w:b/>
          <w:sz w:val="21"/>
        </w:rPr>
        <w:t>Performance Appraisal</w:t>
      </w:r>
      <w:r>
        <w:rPr>
          <w:rFonts w:ascii="Arial"/>
          <w:b/>
          <w:spacing w:val="-2"/>
          <w:sz w:val="21"/>
        </w:rPr>
        <w:t xml:space="preserve"> </w:t>
      </w:r>
      <w:r>
        <w:rPr>
          <w:sz w:val="21"/>
        </w:rPr>
        <w:t>-</w:t>
      </w:r>
      <w:r>
        <w:rPr>
          <w:spacing w:val="-2"/>
          <w:sz w:val="21"/>
        </w:rPr>
        <w:t xml:space="preserve"> </w:t>
      </w:r>
      <w:r>
        <w:rPr>
          <w:sz w:val="21"/>
        </w:rPr>
        <w:t>an</w:t>
      </w:r>
      <w:r>
        <w:rPr>
          <w:spacing w:val="-1"/>
          <w:sz w:val="21"/>
        </w:rPr>
        <w:t xml:space="preserve"> </w:t>
      </w:r>
      <w:r>
        <w:rPr>
          <w:sz w:val="21"/>
        </w:rPr>
        <w:t>assessment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an</w:t>
      </w:r>
      <w:r>
        <w:rPr>
          <w:spacing w:val="-1"/>
          <w:sz w:val="21"/>
        </w:rPr>
        <w:t xml:space="preserve"> </w:t>
      </w:r>
      <w:r>
        <w:rPr>
          <w:sz w:val="21"/>
        </w:rPr>
        <w:t>employee's</w:t>
      </w:r>
      <w:r>
        <w:rPr>
          <w:spacing w:val="-1"/>
          <w:sz w:val="21"/>
        </w:rPr>
        <w:t xml:space="preserve"> </w:t>
      </w:r>
      <w:r>
        <w:rPr>
          <w:sz w:val="21"/>
        </w:rPr>
        <w:t>work.</w:t>
      </w:r>
    </w:p>
    <w:p w14:paraId="03193726" w14:textId="77777777" w:rsidR="00447697" w:rsidRDefault="00447697">
      <w:pPr>
        <w:pStyle w:val="BodyText"/>
        <w:spacing w:before="5"/>
        <w:rPr>
          <w:sz w:val="24"/>
        </w:rPr>
      </w:pPr>
    </w:p>
    <w:p w14:paraId="79655AF5" w14:textId="77777777" w:rsidR="00447697" w:rsidRDefault="00BE6F0B">
      <w:pPr>
        <w:pStyle w:val="BodyText"/>
        <w:tabs>
          <w:tab w:val="left" w:pos="1781"/>
        </w:tabs>
        <w:spacing w:line="321" w:lineRule="auto"/>
        <w:ind w:left="1800" w:right="2277" w:hanging="721"/>
      </w:pPr>
      <w:r>
        <w:t>lxiv.</w:t>
      </w:r>
      <w:r>
        <w:tab/>
      </w:r>
      <w:r>
        <w:rPr>
          <w:rFonts w:ascii="Arial"/>
          <w:b/>
        </w:rPr>
        <w:t xml:space="preserve">Post-Disciplinary Hearing </w:t>
      </w:r>
      <w:r>
        <w:t>- a hearing conducted by a designated and authorized</w:t>
      </w:r>
      <w:r>
        <w:rPr>
          <w:spacing w:val="1"/>
        </w:rPr>
        <w:t xml:space="preserve"> </w:t>
      </w:r>
      <w:r>
        <w:t>representative</w:t>
      </w:r>
      <w:r>
        <w:rPr>
          <w:spacing w:val="-2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Board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Directors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Executive</w:t>
      </w:r>
      <w:r>
        <w:rPr>
          <w:spacing w:val="-1"/>
        </w:rPr>
        <w:t xml:space="preserve"> </w:t>
      </w:r>
      <w:r>
        <w:t>Committee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</w:p>
    <w:p w14:paraId="405F6503" w14:textId="77777777" w:rsidR="00447697" w:rsidRDefault="00447697">
      <w:pPr>
        <w:spacing w:line="321" w:lineRule="auto"/>
        <w:sectPr w:rsidR="00447697">
          <w:pgSz w:w="11900" w:h="16840"/>
          <w:pgMar w:top="1280" w:right="0" w:bottom="1380" w:left="0" w:header="138" w:footer="1197" w:gutter="0"/>
          <w:cols w:space="720"/>
        </w:sectPr>
      </w:pPr>
    </w:p>
    <w:p w14:paraId="26B3062C" w14:textId="0BC26044" w:rsidR="00447697" w:rsidRDefault="00BE6F0B">
      <w:pPr>
        <w:pStyle w:val="BodyText"/>
        <w:spacing w:before="176" w:line="338" w:lineRule="auto"/>
        <w:ind w:left="1800" w:right="1437"/>
        <w:jc w:val="both"/>
      </w:pPr>
      <w:r>
        <w:lastRenderedPageBreak/>
        <w:t>employee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appealing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suspension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demotion,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former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contesting a dismissal and who has complied with the administrative process as set forth in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ins w:id="252" w:author="DELL" w:date="2025-07-03T08:49:00Z" w16du:dateUtc="2025-07-03T03:49:00Z">
        <w:r w:rsidR="00B143C5">
          <w:rPr>
            <w:spacing w:val="-2"/>
          </w:rPr>
          <w:t xml:space="preserve">WRC’s </w:t>
        </w:r>
      </w:ins>
      <w:r>
        <w:t>Rules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Regulations</w:t>
      </w:r>
    </w:p>
    <w:p w14:paraId="3D0096E8" w14:textId="47A7DB9A" w:rsidR="00447697" w:rsidRDefault="00BE6F0B">
      <w:pPr>
        <w:pStyle w:val="BodyText"/>
        <w:spacing w:before="179" w:line="324" w:lineRule="auto"/>
        <w:ind w:left="1800" w:right="2029" w:hanging="680"/>
      </w:pPr>
      <w:r>
        <w:t xml:space="preserve">lxv. </w:t>
      </w:r>
      <w:r>
        <w:rPr>
          <w:rFonts w:ascii="Arial"/>
          <w:b/>
        </w:rPr>
        <w:t xml:space="preserve">Primary Duty - </w:t>
      </w:r>
      <w:del w:id="253" w:author="DELL" w:date="2025-07-03T08:49:00Z" w16du:dateUtc="2025-07-03T03:49:00Z">
        <w:r w:rsidDel="00D13294">
          <w:delText>P</w:delText>
        </w:r>
      </w:del>
      <w:ins w:id="254" w:author="DELL" w:date="2025-07-03T08:49:00Z" w16du:dateUtc="2025-07-03T03:49:00Z">
        <w:r w:rsidR="00D13294">
          <w:t>p</w:t>
        </w:r>
      </w:ins>
      <w:r>
        <w:t>rincipal, main, major or most important duty that the employee is hired to</w:t>
      </w:r>
      <w:r>
        <w:rPr>
          <w:spacing w:val="-56"/>
        </w:rPr>
        <w:t xml:space="preserve"> </w:t>
      </w:r>
      <w:r>
        <w:t>perform.</w:t>
      </w:r>
    </w:p>
    <w:p w14:paraId="5AAA22B6" w14:textId="376A7299" w:rsidR="00447697" w:rsidRDefault="00BE6F0B">
      <w:pPr>
        <w:pStyle w:val="BodyText"/>
        <w:spacing w:before="193" w:line="348" w:lineRule="auto"/>
        <w:ind w:left="1800" w:right="1436" w:hanging="721"/>
        <w:jc w:val="both"/>
      </w:pPr>
      <w:r>
        <w:t xml:space="preserve">lxvi. </w:t>
      </w:r>
      <w:r>
        <w:rPr>
          <w:rFonts w:ascii="Arial"/>
          <w:b/>
        </w:rPr>
        <w:t xml:space="preserve">Probation </w:t>
      </w:r>
      <w:r>
        <w:t>- a three to six-month trial period of employment, during which an employee is</w:t>
      </w:r>
      <w:r>
        <w:rPr>
          <w:spacing w:val="1"/>
        </w:rPr>
        <w:t xml:space="preserve"> </w:t>
      </w:r>
      <w:r>
        <w:t>required to demonstrate fitness for regular employment. The probation period is another</w:t>
      </w:r>
      <w:r>
        <w:rPr>
          <w:spacing w:val="1"/>
        </w:rPr>
        <w:t xml:space="preserve"> </w:t>
      </w:r>
      <w:r>
        <w:t>aspect of the selection process and may be waived or extended in some cases at the</w:t>
      </w:r>
      <w:r>
        <w:rPr>
          <w:spacing w:val="1"/>
        </w:rPr>
        <w:t xml:space="preserve"> </w:t>
      </w:r>
      <w:r>
        <w:t>discretion</w:t>
      </w:r>
      <w:r>
        <w:rPr>
          <w:spacing w:val="-3"/>
        </w:rPr>
        <w:t xml:space="preserve"> </w:t>
      </w:r>
      <w:r>
        <w:t>of the</w:t>
      </w:r>
      <w:r>
        <w:rPr>
          <w:spacing w:val="-1"/>
        </w:rPr>
        <w:t xml:space="preserve"> </w:t>
      </w:r>
      <w:del w:id="255" w:author="DELL" w:date="2025-07-03T08:50:00Z" w16du:dateUtc="2025-07-03T03:50:00Z">
        <w:r w:rsidDel="00D13294">
          <w:delText>MD.</w:delText>
        </w:r>
      </w:del>
      <w:ins w:id="256" w:author="DELL" w:date="2025-07-03T08:50:00Z" w16du:dateUtc="2025-07-03T03:50:00Z">
        <w:r w:rsidR="00D13294">
          <w:t>Chairman/person.</w:t>
        </w:r>
      </w:ins>
    </w:p>
    <w:p w14:paraId="4C02978D" w14:textId="77777777" w:rsidR="00447697" w:rsidRDefault="00BE6F0B">
      <w:pPr>
        <w:pStyle w:val="BodyText"/>
        <w:spacing w:before="169" w:line="340" w:lineRule="auto"/>
        <w:ind w:left="1800" w:right="1420" w:hanging="762"/>
        <w:jc w:val="both"/>
      </w:pPr>
      <w:r>
        <w:t>lxvii.</w:t>
      </w:r>
      <w:r>
        <w:rPr>
          <w:spacing w:val="1"/>
        </w:rPr>
        <w:t xml:space="preserve"> </w:t>
      </w:r>
      <w:r>
        <w:rPr>
          <w:rFonts w:ascii="Arial"/>
          <w:b/>
        </w:rPr>
        <w:t>Probationary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Employee</w:t>
      </w:r>
      <w:r>
        <w:rPr>
          <w:rFonts w:ascii="Arial"/>
          <w:b/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full-time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part-time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hired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fill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position</w:t>
      </w:r>
      <w:r>
        <w:rPr>
          <w:spacing w:val="1"/>
        </w:rPr>
        <w:t xml:space="preserve"> </w:t>
      </w:r>
      <w:r>
        <w:t>in</w:t>
      </w:r>
      <w:r>
        <w:rPr>
          <w:spacing w:val="58"/>
        </w:rPr>
        <w:t xml:space="preserve"> </w:t>
      </w:r>
      <w:r>
        <w:t>the</w:t>
      </w:r>
      <w:r>
        <w:rPr>
          <w:spacing w:val="-56"/>
        </w:rPr>
        <w:t xml:space="preserve"> </w:t>
      </w:r>
      <w:r>
        <w:t>classified service, who has not yet completed the probationary period of employment during</w:t>
      </w:r>
      <w:r>
        <w:rPr>
          <w:spacing w:val="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terminated</w:t>
      </w:r>
      <w:r>
        <w:rPr>
          <w:spacing w:val="-1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notice.</w:t>
      </w:r>
    </w:p>
    <w:p w14:paraId="1A7CEA98" w14:textId="77777777" w:rsidR="00447697" w:rsidRDefault="00BE6F0B">
      <w:pPr>
        <w:pStyle w:val="BodyText"/>
        <w:spacing w:before="181" w:line="338" w:lineRule="auto"/>
        <w:ind w:left="1800" w:right="1418" w:hanging="822"/>
        <w:jc w:val="both"/>
      </w:pPr>
      <w:r>
        <w:t xml:space="preserve">lxviii. </w:t>
      </w:r>
      <w:r>
        <w:rPr>
          <w:rFonts w:ascii="Arial"/>
          <w:b/>
        </w:rPr>
        <w:t xml:space="preserve">Project - </w:t>
      </w:r>
      <w:r>
        <w:t>any venture requiring investment that has been taken into its operational stage by</w:t>
      </w:r>
      <w:r>
        <w:rPr>
          <w:spacing w:val="1"/>
        </w:rPr>
        <w:t xml:space="preserve"> </w:t>
      </w:r>
      <w:r>
        <w:t>Organization, or any completed project functioning as an independent unit of production or</w:t>
      </w:r>
      <w:r>
        <w:rPr>
          <w:spacing w:val="1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delivery.</w:t>
      </w:r>
    </w:p>
    <w:p w14:paraId="4540920D" w14:textId="77777777" w:rsidR="00447697" w:rsidRDefault="00BE6F0B">
      <w:pPr>
        <w:pStyle w:val="BodyText"/>
        <w:spacing w:before="184" w:line="340" w:lineRule="auto"/>
        <w:ind w:left="1800" w:right="1433" w:hanging="721"/>
        <w:jc w:val="both"/>
      </w:pPr>
      <w:r>
        <w:t xml:space="preserve">lxix. </w:t>
      </w:r>
      <w:r>
        <w:rPr>
          <w:rFonts w:ascii="Arial"/>
          <w:b/>
        </w:rPr>
        <w:t xml:space="preserve">Promotion </w:t>
      </w:r>
      <w:r>
        <w:t>- the assignment of an employee from one class or category to another, which has a</w:t>
      </w:r>
      <w:r>
        <w:rPr>
          <w:spacing w:val="-56"/>
        </w:rPr>
        <w:t xml:space="preserve"> </w:t>
      </w:r>
      <w:r>
        <w:t>higher maximum rate of pay, and greater responsibility. Promotion requires that an employee</w:t>
      </w:r>
      <w:r>
        <w:rPr>
          <w:spacing w:val="-56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upgraded</w:t>
      </w:r>
      <w:r>
        <w:rPr>
          <w:spacing w:val="-1"/>
        </w:rPr>
        <w:t xml:space="preserve"> </w:t>
      </w:r>
      <w:r>
        <w:t>and reclassified.</w:t>
      </w:r>
    </w:p>
    <w:p w14:paraId="592FC57A" w14:textId="1C102AA9" w:rsidR="00447697" w:rsidRDefault="00BE6F0B">
      <w:pPr>
        <w:pStyle w:val="BodyText"/>
        <w:spacing w:before="178" w:line="324" w:lineRule="auto"/>
        <w:ind w:left="1800" w:right="1971" w:hanging="680"/>
      </w:pPr>
      <w:r>
        <w:t xml:space="preserve">lxx. </w:t>
      </w:r>
      <w:r>
        <w:rPr>
          <w:rFonts w:ascii="Arial"/>
          <w:b/>
        </w:rPr>
        <w:t xml:space="preserve">Provisional Appointment </w:t>
      </w:r>
      <w:r>
        <w:t xml:space="preserve">- appointment of a person from outside </w:t>
      </w:r>
      <w:del w:id="257" w:author="DELL" w:date="2025-07-03T08:51:00Z" w16du:dateUtc="2025-07-03T03:51:00Z">
        <w:r w:rsidDel="00B32992">
          <w:delText>the Organization</w:delText>
        </w:r>
      </w:del>
      <w:ins w:id="258" w:author="DELL" w:date="2025-07-03T08:51:00Z" w16du:dateUtc="2025-07-03T03:51:00Z">
        <w:r w:rsidR="00B32992">
          <w:t>WRC</w:t>
        </w:r>
      </w:ins>
      <w:r>
        <w:t xml:space="preserve"> to fill </w:t>
      </w:r>
      <w:r w:rsidRPr="00B32992">
        <w:rPr>
          <w:highlight w:val="yellow"/>
          <w:rPrChange w:id="259" w:author="DELL" w:date="2025-07-03T08:51:00Z" w16du:dateUtc="2025-07-03T03:51:00Z">
            <w:rPr/>
          </w:rPrChange>
        </w:rPr>
        <w:t>a</w:t>
      </w:r>
      <w:r w:rsidRPr="00B32992">
        <w:rPr>
          <w:spacing w:val="-56"/>
          <w:highlight w:val="yellow"/>
          <w:rPrChange w:id="260" w:author="DELL" w:date="2025-07-03T08:51:00Z" w16du:dateUtc="2025-07-03T03:51:00Z">
            <w:rPr>
              <w:spacing w:val="-56"/>
            </w:rPr>
          </w:rPrChange>
        </w:rPr>
        <w:t xml:space="preserve"> </w:t>
      </w:r>
      <w:ins w:id="261" w:author="DELL" w:date="2025-07-03T08:51:00Z" w16du:dateUtc="2025-07-03T03:51:00Z">
        <w:r w:rsidR="00B32992" w:rsidRPr="00B32992">
          <w:rPr>
            <w:spacing w:val="-56"/>
            <w:highlight w:val="yellow"/>
            <w:rPrChange w:id="262" w:author="DELL" w:date="2025-07-03T08:51:00Z" w16du:dateUtc="2025-07-03T03:51:00Z">
              <w:rPr>
                <w:spacing w:val="-56"/>
              </w:rPr>
            </w:rPrChange>
          </w:rPr>
          <w:t xml:space="preserve">    </w:t>
        </w:r>
      </w:ins>
      <w:r w:rsidRPr="00B32992">
        <w:rPr>
          <w:highlight w:val="yellow"/>
          <w:rPrChange w:id="263" w:author="DELL" w:date="2025-07-03T08:51:00Z" w16du:dateUtc="2025-07-03T03:51:00Z">
            <w:rPr/>
          </w:rPrChange>
        </w:rPr>
        <w:t>vacant</w:t>
      </w:r>
      <w:r>
        <w:rPr>
          <w:spacing w:val="-3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pending</w:t>
      </w:r>
      <w:r>
        <w:rPr>
          <w:spacing w:val="-1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t>of a</w:t>
      </w:r>
      <w:r>
        <w:rPr>
          <w:spacing w:val="-1"/>
        </w:rPr>
        <w:t xml:space="preserve"> </w:t>
      </w:r>
      <w:r>
        <w:t>qualified</w:t>
      </w:r>
      <w:r>
        <w:rPr>
          <w:spacing w:val="-1"/>
        </w:rPr>
        <w:t xml:space="preserve"> </w:t>
      </w:r>
      <w:r>
        <w:t>person.</w:t>
      </w:r>
    </w:p>
    <w:p w14:paraId="18B7C179" w14:textId="77777777" w:rsidR="00447697" w:rsidRDefault="00BE6F0B">
      <w:pPr>
        <w:pStyle w:val="BodyText"/>
        <w:spacing w:before="193" w:line="348" w:lineRule="auto"/>
        <w:ind w:left="1800" w:right="1433" w:hanging="721"/>
        <w:jc w:val="both"/>
      </w:pPr>
      <w:r>
        <w:t xml:space="preserve">lxxi. </w:t>
      </w:r>
      <w:r>
        <w:rPr>
          <w:rFonts w:ascii="Arial"/>
          <w:b/>
        </w:rPr>
        <w:t xml:space="preserve">Reasonable Accommodation - </w:t>
      </w:r>
      <w:r>
        <w:t>a reasonable accommodation is any modification or adjustment</w:t>
      </w:r>
      <w:r>
        <w:rPr>
          <w:spacing w:val="-5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job,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work</w:t>
      </w:r>
      <w:r>
        <w:rPr>
          <w:spacing w:val="10"/>
        </w:rPr>
        <w:t xml:space="preserve"> </w:t>
      </w:r>
      <w:r>
        <w:t>environment,</w:t>
      </w:r>
      <w:r>
        <w:rPr>
          <w:spacing w:val="6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way</w:t>
      </w:r>
      <w:r>
        <w:rPr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which</w:t>
      </w:r>
      <w:r>
        <w:rPr>
          <w:spacing w:val="5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work</w:t>
      </w:r>
      <w:r>
        <w:rPr>
          <w:spacing w:val="10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customarily</w:t>
      </w:r>
      <w:r>
        <w:rPr>
          <w:spacing w:val="5"/>
        </w:rPr>
        <w:t xml:space="preserve"> </w:t>
      </w:r>
      <w:r>
        <w:t>done</w:t>
      </w:r>
      <w:r>
        <w:rPr>
          <w:spacing w:val="8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makes</w:t>
      </w:r>
      <w:r>
        <w:rPr>
          <w:spacing w:val="-56"/>
        </w:rPr>
        <w:t xml:space="preserve"> </w:t>
      </w:r>
      <w:r>
        <w:t>it possible for a qualified individual with a disability to perform the essential functions of the</w:t>
      </w:r>
      <w:r>
        <w:rPr>
          <w:spacing w:val="1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equal employment</w:t>
      </w:r>
      <w:r>
        <w:rPr>
          <w:spacing w:val="-2"/>
        </w:rPr>
        <w:t xml:space="preserve"> </w:t>
      </w:r>
      <w:r>
        <w:t>opportunity.</w:t>
      </w:r>
    </w:p>
    <w:p w14:paraId="5C8604DD" w14:textId="77777777" w:rsidR="00447697" w:rsidRDefault="00BE6F0B">
      <w:pPr>
        <w:pStyle w:val="BodyText"/>
        <w:spacing w:before="172" w:line="345" w:lineRule="auto"/>
        <w:ind w:left="1800" w:right="1412" w:hanging="762"/>
        <w:jc w:val="both"/>
      </w:pPr>
      <w:r>
        <w:t xml:space="preserve">lxxii. </w:t>
      </w:r>
      <w:r>
        <w:rPr>
          <w:rFonts w:ascii="Arial"/>
          <w:b/>
        </w:rPr>
        <w:t>Reclassification</w:t>
      </w:r>
      <w:r>
        <w:t>- reassignment of a position from one class or category to a different class or</w:t>
      </w:r>
      <w:r>
        <w:rPr>
          <w:spacing w:val="1"/>
        </w:rPr>
        <w:t xml:space="preserve"> </w:t>
      </w:r>
      <w:r>
        <w:t>category to</w:t>
      </w:r>
      <w:r>
        <w:rPr>
          <w:spacing w:val="1"/>
        </w:rPr>
        <w:t xml:space="preserve"> </w:t>
      </w:r>
      <w:r>
        <w:t>recognize</w:t>
      </w:r>
      <w:r>
        <w:rPr>
          <w:spacing w:val="1"/>
        </w:rPr>
        <w:t xml:space="preserve"> </w:t>
      </w:r>
      <w:r>
        <w:t>a change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duties and</w:t>
      </w:r>
      <w:r>
        <w:rPr>
          <w:spacing w:val="1"/>
        </w:rPr>
        <w:t xml:space="preserve"> </w:t>
      </w:r>
      <w:r>
        <w:t>responsibilities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 position.</w:t>
      </w:r>
      <w:r>
        <w:rPr>
          <w:spacing w:val="1"/>
        </w:rPr>
        <w:t xml:space="preserve"> </w:t>
      </w:r>
      <w:r>
        <w:t>Ideally,</w:t>
      </w:r>
      <w:r>
        <w:rPr>
          <w:spacing w:val="1"/>
        </w:rPr>
        <w:t xml:space="preserve"> </w:t>
      </w:r>
      <w:r>
        <w:t xml:space="preserve">reallocation should occur when a position is vacant. Reclassification is not to be used </w:t>
      </w:r>
      <w:r w:rsidRPr="00B32992">
        <w:rPr>
          <w:rPrChange w:id="264" w:author="DELL" w:date="2025-07-03T08:52:00Z" w16du:dateUtc="2025-07-03T03:52:00Z">
            <w:rPr>
              <w:u w:val="single"/>
            </w:rPr>
          </w:rPrChange>
        </w:rPr>
        <w:t>solely</w:t>
      </w:r>
      <w:r w:rsidRPr="00B32992"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method of awarding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incumbent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increase or</w:t>
      </w:r>
      <w:r>
        <w:rPr>
          <w:spacing w:val="-2"/>
        </w:rPr>
        <w:t xml:space="preserve"> </w:t>
      </w:r>
      <w:r>
        <w:t>decrease.</w:t>
      </w:r>
    </w:p>
    <w:p w14:paraId="1C757E2F" w14:textId="361EC3FF" w:rsidR="00447697" w:rsidRDefault="00BE6F0B">
      <w:pPr>
        <w:pStyle w:val="BodyText"/>
        <w:spacing w:before="177" w:line="360" w:lineRule="auto"/>
        <w:ind w:left="1800" w:right="714" w:hanging="822"/>
        <w:jc w:val="both"/>
      </w:pPr>
      <w:r>
        <w:t xml:space="preserve">lxxiii. </w:t>
      </w:r>
      <w:r>
        <w:rPr>
          <w:rFonts w:ascii="Arial" w:hAnsi="Arial"/>
          <w:b/>
        </w:rPr>
        <w:t xml:space="preserve">Recruitment Process </w:t>
      </w:r>
      <w:r>
        <w:t xml:space="preserve">- procedures used by </w:t>
      </w:r>
      <w:del w:id="265" w:author="DELL" w:date="2025-07-03T08:54:00Z" w16du:dateUtc="2025-07-03T03:54:00Z">
        <w:r w:rsidDel="00D758C6">
          <w:delText>Organization</w:delText>
        </w:r>
      </w:del>
      <w:ins w:id="266" w:author="DELL" w:date="2025-07-03T08:54:00Z" w16du:dateUtc="2025-07-03T03:54:00Z">
        <w:r w:rsidR="00D758C6">
          <w:t>WRC</w:t>
        </w:r>
      </w:ins>
      <w:r>
        <w:t>’s Human Resource</w:t>
      </w:r>
      <w:r w:rsidR="005E534A">
        <w:t xml:space="preserve"> </w:t>
      </w:r>
      <w:del w:id="267" w:author="DELL" w:date="2025-07-03T08:54:00Z" w16du:dateUtc="2025-07-03T03:54:00Z">
        <w:r w:rsidR="005E534A" w:rsidDel="00D758C6">
          <w:delText>S</w:delText>
        </w:r>
      </w:del>
      <w:ins w:id="268" w:author="DELL" w:date="2025-07-03T08:54:00Z" w16du:dateUtc="2025-07-03T03:54:00Z">
        <w:r w:rsidR="00D758C6">
          <w:t>S</w:t>
        </w:r>
      </w:ins>
      <w:r w:rsidR="005E534A">
        <w:t>ectioning</w:t>
      </w:r>
      <w:r>
        <w:t xml:space="preserve"> attracting job</w:t>
      </w:r>
      <w:r>
        <w:rPr>
          <w:spacing w:val="1"/>
        </w:rPr>
        <w:t xml:space="preserve"> </w:t>
      </w:r>
      <w:r>
        <w:t xml:space="preserve">applicants for </w:t>
      </w:r>
      <w:del w:id="269" w:author="DELL" w:date="2025-07-03T08:54:00Z" w16du:dateUtc="2025-07-03T03:54:00Z">
        <w:r w:rsidDel="00D758C6">
          <w:delText>Organization</w:delText>
        </w:r>
      </w:del>
      <w:ins w:id="270" w:author="DELL" w:date="2025-07-03T08:54:00Z" w16du:dateUtc="2025-07-03T03:54:00Z">
        <w:r w:rsidR="00D758C6">
          <w:t>WRC</w:t>
        </w:r>
      </w:ins>
      <w:r>
        <w:t xml:space="preserve"> positions; i.e., posting vacancies, newspaper advertising, mailings to</w:t>
      </w:r>
      <w:r>
        <w:rPr>
          <w:spacing w:val="1"/>
        </w:rPr>
        <w:t xml:space="preserve"> </w:t>
      </w:r>
      <w:r>
        <w:t>counterpart</w:t>
      </w:r>
      <w:r>
        <w:rPr>
          <w:spacing w:val="-2"/>
        </w:rPr>
        <w:t xml:space="preserve"> </w:t>
      </w:r>
      <w:r>
        <w:t>agencies,</w:t>
      </w:r>
      <w:r>
        <w:rPr>
          <w:spacing w:val="-2"/>
        </w:rPr>
        <w:t xml:space="preserve"> </w:t>
      </w:r>
      <w:r>
        <w:t>outsourcing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employment</w:t>
      </w:r>
      <w:r>
        <w:rPr>
          <w:spacing w:val="-2"/>
        </w:rPr>
        <w:t xml:space="preserve"> </w:t>
      </w:r>
      <w:r>
        <w:t>agencies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means.</w:t>
      </w:r>
    </w:p>
    <w:p w14:paraId="62769A21" w14:textId="4A0CC57D" w:rsidR="00447697" w:rsidDel="00387E96" w:rsidRDefault="00447697">
      <w:pPr>
        <w:pStyle w:val="BodyText"/>
        <w:rPr>
          <w:del w:id="271" w:author="DELL" w:date="2025-07-03T08:53:00Z" w16du:dateUtc="2025-07-03T03:53:00Z"/>
          <w:sz w:val="24"/>
        </w:rPr>
      </w:pPr>
    </w:p>
    <w:p w14:paraId="7B03C1A5" w14:textId="276A4F1F" w:rsidR="00447697" w:rsidRDefault="00BE6F0B">
      <w:pPr>
        <w:pStyle w:val="BodyText"/>
        <w:spacing w:before="207" w:line="340" w:lineRule="auto"/>
        <w:ind w:left="1800" w:right="1437" w:hanging="822"/>
        <w:jc w:val="both"/>
      </w:pPr>
      <w:r>
        <w:t xml:space="preserve">lxxiv. </w:t>
      </w:r>
      <w:r>
        <w:rPr>
          <w:rFonts w:ascii="Arial"/>
          <w:b/>
        </w:rPr>
        <w:t xml:space="preserve">Regular Employee </w:t>
      </w:r>
      <w:r>
        <w:t>- one, who is an incumbent and has completed probation in a continuing,</w:t>
      </w:r>
      <w:r>
        <w:rPr>
          <w:spacing w:val="1"/>
        </w:rPr>
        <w:t xml:space="preserve"> </w:t>
      </w:r>
      <w:r>
        <w:t>budgeted</w:t>
      </w:r>
      <w:r>
        <w:rPr>
          <w:spacing w:val="29"/>
        </w:rPr>
        <w:t xml:space="preserve"> </w:t>
      </w:r>
      <w:r>
        <w:t>position</w:t>
      </w:r>
      <w:r>
        <w:rPr>
          <w:spacing w:val="29"/>
        </w:rPr>
        <w:t xml:space="preserve"> </w:t>
      </w:r>
      <w:r>
        <w:t>within</w:t>
      </w:r>
      <w:r>
        <w:rPr>
          <w:spacing w:val="29"/>
        </w:rPr>
        <w:t xml:space="preserve"> </w:t>
      </w:r>
      <w:del w:id="272" w:author="DELL" w:date="2025-07-03T08:54:00Z" w16du:dateUtc="2025-07-03T03:54:00Z">
        <w:r w:rsidDel="00D758C6">
          <w:delText>Or</w:delText>
        </w:r>
      </w:del>
      <w:del w:id="273" w:author="DELL" w:date="2025-07-03T08:55:00Z" w16du:dateUtc="2025-07-03T03:55:00Z">
        <w:r w:rsidDel="00D758C6">
          <w:delText>ganization</w:delText>
        </w:r>
      </w:del>
      <w:ins w:id="274" w:author="DELL" w:date="2025-07-03T08:55:00Z" w16du:dateUtc="2025-07-03T03:55:00Z">
        <w:r w:rsidR="00D758C6">
          <w:t>WRC</w:t>
        </w:r>
      </w:ins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who</w:t>
      </w:r>
      <w:r>
        <w:rPr>
          <w:spacing w:val="29"/>
        </w:rPr>
        <w:t xml:space="preserve"> </w:t>
      </w:r>
      <w:r>
        <w:t>satisfies</w:t>
      </w:r>
      <w:r>
        <w:rPr>
          <w:spacing w:val="29"/>
        </w:rPr>
        <w:t xml:space="preserve"> </w:t>
      </w:r>
      <w:r>
        <w:t>all</w:t>
      </w:r>
      <w:r>
        <w:rPr>
          <w:spacing w:val="29"/>
        </w:rPr>
        <w:t xml:space="preserve"> </w:t>
      </w:r>
      <w:r>
        <w:t>Merit</w:t>
      </w:r>
      <w:r>
        <w:rPr>
          <w:spacing w:val="28"/>
        </w:rPr>
        <w:t xml:space="preserve"> </w:t>
      </w:r>
      <w:r>
        <w:t>System</w:t>
      </w:r>
      <w:r>
        <w:rPr>
          <w:spacing w:val="30"/>
        </w:rPr>
        <w:t xml:space="preserve"> </w:t>
      </w:r>
      <w:r>
        <w:t>requirements</w:t>
      </w:r>
      <w:r>
        <w:rPr>
          <w:spacing w:val="28"/>
        </w:rPr>
        <w:t xml:space="preserve"> </w:t>
      </w:r>
      <w:r>
        <w:t>for</w:t>
      </w:r>
      <w:r>
        <w:rPr>
          <w:spacing w:val="-5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position.</w:t>
      </w:r>
    </w:p>
    <w:p w14:paraId="5A28D917" w14:textId="77777777" w:rsidR="00447697" w:rsidRDefault="00447697">
      <w:pPr>
        <w:spacing w:line="340" w:lineRule="auto"/>
        <w:jc w:val="both"/>
        <w:sectPr w:rsidR="00447697">
          <w:pgSz w:w="11900" w:h="16840"/>
          <w:pgMar w:top="1280" w:right="0" w:bottom="1380" w:left="0" w:header="138" w:footer="1197" w:gutter="0"/>
          <w:cols w:space="720"/>
        </w:sectPr>
      </w:pPr>
    </w:p>
    <w:p w14:paraId="6C1D34D3" w14:textId="77777777" w:rsidR="00447697" w:rsidRDefault="00447697">
      <w:pPr>
        <w:pStyle w:val="BodyText"/>
        <w:spacing w:before="7"/>
        <w:rPr>
          <w:sz w:val="11"/>
        </w:rPr>
      </w:pPr>
    </w:p>
    <w:tbl>
      <w:tblPr>
        <w:tblW w:w="0" w:type="auto"/>
        <w:tblInd w:w="7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1"/>
        <w:gridCol w:w="9277"/>
      </w:tblGrid>
      <w:tr w:rsidR="00447697" w14:paraId="48FE06B4" w14:textId="77777777">
        <w:trPr>
          <w:trHeight w:val="300"/>
        </w:trPr>
        <w:tc>
          <w:tcPr>
            <w:tcW w:w="921" w:type="dxa"/>
          </w:tcPr>
          <w:p w14:paraId="37806AF4" w14:textId="77777777" w:rsidR="00447697" w:rsidRDefault="00BE6F0B">
            <w:pPr>
              <w:pStyle w:val="TableParagraph"/>
              <w:spacing w:line="236" w:lineRule="exact"/>
              <w:ind w:right="12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lxxv.</w:t>
            </w:r>
          </w:p>
        </w:tc>
        <w:tc>
          <w:tcPr>
            <w:tcW w:w="9277" w:type="dxa"/>
          </w:tcPr>
          <w:p w14:paraId="5493E67C" w14:textId="3843E56B" w:rsidR="00447697" w:rsidRDefault="00BE6F0B">
            <w:pPr>
              <w:pStyle w:val="TableParagraph"/>
              <w:spacing w:line="236" w:lineRule="exact"/>
              <w:ind w:left="124"/>
              <w:rPr>
                <w:rFonts w:ascii="Arial MT"/>
                <w:sz w:val="21"/>
              </w:rPr>
            </w:pPr>
            <w:r>
              <w:rPr>
                <w:b/>
                <w:sz w:val="21"/>
              </w:rPr>
              <w:t>Re-Hire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-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del w:id="275" w:author="DELL" w:date="2025-07-03T08:58:00Z" w16du:dateUtc="2025-07-03T03:58:00Z">
              <w:r w:rsidDel="004B001B">
                <w:rPr>
                  <w:rFonts w:ascii="Arial MT"/>
                  <w:sz w:val="21"/>
                </w:rPr>
                <w:delText>R</w:delText>
              </w:r>
            </w:del>
            <w:ins w:id="276" w:author="DELL" w:date="2025-07-03T08:58:00Z" w16du:dateUtc="2025-07-03T03:58:00Z">
              <w:r w:rsidR="004B001B">
                <w:rPr>
                  <w:rFonts w:ascii="Arial MT"/>
                  <w:sz w:val="21"/>
                </w:rPr>
                <w:t>r</w:t>
              </w:r>
            </w:ins>
            <w:r>
              <w:rPr>
                <w:rFonts w:ascii="Arial MT"/>
                <w:sz w:val="21"/>
              </w:rPr>
              <w:t>e-employment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of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former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employee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who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left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del w:id="277" w:author="DELL" w:date="2025-07-03T08:55:00Z" w16du:dateUtc="2025-07-03T03:55:00Z">
              <w:r w:rsidDel="00D758C6">
                <w:rPr>
                  <w:rFonts w:ascii="Arial MT"/>
                  <w:sz w:val="21"/>
                </w:rPr>
                <w:delText>Organization</w:delText>
              </w:r>
            </w:del>
            <w:ins w:id="278" w:author="DELL" w:date="2025-07-03T08:55:00Z" w16du:dateUtc="2025-07-03T03:55:00Z">
              <w:r w:rsidR="00D758C6">
                <w:rPr>
                  <w:rFonts w:ascii="Arial MT"/>
                  <w:sz w:val="21"/>
                </w:rPr>
                <w:t>WRC</w:t>
              </w:r>
            </w:ins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in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good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standing,</w:t>
            </w:r>
          </w:p>
        </w:tc>
      </w:tr>
      <w:tr w:rsidR="00447697" w14:paraId="73DA8E98" w14:textId="77777777">
        <w:trPr>
          <w:trHeight w:val="422"/>
        </w:trPr>
        <w:tc>
          <w:tcPr>
            <w:tcW w:w="921" w:type="dxa"/>
          </w:tcPr>
          <w:p w14:paraId="5453F132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7" w:type="dxa"/>
          </w:tcPr>
          <w:p w14:paraId="3358E1C8" w14:textId="3FB579F6" w:rsidR="00447697" w:rsidRDefault="005E534A">
            <w:pPr>
              <w:pStyle w:val="TableParagraph"/>
              <w:spacing w:before="59"/>
              <w:ind w:left="124"/>
              <w:rPr>
                <w:rFonts w:ascii="Arial MT"/>
                <w:sz w:val="21"/>
              </w:rPr>
            </w:pPr>
            <w:del w:id="279" w:author="DELL" w:date="2025-07-03T08:55:00Z" w16du:dateUtc="2025-07-03T03:55:00Z">
              <w:r w:rsidDel="00D758C6">
                <w:rPr>
                  <w:rFonts w:ascii="Arial MT"/>
                  <w:sz w:val="21"/>
                </w:rPr>
                <w:delText>I</w:delText>
              </w:r>
            </w:del>
            <w:ins w:id="280" w:author="DELL" w:date="2025-07-03T08:57:00Z" w16du:dateUtc="2025-07-03T03:57:00Z">
              <w:r w:rsidR="003120AC">
                <w:rPr>
                  <w:rFonts w:ascii="Arial MT"/>
                  <w:sz w:val="21"/>
                </w:rPr>
                <w:t>i</w:t>
              </w:r>
            </w:ins>
            <w:r>
              <w:rPr>
                <w:rFonts w:ascii="Arial MT"/>
                <w:sz w:val="21"/>
              </w:rPr>
              <w:t>mplying</w:t>
            </w:r>
            <w:r w:rsidR="00BE6F0B">
              <w:rPr>
                <w:rFonts w:ascii="Arial MT"/>
                <w:spacing w:val="-2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that</w:t>
            </w:r>
            <w:r w:rsidR="00BE6F0B">
              <w:rPr>
                <w:rFonts w:ascii="Arial MT"/>
                <w:spacing w:val="-2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due process</w:t>
            </w:r>
            <w:r w:rsidR="00BE6F0B">
              <w:rPr>
                <w:rFonts w:ascii="Arial MT"/>
                <w:spacing w:val="-1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and</w:t>
            </w:r>
            <w:r w:rsidR="00BE6F0B">
              <w:rPr>
                <w:rFonts w:ascii="Arial MT"/>
                <w:spacing w:val="-3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merit</w:t>
            </w:r>
            <w:r w:rsidR="00BE6F0B">
              <w:rPr>
                <w:rFonts w:ascii="Arial MT"/>
                <w:spacing w:val="-2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have</w:t>
            </w:r>
            <w:r w:rsidR="00BE6F0B">
              <w:rPr>
                <w:rFonts w:ascii="Arial MT"/>
                <w:spacing w:val="-1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been</w:t>
            </w:r>
            <w:r w:rsidR="00BE6F0B">
              <w:rPr>
                <w:rFonts w:ascii="Arial MT"/>
                <w:spacing w:val="-3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followed.</w:t>
            </w:r>
          </w:p>
        </w:tc>
      </w:tr>
      <w:tr w:rsidR="00447697" w14:paraId="6BAC3E63" w14:textId="77777777">
        <w:trPr>
          <w:trHeight w:val="422"/>
        </w:trPr>
        <w:tc>
          <w:tcPr>
            <w:tcW w:w="921" w:type="dxa"/>
          </w:tcPr>
          <w:p w14:paraId="229D4E5D" w14:textId="77777777" w:rsidR="00447697" w:rsidRDefault="00BE6F0B">
            <w:pPr>
              <w:pStyle w:val="TableParagraph"/>
              <w:spacing w:before="116"/>
              <w:ind w:right="12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lxxvi.</w:t>
            </w:r>
          </w:p>
        </w:tc>
        <w:tc>
          <w:tcPr>
            <w:tcW w:w="9277" w:type="dxa"/>
          </w:tcPr>
          <w:p w14:paraId="07D4040E" w14:textId="5DE3FD11" w:rsidR="00447697" w:rsidRDefault="00BE6F0B">
            <w:pPr>
              <w:pStyle w:val="TableParagraph"/>
              <w:spacing w:before="116"/>
              <w:ind w:left="124"/>
              <w:rPr>
                <w:rFonts w:ascii="Arial MT" w:hAnsi="Arial MT"/>
                <w:sz w:val="21"/>
              </w:rPr>
            </w:pPr>
            <w:r>
              <w:rPr>
                <w:b/>
                <w:sz w:val="21"/>
              </w:rPr>
              <w:t>Reinstatement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rFonts w:ascii="Arial MT" w:hAnsi="Arial MT"/>
                <w:sz w:val="21"/>
              </w:rPr>
              <w:t>-</w:t>
            </w:r>
            <w:r>
              <w:rPr>
                <w:rFonts w:ascii="Arial MT" w:hAnsi="Arial MT"/>
                <w:spacing w:val="-1"/>
                <w:sz w:val="21"/>
              </w:rPr>
              <w:t xml:space="preserve"> </w:t>
            </w:r>
            <w:r>
              <w:rPr>
                <w:rFonts w:ascii="Arial MT" w:hAnsi="Arial MT"/>
                <w:sz w:val="21"/>
              </w:rPr>
              <w:t>an</w:t>
            </w:r>
            <w:r>
              <w:rPr>
                <w:rFonts w:ascii="Arial MT" w:hAnsi="Arial MT"/>
                <w:spacing w:val="-1"/>
                <w:sz w:val="21"/>
              </w:rPr>
              <w:t xml:space="preserve"> </w:t>
            </w:r>
            <w:r>
              <w:rPr>
                <w:rFonts w:ascii="Arial MT" w:hAnsi="Arial MT"/>
                <w:sz w:val="21"/>
              </w:rPr>
              <w:t>action</w:t>
            </w:r>
            <w:r>
              <w:rPr>
                <w:rFonts w:ascii="Arial MT" w:hAnsi="Arial MT"/>
                <w:spacing w:val="-1"/>
                <w:sz w:val="21"/>
              </w:rPr>
              <w:t xml:space="preserve"> </w:t>
            </w:r>
            <w:r>
              <w:rPr>
                <w:rFonts w:ascii="Arial MT" w:hAnsi="Arial MT"/>
                <w:sz w:val="21"/>
              </w:rPr>
              <w:t>whereby</w:t>
            </w:r>
            <w:r>
              <w:rPr>
                <w:rFonts w:ascii="Arial MT" w:hAnsi="Arial MT"/>
                <w:spacing w:val="-4"/>
                <w:sz w:val="21"/>
              </w:rPr>
              <w:t xml:space="preserve"> </w:t>
            </w:r>
            <w:r>
              <w:rPr>
                <w:rFonts w:ascii="Arial MT" w:hAnsi="Arial MT"/>
                <w:sz w:val="21"/>
              </w:rPr>
              <w:t>an</w:t>
            </w:r>
            <w:r>
              <w:rPr>
                <w:rFonts w:ascii="Arial MT" w:hAnsi="Arial MT"/>
                <w:spacing w:val="-1"/>
                <w:sz w:val="21"/>
              </w:rPr>
              <w:t xml:space="preserve"> </w:t>
            </w:r>
            <w:r>
              <w:rPr>
                <w:rFonts w:ascii="Arial MT" w:hAnsi="Arial MT"/>
                <w:sz w:val="21"/>
              </w:rPr>
              <w:t>employee</w:t>
            </w:r>
            <w:r>
              <w:rPr>
                <w:rFonts w:ascii="Arial MT" w:hAnsi="Arial MT"/>
                <w:spacing w:val="-1"/>
                <w:sz w:val="21"/>
              </w:rPr>
              <w:t xml:space="preserve"> </w:t>
            </w:r>
            <w:r>
              <w:rPr>
                <w:rFonts w:ascii="Arial MT" w:hAnsi="Arial MT"/>
                <w:sz w:val="21"/>
              </w:rPr>
              <w:t>is</w:t>
            </w:r>
            <w:r>
              <w:rPr>
                <w:rFonts w:ascii="Arial MT" w:hAnsi="Arial MT"/>
                <w:spacing w:val="-4"/>
                <w:sz w:val="21"/>
              </w:rPr>
              <w:t xml:space="preserve"> </w:t>
            </w:r>
            <w:r>
              <w:rPr>
                <w:rFonts w:ascii="Arial MT" w:hAnsi="Arial MT"/>
                <w:sz w:val="21"/>
              </w:rPr>
              <w:t>restored</w:t>
            </w:r>
            <w:r>
              <w:rPr>
                <w:rFonts w:ascii="Arial MT" w:hAnsi="Arial MT"/>
                <w:spacing w:val="-1"/>
                <w:sz w:val="21"/>
              </w:rPr>
              <w:t xml:space="preserve"> </w:t>
            </w:r>
            <w:r>
              <w:rPr>
                <w:rFonts w:ascii="Arial MT" w:hAnsi="Arial MT"/>
                <w:sz w:val="21"/>
              </w:rPr>
              <w:t>to</w:t>
            </w:r>
            <w:r>
              <w:rPr>
                <w:rFonts w:ascii="Arial MT" w:hAnsi="Arial MT"/>
                <w:spacing w:val="-1"/>
                <w:sz w:val="21"/>
              </w:rPr>
              <w:t xml:space="preserve"> </w:t>
            </w:r>
            <w:del w:id="281" w:author="DELL" w:date="2025-07-03T08:58:00Z" w16du:dateUtc="2025-07-03T03:58:00Z">
              <w:r w:rsidDel="004B001B">
                <w:rPr>
                  <w:rFonts w:ascii="Arial MT" w:hAnsi="Arial MT"/>
                  <w:sz w:val="21"/>
                </w:rPr>
                <w:delText>Organization</w:delText>
              </w:r>
            </w:del>
            <w:ins w:id="282" w:author="DELL" w:date="2025-07-03T08:58:00Z" w16du:dateUtc="2025-07-03T03:58:00Z">
              <w:r w:rsidR="004B001B">
                <w:rPr>
                  <w:rFonts w:ascii="Arial MT" w:hAnsi="Arial MT"/>
                  <w:sz w:val="21"/>
                </w:rPr>
                <w:t>WRC</w:t>
              </w:r>
            </w:ins>
            <w:r>
              <w:rPr>
                <w:rFonts w:ascii="Arial MT" w:hAnsi="Arial MT"/>
                <w:sz w:val="21"/>
              </w:rPr>
              <w:t>’s</w:t>
            </w:r>
            <w:r>
              <w:rPr>
                <w:rFonts w:ascii="Arial MT" w:hAnsi="Arial MT"/>
                <w:spacing w:val="56"/>
                <w:sz w:val="21"/>
              </w:rPr>
              <w:t xml:space="preserve"> </w:t>
            </w:r>
            <w:r>
              <w:rPr>
                <w:rFonts w:ascii="Arial MT" w:hAnsi="Arial MT"/>
                <w:sz w:val="21"/>
              </w:rPr>
              <w:t>service</w:t>
            </w:r>
            <w:r>
              <w:rPr>
                <w:rFonts w:ascii="Arial MT" w:hAnsi="Arial MT"/>
                <w:spacing w:val="115"/>
                <w:sz w:val="21"/>
              </w:rPr>
              <w:t xml:space="preserve"> </w:t>
            </w:r>
            <w:del w:id="283" w:author="DELL" w:date="2025-07-03T08:58:00Z" w16du:dateUtc="2025-07-03T03:58:00Z">
              <w:r w:rsidDel="006167B7">
                <w:rPr>
                  <w:rFonts w:ascii="Arial MT" w:hAnsi="Arial MT"/>
                  <w:sz w:val="21"/>
                </w:rPr>
                <w:delText>af</w:delText>
              </w:r>
            </w:del>
          </w:p>
        </w:tc>
      </w:tr>
      <w:tr w:rsidR="00447697" w14:paraId="1A08C868" w14:textId="77777777">
        <w:trPr>
          <w:trHeight w:val="364"/>
        </w:trPr>
        <w:tc>
          <w:tcPr>
            <w:tcW w:w="921" w:type="dxa"/>
          </w:tcPr>
          <w:p w14:paraId="49E249BC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7" w:type="dxa"/>
          </w:tcPr>
          <w:p w14:paraId="09338F30" w14:textId="196C81D0" w:rsidR="00447697" w:rsidRDefault="005E534A">
            <w:pPr>
              <w:pStyle w:val="TableParagraph"/>
              <w:spacing w:before="58"/>
              <w:ind w:left="124"/>
              <w:rPr>
                <w:rFonts w:ascii="Arial MT"/>
                <w:sz w:val="21"/>
              </w:rPr>
            </w:pPr>
            <w:del w:id="284" w:author="DELL" w:date="2025-07-03T08:58:00Z" w16du:dateUtc="2025-07-03T03:58:00Z">
              <w:r w:rsidDel="006167B7">
                <w:rPr>
                  <w:rFonts w:ascii="Arial MT"/>
                  <w:sz w:val="21"/>
                </w:rPr>
                <w:delText>I</w:delText>
              </w:r>
            </w:del>
            <w:ins w:id="285" w:author="DELL" w:date="2025-07-03T08:58:00Z" w16du:dateUtc="2025-07-03T03:58:00Z">
              <w:r w:rsidR="006167B7">
                <w:rPr>
                  <w:rFonts w:ascii="Arial MT"/>
                  <w:sz w:val="21"/>
                </w:rPr>
                <w:t>i</w:t>
              </w:r>
            </w:ins>
            <w:r>
              <w:rPr>
                <w:rFonts w:ascii="Arial MT"/>
                <w:sz w:val="21"/>
              </w:rPr>
              <w:t>nvoluntary</w:t>
            </w:r>
            <w:r w:rsidR="00BE6F0B">
              <w:rPr>
                <w:rFonts w:ascii="Arial MT"/>
                <w:spacing w:val="-5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termination</w:t>
            </w:r>
            <w:r w:rsidR="00BE6F0B">
              <w:rPr>
                <w:rFonts w:ascii="Arial MT"/>
                <w:spacing w:val="-1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or</w:t>
            </w:r>
            <w:r w:rsidR="00BE6F0B">
              <w:rPr>
                <w:rFonts w:ascii="Arial MT"/>
                <w:spacing w:val="-2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suspension.</w:t>
            </w:r>
            <w:r w:rsidR="00BE6F0B">
              <w:rPr>
                <w:rFonts w:ascii="Arial MT"/>
                <w:spacing w:val="55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Reinstatement</w:t>
            </w:r>
            <w:r w:rsidR="00BE6F0B">
              <w:rPr>
                <w:rFonts w:ascii="Arial MT"/>
                <w:spacing w:val="-3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is</w:t>
            </w:r>
            <w:r w:rsidR="00BE6F0B">
              <w:rPr>
                <w:rFonts w:ascii="Arial MT"/>
                <w:spacing w:val="-1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to</w:t>
            </w:r>
            <w:r w:rsidR="00BE6F0B">
              <w:rPr>
                <w:rFonts w:ascii="Arial MT"/>
                <w:spacing w:val="-1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a</w:t>
            </w:r>
            <w:r w:rsidR="00BE6F0B">
              <w:rPr>
                <w:rFonts w:ascii="Arial MT"/>
                <w:spacing w:val="-1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position</w:t>
            </w:r>
            <w:r w:rsidR="00BE6F0B">
              <w:rPr>
                <w:rFonts w:ascii="Arial MT"/>
                <w:spacing w:val="-2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that</w:t>
            </w:r>
            <w:r w:rsidR="00BE6F0B">
              <w:rPr>
                <w:rFonts w:ascii="Arial MT"/>
                <w:spacing w:val="-2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has</w:t>
            </w:r>
            <w:r w:rsidR="00BE6F0B">
              <w:rPr>
                <w:rFonts w:ascii="Arial MT"/>
                <w:spacing w:val="-1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pay</w:t>
            </w:r>
            <w:r w:rsidR="00BE6F0B">
              <w:rPr>
                <w:rFonts w:ascii="Arial MT"/>
                <w:spacing w:val="-4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and</w:t>
            </w:r>
          </w:p>
        </w:tc>
      </w:tr>
      <w:tr w:rsidR="00447697" w14:paraId="04316934" w14:textId="77777777">
        <w:trPr>
          <w:trHeight w:val="420"/>
        </w:trPr>
        <w:tc>
          <w:tcPr>
            <w:tcW w:w="921" w:type="dxa"/>
          </w:tcPr>
          <w:p w14:paraId="5DFCF873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7" w:type="dxa"/>
          </w:tcPr>
          <w:p w14:paraId="4CD4363C" w14:textId="24A9BC88" w:rsidR="00447697" w:rsidRDefault="005E534A">
            <w:pPr>
              <w:pStyle w:val="TableParagraph"/>
              <w:spacing w:before="58"/>
              <w:ind w:left="124"/>
              <w:rPr>
                <w:rFonts w:ascii="Arial MT"/>
                <w:sz w:val="21"/>
              </w:rPr>
            </w:pPr>
            <w:del w:id="286" w:author="DELL" w:date="2025-07-03T08:58:00Z" w16du:dateUtc="2025-07-03T03:58:00Z">
              <w:r w:rsidDel="006167B7">
                <w:rPr>
                  <w:rFonts w:ascii="Arial MT"/>
                  <w:sz w:val="21"/>
                </w:rPr>
                <w:delText>B</w:delText>
              </w:r>
            </w:del>
            <w:ins w:id="287" w:author="DELL" w:date="2025-07-03T08:58:00Z" w16du:dateUtc="2025-07-03T03:58:00Z">
              <w:r w:rsidR="006167B7">
                <w:rPr>
                  <w:rFonts w:ascii="Arial MT"/>
                  <w:sz w:val="21"/>
                </w:rPr>
                <w:t>b</w:t>
              </w:r>
            </w:ins>
            <w:r>
              <w:rPr>
                <w:rFonts w:ascii="Arial MT"/>
                <w:sz w:val="21"/>
              </w:rPr>
              <w:t>enefits</w:t>
            </w:r>
            <w:r w:rsidR="00BE6F0B">
              <w:rPr>
                <w:rFonts w:ascii="Arial MT"/>
                <w:spacing w:val="-3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comparable</w:t>
            </w:r>
            <w:r w:rsidR="00BE6F0B">
              <w:rPr>
                <w:rFonts w:ascii="Arial MT"/>
                <w:spacing w:val="-2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to</w:t>
            </w:r>
            <w:r w:rsidR="00BE6F0B">
              <w:rPr>
                <w:rFonts w:ascii="Arial MT"/>
                <w:spacing w:val="-2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those</w:t>
            </w:r>
            <w:r w:rsidR="00BE6F0B">
              <w:rPr>
                <w:rFonts w:ascii="Arial MT"/>
                <w:spacing w:val="-1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received</w:t>
            </w:r>
            <w:r w:rsidR="00BE6F0B">
              <w:rPr>
                <w:rFonts w:ascii="Arial MT"/>
                <w:spacing w:val="-2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at</w:t>
            </w:r>
            <w:r w:rsidR="00BE6F0B">
              <w:rPr>
                <w:rFonts w:ascii="Arial MT"/>
                <w:spacing w:val="-3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the</w:t>
            </w:r>
            <w:r w:rsidR="00BE6F0B">
              <w:rPr>
                <w:rFonts w:ascii="Arial MT"/>
                <w:spacing w:val="-2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time</w:t>
            </w:r>
            <w:r w:rsidR="00BE6F0B">
              <w:rPr>
                <w:rFonts w:ascii="Arial MT"/>
                <w:spacing w:val="-2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of</w:t>
            </w:r>
            <w:r w:rsidR="00BE6F0B">
              <w:rPr>
                <w:rFonts w:ascii="Arial MT"/>
                <w:spacing w:val="-2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termination</w:t>
            </w:r>
            <w:r w:rsidR="00BE6F0B">
              <w:rPr>
                <w:rFonts w:ascii="Arial MT"/>
                <w:spacing w:val="-4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or</w:t>
            </w:r>
            <w:r w:rsidR="00BE6F0B">
              <w:rPr>
                <w:rFonts w:ascii="Arial MT"/>
                <w:spacing w:val="-3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suspension.</w:t>
            </w:r>
          </w:p>
        </w:tc>
      </w:tr>
      <w:tr w:rsidR="00447697" w14:paraId="04E8DE34" w14:textId="77777777">
        <w:trPr>
          <w:trHeight w:val="422"/>
        </w:trPr>
        <w:tc>
          <w:tcPr>
            <w:tcW w:w="921" w:type="dxa"/>
          </w:tcPr>
          <w:p w14:paraId="769D955A" w14:textId="77777777" w:rsidR="00447697" w:rsidRDefault="00BE6F0B">
            <w:pPr>
              <w:pStyle w:val="TableParagraph"/>
              <w:spacing w:before="114"/>
              <w:ind w:right="12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lxxvii.</w:t>
            </w:r>
          </w:p>
        </w:tc>
        <w:tc>
          <w:tcPr>
            <w:tcW w:w="9277" w:type="dxa"/>
          </w:tcPr>
          <w:p w14:paraId="16779702" w14:textId="77777777" w:rsidR="00447697" w:rsidRDefault="00BE6F0B">
            <w:pPr>
              <w:pStyle w:val="TableParagraph"/>
              <w:spacing w:before="114"/>
              <w:ind w:left="124"/>
              <w:rPr>
                <w:rFonts w:ascii="Arial MT"/>
                <w:sz w:val="21"/>
              </w:rPr>
            </w:pPr>
            <w:r>
              <w:rPr>
                <w:b/>
                <w:sz w:val="21"/>
              </w:rPr>
              <w:t>Reviewer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-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immediate</w:t>
            </w:r>
            <w:r>
              <w:rPr>
                <w:rFonts w:ascii="Arial MT"/>
                <w:spacing w:val="-4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supervisor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or</w:t>
            </w:r>
            <w:r>
              <w:rPr>
                <w:rFonts w:ascii="Arial MT"/>
                <w:spacing w:val="-4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manager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who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is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required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to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review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and approve</w:t>
            </w:r>
          </w:p>
        </w:tc>
      </w:tr>
      <w:tr w:rsidR="00447697" w14:paraId="79C2ABCC" w14:textId="77777777">
        <w:trPr>
          <w:trHeight w:val="364"/>
        </w:trPr>
        <w:tc>
          <w:tcPr>
            <w:tcW w:w="921" w:type="dxa"/>
          </w:tcPr>
          <w:p w14:paraId="74A12663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7" w:type="dxa"/>
          </w:tcPr>
          <w:p w14:paraId="654A9854" w14:textId="77777777" w:rsidR="00447697" w:rsidRDefault="00BE6F0B">
            <w:pPr>
              <w:pStyle w:val="TableParagraph"/>
              <w:spacing w:before="61"/>
              <w:ind w:left="124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each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performance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review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within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his/her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purview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before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it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is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included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as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part</w:t>
            </w:r>
            <w:r>
              <w:rPr>
                <w:rFonts w:ascii="Arial MT"/>
                <w:spacing w:val="-4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of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reviewed</w:t>
            </w:r>
          </w:p>
        </w:tc>
      </w:tr>
      <w:tr w:rsidR="00447697" w14:paraId="693906B4" w14:textId="77777777">
        <w:trPr>
          <w:trHeight w:val="420"/>
        </w:trPr>
        <w:tc>
          <w:tcPr>
            <w:tcW w:w="921" w:type="dxa"/>
          </w:tcPr>
          <w:p w14:paraId="3C45B6C8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7" w:type="dxa"/>
          </w:tcPr>
          <w:p w14:paraId="5981F24B" w14:textId="423C017A" w:rsidR="00447697" w:rsidRDefault="005E534A">
            <w:pPr>
              <w:pStyle w:val="TableParagraph"/>
              <w:spacing w:before="56"/>
              <w:ind w:left="124"/>
              <w:rPr>
                <w:rFonts w:ascii="Arial MT"/>
                <w:sz w:val="21"/>
              </w:rPr>
            </w:pPr>
            <w:del w:id="288" w:author="DELL" w:date="2025-07-03T08:59:00Z" w16du:dateUtc="2025-07-03T03:59:00Z">
              <w:r w:rsidDel="00590343">
                <w:rPr>
                  <w:rFonts w:ascii="Arial MT"/>
                  <w:sz w:val="21"/>
                </w:rPr>
                <w:delText>E</w:delText>
              </w:r>
            </w:del>
            <w:ins w:id="289" w:author="DELL" w:date="2025-07-03T08:59:00Z" w16du:dateUtc="2025-07-03T03:59:00Z">
              <w:r w:rsidR="00590343">
                <w:rPr>
                  <w:rFonts w:ascii="Arial MT"/>
                  <w:sz w:val="21"/>
                </w:rPr>
                <w:t>e</w:t>
              </w:r>
            </w:ins>
            <w:r>
              <w:rPr>
                <w:rFonts w:ascii="Arial MT"/>
                <w:sz w:val="21"/>
              </w:rPr>
              <w:t>mployee</w:t>
            </w:r>
            <w:r>
              <w:rPr>
                <w:rFonts w:ascii="Arial MT"/>
                <w:sz w:val="21"/>
              </w:rPr>
              <w:t>’</w:t>
            </w:r>
            <w:r>
              <w:rPr>
                <w:rFonts w:ascii="Arial MT"/>
                <w:sz w:val="21"/>
              </w:rPr>
              <w:t>s</w:t>
            </w:r>
            <w:r w:rsidR="00BE6F0B">
              <w:rPr>
                <w:rFonts w:ascii="Arial MT"/>
                <w:spacing w:val="-1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permanent</w:t>
            </w:r>
            <w:r w:rsidR="00BE6F0B">
              <w:rPr>
                <w:rFonts w:ascii="Arial MT"/>
                <w:spacing w:val="-1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record.</w:t>
            </w:r>
          </w:p>
        </w:tc>
      </w:tr>
      <w:tr w:rsidR="00447697" w14:paraId="51A0F03D" w14:textId="77777777">
        <w:trPr>
          <w:trHeight w:val="422"/>
        </w:trPr>
        <w:tc>
          <w:tcPr>
            <w:tcW w:w="921" w:type="dxa"/>
          </w:tcPr>
          <w:p w14:paraId="4BC310F7" w14:textId="77777777" w:rsidR="00447697" w:rsidRDefault="00BE6F0B">
            <w:pPr>
              <w:pStyle w:val="TableParagraph"/>
              <w:spacing w:before="116"/>
              <w:ind w:right="12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lxxviii.</w:t>
            </w:r>
          </w:p>
        </w:tc>
        <w:tc>
          <w:tcPr>
            <w:tcW w:w="9277" w:type="dxa"/>
          </w:tcPr>
          <w:p w14:paraId="156EAAF3" w14:textId="77777777" w:rsidR="00447697" w:rsidRDefault="00BE6F0B">
            <w:pPr>
              <w:pStyle w:val="TableParagraph"/>
              <w:spacing w:before="116"/>
              <w:ind w:left="124"/>
              <w:rPr>
                <w:rFonts w:ascii="Arial MT"/>
                <w:sz w:val="21"/>
              </w:rPr>
            </w:pPr>
            <w:r>
              <w:rPr>
                <w:b/>
                <w:sz w:val="21"/>
              </w:rPr>
              <w:t>Rules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-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means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Personnel Rules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and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Regulations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of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Employee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Manual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adopted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by</w:t>
            </w:r>
          </w:p>
        </w:tc>
      </w:tr>
      <w:tr w:rsidR="00447697" w14:paraId="6AC84EFA" w14:textId="77777777">
        <w:trPr>
          <w:trHeight w:val="365"/>
        </w:trPr>
        <w:tc>
          <w:tcPr>
            <w:tcW w:w="921" w:type="dxa"/>
          </w:tcPr>
          <w:p w14:paraId="262D2456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7" w:type="dxa"/>
          </w:tcPr>
          <w:p w14:paraId="2CD7B85B" w14:textId="1F1D1AB2" w:rsidR="00447697" w:rsidRDefault="00BE6F0B">
            <w:pPr>
              <w:pStyle w:val="TableParagraph"/>
              <w:spacing w:before="58"/>
              <w:ind w:left="124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due</w:t>
            </w:r>
            <w:r>
              <w:rPr>
                <w:rFonts w:ascii="Arial MT"/>
                <w:spacing w:val="57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process</w:t>
            </w:r>
            <w:r>
              <w:rPr>
                <w:rFonts w:ascii="Arial MT"/>
                <w:spacing w:val="56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and</w:t>
            </w:r>
            <w:r>
              <w:rPr>
                <w:rFonts w:ascii="Arial MT"/>
                <w:spacing w:val="57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authority,</w:t>
            </w:r>
            <w:r>
              <w:rPr>
                <w:rFonts w:ascii="Arial MT"/>
                <w:spacing w:val="57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and</w:t>
            </w:r>
            <w:r>
              <w:rPr>
                <w:rFonts w:ascii="Arial MT"/>
                <w:spacing w:val="58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in</w:t>
            </w:r>
            <w:r>
              <w:rPr>
                <w:rFonts w:ascii="Arial MT"/>
                <w:spacing w:val="56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accordance</w:t>
            </w:r>
            <w:r>
              <w:rPr>
                <w:rFonts w:ascii="Arial MT"/>
                <w:spacing w:val="56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with</w:t>
            </w:r>
            <w:r>
              <w:rPr>
                <w:rFonts w:ascii="Arial MT"/>
                <w:spacing w:val="56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57"/>
                <w:sz w:val="21"/>
              </w:rPr>
              <w:t xml:space="preserve"> </w:t>
            </w:r>
            <w:proofErr w:type="spellStart"/>
            <w:ins w:id="290" w:author="DELL" w:date="2025-07-03T09:00:00Z" w16du:dateUtc="2025-07-03T04:00:00Z">
              <w:r w:rsidR="006F302F">
                <w:rPr>
                  <w:rFonts w:ascii="Arial MT"/>
                  <w:spacing w:val="57"/>
                  <w:sz w:val="21"/>
                </w:rPr>
                <w:t>a</w:t>
              </w:r>
            </w:ins>
            <w:r>
              <w:rPr>
                <w:rFonts w:ascii="Arial MT"/>
                <w:sz w:val="21"/>
              </w:rPr>
              <w:t>provisions</w:t>
            </w:r>
            <w:proofErr w:type="spellEnd"/>
            <w:r>
              <w:rPr>
                <w:rFonts w:ascii="Arial MT"/>
                <w:spacing w:val="56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of</w:t>
            </w:r>
            <w:r>
              <w:rPr>
                <w:rFonts w:ascii="Arial MT"/>
                <w:spacing w:val="57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54"/>
                <w:sz w:val="21"/>
              </w:rPr>
              <w:t xml:space="preserve"> </w:t>
            </w:r>
            <w:del w:id="291" w:author="DELL" w:date="2025-07-03T08:59:00Z" w16du:dateUtc="2025-07-03T03:59:00Z">
              <w:r w:rsidDel="00590343">
                <w:rPr>
                  <w:rFonts w:ascii="Arial MT"/>
                  <w:sz w:val="21"/>
                </w:rPr>
                <w:delText>Organization</w:delText>
              </w:r>
            </w:del>
            <w:ins w:id="292" w:author="DELL" w:date="2025-07-03T08:59:00Z" w16du:dateUtc="2025-07-03T03:59:00Z">
              <w:r w:rsidR="00590343">
                <w:rPr>
                  <w:rFonts w:ascii="Arial MT"/>
                  <w:sz w:val="21"/>
                </w:rPr>
                <w:t>WRC</w:t>
              </w:r>
            </w:ins>
          </w:p>
        </w:tc>
      </w:tr>
      <w:tr w:rsidR="00447697" w14:paraId="2B72B3F2" w14:textId="77777777">
        <w:trPr>
          <w:trHeight w:val="420"/>
        </w:trPr>
        <w:tc>
          <w:tcPr>
            <w:tcW w:w="921" w:type="dxa"/>
          </w:tcPr>
          <w:p w14:paraId="218AB772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7" w:type="dxa"/>
          </w:tcPr>
          <w:p w14:paraId="61AC562C" w14:textId="21C98F98" w:rsidR="00447697" w:rsidRDefault="00BE6F0B">
            <w:pPr>
              <w:pStyle w:val="TableParagraph"/>
              <w:spacing w:before="59"/>
              <w:ind w:left="124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Constitution,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law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under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which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del w:id="293" w:author="DELL" w:date="2025-07-03T08:59:00Z" w16du:dateUtc="2025-07-03T03:59:00Z">
              <w:r w:rsidDel="00590343">
                <w:rPr>
                  <w:rFonts w:ascii="Arial MT"/>
                  <w:sz w:val="21"/>
                </w:rPr>
                <w:delText>Organization</w:delText>
              </w:r>
            </w:del>
            <w:ins w:id="294" w:author="DELL" w:date="2025-07-03T08:59:00Z" w16du:dateUtc="2025-07-03T03:59:00Z">
              <w:r w:rsidR="00590343">
                <w:rPr>
                  <w:rFonts w:ascii="Arial MT"/>
                  <w:sz w:val="21"/>
                </w:rPr>
                <w:t>WRC</w:t>
              </w:r>
            </w:ins>
            <w:r>
              <w:rPr>
                <w:rFonts w:ascii="Arial MT"/>
                <w:spacing w:val="-4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is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registered.</w:t>
            </w:r>
          </w:p>
        </w:tc>
      </w:tr>
      <w:tr w:rsidR="00447697" w14:paraId="4D15BDDF" w14:textId="77777777">
        <w:trPr>
          <w:trHeight w:val="422"/>
        </w:trPr>
        <w:tc>
          <w:tcPr>
            <w:tcW w:w="921" w:type="dxa"/>
          </w:tcPr>
          <w:p w14:paraId="6A6E1C36" w14:textId="77777777" w:rsidR="00447697" w:rsidRDefault="00BE6F0B">
            <w:pPr>
              <w:pStyle w:val="TableParagraph"/>
              <w:spacing w:before="114"/>
              <w:ind w:right="12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lxxix.</w:t>
            </w:r>
          </w:p>
        </w:tc>
        <w:tc>
          <w:tcPr>
            <w:tcW w:w="9277" w:type="dxa"/>
          </w:tcPr>
          <w:p w14:paraId="1D3D2088" w14:textId="77777777" w:rsidR="00447697" w:rsidRDefault="00BE6F0B">
            <w:pPr>
              <w:pStyle w:val="TableParagraph"/>
              <w:spacing w:before="114"/>
              <w:ind w:left="124"/>
              <w:rPr>
                <w:rFonts w:ascii="Arial MT"/>
                <w:sz w:val="21"/>
              </w:rPr>
            </w:pPr>
            <w:r>
              <w:rPr>
                <w:b/>
                <w:sz w:val="21"/>
              </w:rPr>
              <w:t>Salary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-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payment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for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work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performed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that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is pre-determined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and uniform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from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one</w:t>
            </w:r>
            <w:r>
              <w:rPr>
                <w:rFonts w:ascii="Arial MT"/>
                <w:spacing w:val="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payday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to</w:t>
            </w:r>
          </w:p>
        </w:tc>
      </w:tr>
      <w:tr w:rsidR="00447697" w14:paraId="06F5EC5A" w14:textId="77777777">
        <w:trPr>
          <w:trHeight w:val="423"/>
        </w:trPr>
        <w:tc>
          <w:tcPr>
            <w:tcW w:w="921" w:type="dxa"/>
          </w:tcPr>
          <w:p w14:paraId="56220441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7" w:type="dxa"/>
          </w:tcPr>
          <w:p w14:paraId="720A0F32" w14:textId="77777777" w:rsidR="00447697" w:rsidRDefault="00BE6F0B">
            <w:pPr>
              <w:pStyle w:val="TableParagraph"/>
              <w:spacing w:before="61"/>
              <w:ind w:left="124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next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and does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not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depend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on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number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of hours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worked.</w:t>
            </w:r>
          </w:p>
        </w:tc>
      </w:tr>
      <w:tr w:rsidR="00447697" w14:paraId="190D64DA" w14:textId="77777777">
        <w:trPr>
          <w:trHeight w:val="421"/>
        </w:trPr>
        <w:tc>
          <w:tcPr>
            <w:tcW w:w="921" w:type="dxa"/>
          </w:tcPr>
          <w:p w14:paraId="2378DD7D" w14:textId="77777777" w:rsidR="00447697" w:rsidRDefault="00BE6F0B">
            <w:pPr>
              <w:pStyle w:val="TableParagraph"/>
              <w:spacing w:before="115"/>
              <w:ind w:right="122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lxxx.</w:t>
            </w:r>
          </w:p>
        </w:tc>
        <w:tc>
          <w:tcPr>
            <w:tcW w:w="9277" w:type="dxa"/>
          </w:tcPr>
          <w:p w14:paraId="6ED5BF00" w14:textId="77777777" w:rsidR="00447697" w:rsidRDefault="00BE6F0B">
            <w:pPr>
              <w:pStyle w:val="TableParagraph"/>
              <w:spacing w:before="115"/>
              <w:ind w:left="124"/>
              <w:rPr>
                <w:rFonts w:ascii="Arial MT"/>
                <w:sz w:val="21"/>
              </w:rPr>
            </w:pPr>
            <w:r>
              <w:rPr>
                <w:b/>
                <w:sz w:val="21"/>
              </w:rPr>
              <w:t>Salary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Schedules </w:t>
            </w:r>
            <w:r>
              <w:rPr>
                <w:rFonts w:ascii="Arial MT"/>
                <w:sz w:val="21"/>
              </w:rPr>
              <w:t>-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matrices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of base</w:t>
            </w:r>
            <w:r>
              <w:rPr>
                <w:rFonts w:ascii="Arial MT"/>
                <w:spacing w:val="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rate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salaries ranging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from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minimum,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midpoint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and</w:t>
            </w:r>
          </w:p>
        </w:tc>
      </w:tr>
      <w:tr w:rsidR="00447697" w14:paraId="33A219F8" w14:textId="77777777">
        <w:trPr>
          <w:trHeight w:val="422"/>
        </w:trPr>
        <w:tc>
          <w:tcPr>
            <w:tcW w:w="921" w:type="dxa"/>
          </w:tcPr>
          <w:p w14:paraId="31E2D0CB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7" w:type="dxa"/>
          </w:tcPr>
          <w:p w14:paraId="6570CE2A" w14:textId="3D3ECDFC" w:rsidR="00447697" w:rsidRDefault="005E534A">
            <w:pPr>
              <w:pStyle w:val="TableParagraph"/>
              <w:spacing w:before="58"/>
              <w:ind w:left="124"/>
              <w:rPr>
                <w:rFonts w:ascii="Arial MT"/>
                <w:sz w:val="21"/>
              </w:rPr>
            </w:pPr>
            <w:del w:id="295" w:author="DELL" w:date="2025-07-03T09:00:00Z" w16du:dateUtc="2025-07-03T04:00:00Z">
              <w:r w:rsidDel="00EC5881">
                <w:rPr>
                  <w:rFonts w:ascii="Arial MT"/>
                  <w:sz w:val="21"/>
                </w:rPr>
                <w:delText>M</w:delText>
              </w:r>
            </w:del>
            <w:ins w:id="296" w:author="DELL" w:date="2025-07-03T09:00:00Z" w16du:dateUtc="2025-07-03T04:00:00Z">
              <w:r w:rsidR="00EC5881">
                <w:rPr>
                  <w:rFonts w:ascii="Arial MT"/>
                  <w:sz w:val="21"/>
                </w:rPr>
                <w:t>m</w:t>
              </w:r>
            </w:ins>
            <w:r>
              <w:rPr>
                <w:rFonts w:ascii="Arial MT"/>
                <w:sz w:val="21"/>
              </w:rPr>
              <w:t>aximum</w:t>
            </w:r>
            <w:r w:rsidR="00BE6F0B">
              <w:rPr>
                <w:rFonts w:ascii="Arial MT"/>
                <w:sz w:val="21"/>
              </w:rPr>
              <w:t>,</w:t>
            </w:r>
            <w:r w:rsidR="00BE6F0B">
              <w:rPr>
                <w:rFonts w:ascii="Arial MT"/>
                <w:spacing w:val="-3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depicting</w:t>
            </w:r>
            <w:r w:rsidR="00BE6F0B">
              <w:rPr>
                <w:rFonts w:ascii="Arial MT"/>
                <w:spacing w:val="-2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approved</w:t>
            </w:r>
            <w:r w:rsidR="00BE6F0B">
              <w:rPr>
                <w:rFonts w:ascii="Arial MT"/>
                <w:spacing w:val="-2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pay</w:t>
            </w:r>
            <w:r w:rsidR="00BE6F0B">
              <w:rPr>
                <w:rFonts w:ascii="Arial MT"/>
                <w:spacing w:val="-3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ranges</w:t>
            </w:r>
            <w:r w:rsidR="00BE6F0B">
              <w:rPr>
                <w:rFonts w:ascii="Arial MT"/>
                <w:spacing w:val="-2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for</w:t>
            </w:r>
            <w:r w:rsidR="00BE6F0B">
              <w:rPr>
                <w:rFonts w:ascii="Arial MT"/>
                <w:spacing w:val="-3"/>
                <w:sz w:val="21"/>
              </w:rPr>
              <w:t xml:space="preserve"> </w:t>
            </w:r>
            <w:del w:id="297" w:author="DELL" w:date="2025-07-03T09:00:00Z" w16du:dateUtc="2025-07-03T04:00:00Z">
              <w:r w:rsidR="00BE6F0B" w:rsidDel="00EC5881">
                <w:rPr>
                  <w:rFonts w:ascii="Arial MT"/>
                  <w:sz w:val="21"/>
                </w:rPr>
                <w:delText>Organization</w:delText>
              </w:r>
            </w:del>
            <w:ins w:id="298" w:author="DELL" w:date="2025-07-03T09:00:00Z" w16du:dateUtc="2025-07-03T04:00:00Z">
              <w:r w:rsidR="00EC5881">
                <w:rPr>
                  <w:rFonts w:ascii="Arial MT"/>
                  <w:sz w:val="21"/>
                </w:rPr>
                <w:t>WRC</w:t>
              </w:r>
              <w:r w:rsidR="00EC5881">
                <w:rPr>
                  <w:rFonts w:ascii="Arial MT"/>
                  <w:sz w:val="21"/>
                </w:rPr>
                <w:t>’</w:t>
              </w:r>
              <w:r w:rsidR="00EC5881">
                <w:rPr>
                  <w:rFonts w:ascii="Arial MT"/>
                  <w:sz w:val="21"/>
                </w:rPr>
                <w:t>s</w:t>
              </w:r>
            </w:ins>
            <w:r w:rsidR="00BE6F0B">
              <w:rPr>
                <w:rFonts w:ascii="Arial MT"/>
                <w:spacing w:val="-1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employees.</w:t>
            </w:r>
          </w:p>
        </w:tc>
      </w:tr>
      <w:tr w:rsidR="00447697" w14:paraId="54EEBEB4" w14:textId="77777777">
        <w:trPr>
          <w:trHeight w:val="422"/>
        </w:trPr>
        <w:tc>
          <w:tcPr>
            <w:tcW w:w="921" w:type="dxa"/>
          </w:tcPr>
          <w:p w14:paraId="6CCB0A78" w14:textId="77777777" w:rsidR="00447697" w:rsidRDefault="00BE6F0B">
            <w:pPr>
              <w:pStyle w:val="TableParagraph"/>
              <w:spacing w:before="116"/>
              <w:ind w:right="12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lxxxi.</w:t>
            </w:r>
          </w:p>
        </w:tc>
        <w:tc>
          <w:tcPr>
            <w:tcW w:w="9277" w:type="dxa"/>
          </w:tcPr>
          <w:p w14:paraId="445D9375" w14:textId="77777777" w:rsidR="00447697" w:rsidRDefault="00BE6F0B">
            <w:pPr>
              <w:pStyle w:val="TableParagraph"/>
              <w:spacing w:before="116"/>
              <w:ind w:left="124"/>
              <w:rPr>
                <w:rFonts w:ascii="Arial MT"/>
                <w:sz w:val="21"/>
              </w:rPr>
            </w:pPr>
            <w:r>
              <w:rPr>
                <w:b/>
                <w:sz w:val="21"/>
              </w:rPr>
              <w:t>Salary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Range </w:t>
            </w:r>
            <w:r>
              <w:rPr>
                <w:rFonts w:ascii="Arial MT"/>
                <w:sz w:val="21"/>
              </w:rPr>
              <w:t>-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minimum,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midpoint,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and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maximum</w:t>
            </w:r>
            <w:r>
              <w:rPr>
                <w:rFonts w:ascii="Arial MT"/>
                <w:spacing w:val="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base rates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established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for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each salary</w:t>
            </w:r>
          </w:p>
        </w:tc>
      </w:tr>
      <w:tr w:rsidR="00447697" w14:paraId="4B576D87" w14:textId="77777777">
        <w:trPr>
          <w:trHeight w:val="422"/>
        </w:trPr>
        <w:tc>
          <w:tcPr>
            <w:tcW w:w="921" w:type="dxa"/>
          </w:tcPr>
          <w:p w14:paraId="6616D901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7" w:type="dxa"/>
          </w:tcPr>
          <w:p w14:paraId="158FDE7F" w14:textId="77777777" w:rsidR="00447697" w:rsidRDefault="00BE6F0B">
            <w:pPr>
              <w:pStyle w:val="TableParagraph"/>
              <w:spacing w:before="58"/>
              <w:ind w:left="124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grade.</w:t>
            </w:r>
          </w:p>
        </w:tc>
      </w:tr>
      <w:tr w:rsidR="00447697" w14:paraId="6FF19BE7" w14:textId="77777777">
        <w:trPr>
          <w:trHeight w:val="422"/>
        </w:trPr>
        <w:tc>
          <w:tcPr>
            <w:tcW w:w="921" w:type="dxa"/>
          </w:tcPr>
          <w:p w14:paraId="7411A124" w14:textId="77777777" w:rsidR="00447697" w:rsidRDefault="00BE6F0B">
            <w:pPr>
              <w:pStyle w:val="TableParagraph"/>
              <w:spacing w:before="116"/>
              <w:ind w:right="12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lxxxii.</w:t>
            </w:r>
          </w:p>
        </w:tc>
        <w:tc>
          <w:tcPr>
            <w:tcW w:w="9277" w:type="dxa"/>
          </w:tcPr>
          <w:p w14:paraId="635FDEC2" w14:textId="0B6E737D" w:rsidR="00447697" w:rsidRDefault="006F302F">
            <w:pPr>
              <w:pStyle w:val="TableParagraph"/>
              <w:spacing w:before="116"/>
              <w:ind w:left="124"/>
              <w:rPr>
                <w:rFonts w:ascii="Arial MT"/>
                <w:sz w:val="21"/>
              </w:rPr>
            </w:pPr>
            <w:ins w:id="299" w:author="DELL" w:date="2025-07-03T09:01:00Z" w16du:dateUtc="2025-07-03T04:01:00Z">
              <w:r w:rsidRPr="006F302F">
                <w:rPr>
                  <w:bCs/>
                  <w:sz w:val="21"/>
                  <w:rPrChange w:id="300" w:author="DELL" w:date="2025-07-03T09:01:00Z" w16du:dateUtc="2025-07-03T04:01:00Z">
                    <w:rPr>
                      <w:b/>
                      <w:sz w:val="21"/>
                    </w:rPr>
                  </w:rPrChange>
                </w:rPr>
                <w:t>-</w:t>
              </w:r>
            </w:ins>
            <w:del w:id="301" w:author="DELL" w:date="2025-07-03T09:01:00Z" w16du:dateUtc="2025-07-03T04:01:00Z">
              <w:r w:rsidR="00BE6F0B" w:rsidDel="006F302F">
                <w:rPr>
                  <w:b/>
                  <w:sz w:val="21"/>
                </w:rPr>
                <w:delText>Section</w:delText>
              </w:r>
            </w:del>
            <w:del w:id="302" w:author="DELL" w:date="2025-07-03T09:00:00Z" w16du:dateUtc="2025-07-03T04:00:00Z">
              <w:r w:rsidR="00BE6F0B" w:rsidDel="006F302F">
                <w:rPr>
                  <w:b/>
                  <w:sz w:val="21"/>
                </w:rPr>
                <w:delText>:</w:delText>
              </w:r>
            </w:del>
            <w:del w:id="303" w:author="DELL" w:date="2025-07-03T09:01:00Z" w16du:dateUtc="2025-07-03T04:01:00Z">
              <w:r w:rsidR="00BE6F0B" w:rsidDel="006F302F">
                <w:rPr>
                  <w:b/>
                  <w:sz w:val="21"/>
                </w:rPr>
                <w:delText xml:space="preserve"> </w:delText>
              </w:r>
            </w:del>
            <w:del w:id="304" w:author="DELL" w:date="2025-07-03T09:00:00Z" w16du:dateUtc="2025-07-03T04:00:00Z">
              <w:r w:rsidR="00BE6F0B" w:rsidDel="006F302F">
                <w:rPr>
                  <w:rFonts w:ascii="Arial MT"/>
                  <w:sz w:val="21"/>
                </w:rPr>
                <w:delText>A</w:delText>
              </w:r>
            </w:del>
            <w:r w:rsidR="00BE6F0B">
              <w:rPr>
                <w:rFonts w:ascii="Arial MT"/>
                <w:spacing w:val="-1"/>
                <w:sz w:val="21"/>
              </w:rPr>
              <w:t xml:space="preserve"> </w:t>
            </w:r>
            <w:del w:id="305" w:author="DELL" w:date="2025-07-03T09:00:00Z" w16du:dateUtc="2025-07-03T04:00:00Z">
              <w:r w:rsidR="00BE6F0B" w:rsidDel="006F302F">
                <w:rPr>
                  <w:rFonts w:ascii="Arial MT"/>
                  <w:sz w:val="21"/>
                </w:rPr>
                <w:delText>S</w:delText>
              </w:r>
            </w:del>
            <w:ins w:id="306" w:author="DELL" w:date="2025-07-03T09:00:00Z" w16du:dateUtc="2025-07-03T04:00:00Z">
              <w:r>
                <w:rPr>
                  <w:rFonts w:ascii="Arial MT"/>
                  <w:sz w:val="21"/>
                </w:rPr>
                <w:t>s</w:t>
              </w:r>
            </w:ins>
            <w:r w:rsidR="00BE6F0B">
              <w:rPr>
                <w:rFonts w:ascii="Arial MT"/>
                <w:sz w:val="21"/>
              </w:rPr>
              <w:t>ection</w:t>
            </w:r>
            <w:r w:rsidR="00BE6F0B">
              <w:rPr>
                <w:rFonts w:ascii="Arial MT"/>
                <w:spacing w:val="-2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is</w:t>
            </w:r>
            <w:r w:rsidR="00BE6F0B">
              <w:rPr>
                <w:rFonts w:ascii="Arial MT"/>
                <w:spacing w:val="-1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an</w:t>
            </w:r>
            <w:r w:rsidR="00BE6F0B">
              <w:rPr>
                <w:rFonts w:ascii="Arial MT"/>
                <w:spacing w:val="-2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operational demarcation</w:t>
            </w:r>
            <w:r w:rsidR="00BE6F0B">
              <w:rPr>
                <w:rFonts w:ascii="Arial MT"/>
                <w:spacing w:val="-4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within</w:t>
            </w:r>
            <w:r w:rsidR="00BE6F0B">
              <w:rPr>
                <w:rFonts w:ascii="Arial MT"/>
                <w:spacing w:val="-1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or</w:t>
            </w:r>
            <w:r w:rsidR="00BE6F0B">
              <w:rPr>
                <w:rFonts w:ascii="Arial MT"/>
                <w:spacing w:val="-3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outside</w:t>
            </w:r>
            <w:r w:rsidR="00BE6F0B">
              <w:rPr>
                <w:rFonts w:ascii="Arial MT"/>
                <w:spacing w:val="-1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of</w:t>
            </w:r>
            <w:r w:rsidR="00BE6F0B">
              <w:rPr>
                <w:rFonts w:ascii="Arial MT"/>
                <w:spacing w:val="-1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the</w:t>
            </w:r>
            <w:r w:rsidR="00BE6F0B">
              <w:rPr>
                <w:rFonts w:ascii="Arial MT"/>
                <w:spacing w:val="-3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Section.</w:t>
            </w:r>
            <w:r w:rsidR="00BE6F0B">
              <w:rPr>
                <w:rFonts w:ascii="Arial MT"/>
                <w:spacing w:val="-3"/>
                <w:sz w:val="21"/>
              </w:rPr>
              <w:t xml:space="preserve"> </w:t>
            </w:r>
            <w:r w:rsidR="00BE6F0B">
              <w:rPr>
                <w:rFonts w:ascii="Arial MT"/>
                <w:sz w:val="21"/>
              </w:rPr>
              <w:t>A</w:t>
            </w:r>
            <w:r w:rsidR="00BE6F0B">
              <w:rPr>
                <w:rFonts w:ascii="Arial MT"/>
                <w:spacing w:val="-1"/>
                <w:sz w:val="21"/>
              </w:rPr>
              <w:t xml:space="preserve"> </w:t>
            </w:r>
            <w:ins w:id="307" w:author="DELL" w:date="2025-07-03T09:01:00Z" w16du:dateUtc="2025-07-03T04:01:00Z">
              <w:r>
                <w:rPr>
                  <w:rFonts w:ascii="Arial MT"/>
                  <w:sz w:val="21"/>
                </w:rPr>
                <w:t>s</w:t>
              </w:r>
            </w:ins>
            <w:del w:id="308" w:author="DELL" w:date="2025-07-03T09:01:00Z" w16du:dateUtc="2025-07-03T04:01:00Z">
              <w:r w:rsidR="00BE6F0B" w:rsidDel="006F302F">
                <w:rPr>
                  <w:rFonts w:ascii="Arial MT"/>
                  <w:sz w:val="21"/>
                </w:rPr>
                <w:delText>S</w:delText>
              </w:r>
            </w:del>
            <w:r w:rsidR="00BE6F0B">
              <w:rPr>
                <w:rFonts w:ascii="Arial MT"/>
                <w:sz w:val="21"/>
              </w:rPr>
              <w:t>ection</w:t>
            </w:r>
          </w:p>
        </w:tc>
      </w:tr>
      <w:tr w:rsidR="00447697" w14:paraId="4B2538E1" w14:textId="77777777">
        <w:trPr>
          <w:trHeight w:val="422"/>
        </w:trPr>
        <w:tc>
          <w:tcPr>
            <w:tcW w:w="921" w:type="dxa"/>
          </w:tcPr>
          <w:p w14:paraId="22F6EE8C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7" w:type="dxa"/>
          </w:tcPr>
          <w:p w14:paraId="762A2DA0" w14:textId="77777777" w:rsidR="00447697" w:rsidRDefault="00BE6F0B">
            <w:pPr>
              <w:pStyle w:val="TableParagraph"/>
              <w:spacing w:before="58"/>
              <w:ind w:left="124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is headed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by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</w:t>
            </w:r>
            <w:r>
              <w:rPr>
                <w:rFonts w:ascii="Arial MT"/>
                <w:spacing w:val="1"/>
                <w:sz w:val="21"/>
              </w:rPr>
              <w:t xml:space="preserve"> </w:t>
            </w:r>
            <w:proofErr w:type="gramStart"/>
            <w:r>
              <w:rPr>
                <w:rFonts w:ascii="Arial MT"/>
                <w:sz w:val="21"/>
              </w:rPr>
              <w:t>Manager</w:t>
            </w:r>
            <w:proofErr w:type="gramEnd"/>
            <w:r>
              <w:rPr>
                <w:rFonts w:ascii="Arial MT"/>
                <w:sz w:val="21"/>
              </w:rPr>
              <w:t>.</w:t>
            </w:r>
          </w:p>
        </w:tc>
      </w:tr>
      <w:tr w:rsidR="00447697" w14:paraId="658FB898" w14:textId="77777777">
        <w:trPr>
          <w:trHeight w:val="480"/>
        </w:trPr>
        <w:tc>
          <w:tcPr>
            <w:tcW w:w="921" w:type="dxa"/>
          </w:tcPr>
          <w:p w14:paraId="6E03DCFD" w14:textId="77777777" w:rsidR="00447697" w:rsidRDefault="00BE6F0B">
            <w:pPr>
              <w:pStyle w:val="TableParagraph"/>
              <w:spacing w:before="116"/>
              <w:ind w:right="12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lxxxiii.</w:t>
            </w:r>
          </w:p>
        </w:tc>
        <w:tc>
          <w:tcPr>
            <w:tcW w:w="9277" w:type="dxa"/>
          </w:tcPr>
          <w:p w14:paraId="2541BA2B" w14:textId="77777777" w:rsidR="00447697" w:rsidRDefault="00BE6F0B">
            <w:pPr>
              <w:pStyle w:val="TableParagraph"/>
              <w:spacing w:before="116"/>
              <w:ind w:left="124"/>
              <w:rPr>
                <w:rFonts w:ascii="Arial MT"/>
                <w:sz w:val="21"/>
              </w:rPr>
            </w:pPr>
            <w:r>
              <w:rPr>
                <w:b/>
                <w:sz w:val="21"/>
              </w:rPr>
              <w:t>Selection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-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means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choosing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of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candidate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for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employment.</w:t>
            </w:r>
          </w:p>
        </w:tc>
      </w:tr>
      <w:tr w:rsidR="00447697" w14:paraId="70989B24" w14:textId="77777777">
        <w:trPr>
          <w:trHeight w:val="424"/>
        </w:trPr>
        <w:tc>
          <w:tcPr>
            <w:tcW w:w="921" w:type="dxa"/>
          </w:tcPr>
          <w:p w14:paraId="55A9892B" w14:textId="77777777" w:rsidR="00447697" w:rsidRDefault="00BE6F0B">
            <w:pPr>
              <w:pStyle w:val="TableParagraph"/>
              <w:spacing w:before="116"/>
              <w:ind w:right="125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lxxxiv.</w:t>
            </w:r>
          </w:p>
        </w:tc>
        <w:tc>
          <w:tcPr>
            <w:tcW w:w="9277" w:type="dxa"/>
          </w:tcPr>
          <w:p w14:paraId="64000A50" w14:textId="77777777" w:rsidR="00447697" w:rsidRDefault="00BE6F0B">
            <w:pPr>
              <w:pStyle w:val="TableParagraph"/>
              <w:spacing w:before="116"/>
              <w:ind w:left="124"/>
              <w:rPr>
                <w:rFonts w:ascii="Arial MT"/>
                <w:sz w:val="21"/>
              </w:rPr>
            </w:pPr>
            <w:r>
              <w:rPr>
                <w:b/>
                <w:sz w:val="21"/>
              </w:rPr>
              <w:t>Selection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Criteria </w:t>
            </w:r>
            <w:r>
              <w:rPr>
                <w:rFonts w:ascii="Arial MT"/>
                <w:sz w:val="21"/>
              </w:rPr>
              <w:t>-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used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separately</w:t>
            </w:r>
            <w:r>
              <w:rPr>
                <w:rFonts w:ascii="Arial MT"/>
                <w:spacing w:val="-4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or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in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combination,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as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appropriate,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to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obtain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best</w:t>
            </w:r>
          </w:p>
        </w:tc>
      </w:tr>
      <w:tr w:rsidR="00447697" w14:paraId="053F1CA7" w14:textId="77777777">
        <w:trPr>
          <w:trHeight w:val="364"/>
        </w:trPr>
        <w:tc>
          <w:tcPr>
            <w:tcW w:w="921" w:type="dxa"/>
          </w:tcPr>
          <w:p w14:paraId="2984AC7D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7" w:type="dxa"/>
          </w:tcPr>
          <w:p w14:paraId="61DA0D5A" w14:textId="77777777" w:rsidR="00447697" w:rsidRDefault="00BE6F0B">
            <w:pPr>
              <w:pStyle w:val="TableParagraph"/>
              <w:spacing w:before="61"/>
              <w:ind w:left="124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qualified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candidates</w:t>
            </w:r>
            <w:r>
              <w:rPr>
                <w:rFonts w:ascii="Arial MT"/>
                <w:spacing w:val="-4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for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vacant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positions,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and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may</w:t>
            </w:r>
            <w:r>
              <w:rPr>
                <w:rFonts w:ascii="Arial MT"/>
                <w:spacing w:val="-4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include,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but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are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not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limited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to,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work</w:t>
            </w:r>
          </w:p>
        </w:tc>
      </w:tr>
      <w:tr w:rsidR="00447697" w14:paraId="2FA164C3" w14:textId="77777777">
        <w:trPr>
          <w:trHeight w:val="362"/>
        </w:trPr>
        <w:tc>
          <w:tcPr>
            <w:tcW w:w="921" w:type="dxa"/>
          </w:tcPr>
          <w:p w14:paraId="613AD5CF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7" w:type="dxa"/>
          </w:tcPr>
          <w:p w14:paraId="2929474F" w14:textId="77777777" w:rsidR="00447697" w:rsidRDefault="00BE6F0B">
            <w:pPr>
              <w:pStyle w:val="TableParagraph"/>
              <w:spacing w:before="56"/>
              <w:ind w:left="124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sample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and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performance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tests,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practical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written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tests,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oral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examinations,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rating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of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training</w:t>
            </w:r>
          </w:p>
        </w:tc>
      </w:tr>
      <w:tr w:rsidR="00447697" w14:paraId="4CF737A7" w14:textId="77777777">
        <w:trPr>
          <w:trHeight w:val="421"/>
        </w:trPr>
        <w:tc>
          <w:tcPr>
            <w:tcW w:w="921" w:type="dxa"/>
          </w:tcPr>
          <w:p w14:paraId="5DA3561E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7" w:type="dxa"/>
          </w:tcPr>
          <w:p w14:paraId="5E2BAF76" w14:textId="77777777" w:rsidR="00447697" w:rsidRDefault="00BE6F0B">
            <w:pPr>
              <w:pStyle w:val="TableParagraph"/>
              <w:spacing w:before="58"/>
              <w:ind w:left="124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and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experience,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interview,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skill tests,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and others.</w:t>
            </w:r>
          </w:p>
        </w:tc>
      </w:tr>
      <w:tr w:rsidR="00447697" w14:paraId="050609C5" w14:textId="77777777">
        <w:trPr>
          <w:trHeight w:val="422"/>
        </w:trPr>
        <w:tc>
          <w:tcPr>
            <w:tcW w:w="921" w:type="dxa"/>
          </w:tcPr>
          <w:p w14:paraId="431EF030" w14:textId="77777777" w:rsidR="00447697" w:rsidRDefault="00BE6F0B">
            <w:pPr>
              <w:pStyle w:val="TableParagraph"/>
              <w:spacing w:before="115"/>
              <w:ind w:right="125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lxxxv.</w:t>
            </w:r>
          </w:p>
        </w:tc>
        <w:tc>
          <w:tcPr>
            <w:tcW w:w="9277" w:type="dxa"/>
          </w:tcPr>
          <w:p w14:paraId="14F13835" w14:textId="7050414B" w:rsidR="00447697" w:rsidRDefault="00BE6F0B">
            <w:pPr>
              <w:pStyle w:val="TableParagraph"/>
              <w:spacing w:before="115"/>
              <w:ind w:left="124"/>
              <w:rPr>
                <w:rFonts w:ascii="Arial MT"/>
                <w:sz w:val="21"/>
              </w:rPr>
            </w:pPr>
            <w:r>
              <w:rPr>
                <w:b/>
                <w:sz w:val="21"/>
              </w:rPr>
              <w:t>Separation</w:t>
            </w:r>
            <w:r>
              <w:rPr>
                <w:b/>
                <w:spacing w:val="57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-</w:t>
            </w:r>
            <w:r>
              <w:rPr>
                <w:rFonts w:ascii="Arial MT"/>
                <w:spacing w:val="55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removal</w:t>
            </w:r>
            <w:r>
              <w:rPr>
                <w:rFonts w:ascii="Arial MT"/>
                <w:spacing w:val="58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of</w:t>
            </w:r>
            <w:r>
              <w:rPr>
                <w:rFonts w:ascii="Arial MT"/>
                <w:spacing w:val="55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an</w:t>
            </w:r>
            <w:r>
              <w:rPr>
                <w:rFonts w:ascii="Arial MT"/>
                <w:spacing w:val="57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employee</w:t>
            </w:r>
            <w:r>
              <w:rPr>
                <w:rFonts w:ascii="Arial MT"/>
                <w:spacing w:val="56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from</w:t>
            </w:r>
            <w:r>
              <w:rPr>
                <w:rFonts w:ascii="Arial MT"/>
                <w:spacing w:val="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57"/>
                <w:sz w:val="21"/>
              </w:rPr>
              <w:t xml:space="preserve"> </w:t>
            </w:r>
            <w:del w:id="309" w:author="DELL" w:date="2025-07-03T09:02:00Z" w16du:dateUtc="2025-07-03T04:02:00Z">
              <w:r w:rsidDel="006F302F">
                <w:rPr>
                  <w:rFonts w:ascii="Arial MT"/>
                  <w:sz w:val="21"/>
                </w:rPr>
                <w:delText>Organization</w:delText>
              </w:r>
            </w:del>
            <w:ins w:id="310" w:author="DELL" w:date="2025-07-03T09:02:00Z" w16du:dateUtc="2025-07-03T04:02:00Z">
              <w:r w:rsidR="006F302F">
                <w:rPr>
                  <w:rFonts w:ascii="Arial MT"/>
                  <w:sz w:val="21"/>
                </w:rPr>
                <w:t>WRC</w:t>
              </w:r>
              <w:r w:rsidR="006F302F">
                <w:rPr>
                  <w:rFonts w:ascii="Arial MT"/>
                  <w:sz w:val="21"/>
                </w:rPr>
                <w:t>’</w:t>
              </w:r>
              <w:r w:rsidR="006F302F">
                <w:rPr>
                  <w:rFonts w:ascii="Arial MT"/>
                  <w:sz w:val="21"/>
                </w:rPr>
                <w:t>s</w:t>
              </w:r>
            </w:ins>
            <w:r>
              <w:rPr>
                <w:rFonts w:ascii="Arial MT"/>
                <w:spacing w:val="56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payroll</w:t>
            </w:r>
            <w:r>
              <w:rPr>
                <w:rFonts w:ascii="Arial MT"/>
                <w:spacing w:val="54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for</w:t>
            </w:r>
            <w:r>
              <w:rPr>
                <w:rFonts w:ascii="Arial MT"/>
                <w:spacing w:val="57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voluntary</w:t>
            </w:r>
            <w:r>
              <w:rPr>
                <w:rFonts w:ascii="Arial MT"/>
                <w:spacing w:val="5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or</w:t>
            </w:r>
          </w:p>
        </w:tc>
      </w:tr>
      <w:tr w:rsidR="00447697" w14:paraId="6CBCC688" w14:textId="77777777">
        <w:trPr>
          <w:trHeight w:val="363"/>
        </w:trPr>
        <w:tc>
          <w:tcPr>
            <w:tcW w:w="921" w:type="dxa"/>
          </w:tcPr>
          <w:p w14:paraId="53B18D1A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7" w:type="dxa"/>
          </w:tcPr>
          <w:p w14:paraId="5D7F03AC" w14:textId="77777777" w:rsidR="00447697" w:rsidRDefault="00BE6F0B">
            <w:pPr>
              <w:pStyle w:val="TableParagraph"/>
              <w:spacing w:before="60"/>
              <w:ind w:left="124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involuntary</w:t>
            </w:r>
            <w:r>
              <w:rPr>
                <w:rFonts w:ascii="Arial MT"/>
                <w:spacing w:val="-5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reasons;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to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include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dismissal,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resignation,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layoff,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retirement,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abandonment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of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the</w:t>
            </w:r>
          </w:p>
        </w:tc>
      </w:tr>
      <w:tr w:rsidR="00447697" w14:paraId="00052142" w14:textId="77777777">
        <w:trPr>
          <w:trHeight w:val="418"/>
        </w:trPr>
        <w:tc>
          <w:tcPr>
            <w:tcW w:w="921" w:type="dxa"/>
          </w:tcPr>
          <w:p w14:paraId="21194293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7" w:type="dxa"/>
          </w:tcPr>
          <w:p w14:paraId="611BBBEB" w14:textId="77777777" w:rsidR="00447697" w:rsidRDefault="00BE6F0B">
            <w:pPr>
              <w:pStyle w:val="TableParagraph"/>
              <w:spacing w:before="56"/>
              <w:ind w:left="124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job,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death,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and other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reasons.</w:t>
            </w:r>
          </w:p>
        </w:tc>
      </w:tr>
      <w:tr w:rsidR="00447697" w14:paraId="2168A3F0" w14:textId="77777777">
        <w:trPr>
          <w:trHeight w:val="423"/>
        </w:trPr>
        <w:tc>
          <w:tcPr>
            <w:tcW w:w="921" w:type="dxa"/>
          </w:tcPr>
          <w:p w14:paraId="5FD99041" w14:textId="77777777" w:rsidR="00447697" w:rsidRDefault="00BE6F0B">
            <w:pPr>
              <w:pStyle w:val="TableParagraph"/>
              <w:spacing w:before="115"/>
              <w:ind w:right="12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lxxxvi.</w:t>
            </w:r>
          </w:p>
        </w:tc>
        <w:tc>
          <w:tcPr>
            <w:tcW w:w="9277" w:type="dxa"/>
          </w:tcPr>
          <w:p w14:paraId="387FFF0F" w14:textId="77777777" w:rsidR="00447697" w:rsidRDefault="00BE6F0B">
            <w:pPr>
              <w:pStyle w:val="TableParagraph"/>
              <w:spacing w:before="115"/>
              <w:ind w:left="124"/>
              <w:rPr>
                <w:rFonts w:ascii="Arial MT"/>
                <w:sz w:val="21"/>
              </w:rPr>
            </w:pPr>
            <w:r>
              <w:rPr>
                <w:b/>
                <w:sz w:val="21"/>
              </w:rPr>
              <w:t>Sick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Leave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-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leave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with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pay,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granted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to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classified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or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qualified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unclassified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employee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for</w:t>
            </w:r>
          </w:p>
        </w:tc>
      </w:tr>
      <w:tr w:rsidR="00447697" w14:paraId="496EE725" w14:textId="77777777">
        <w:trPr>
          <w:trHeight w:val="422"/>
        </w:trPr>
        <w:tc>
          <w:tcPr>
            <w:tcW w:w="921" w:type="dxa"/>
          </w:tcPr>
          <w:p w14:paraId="4665FE96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7" w:type="dxa"/>
          </w:tcPr>
          <w:p w14:paraId="51E49682" w14:textId="77777777" w:rsidR="00447697" w:rsidRDefault="00BE6F0B">
            <w:pPr>
              <w:pStyle w:val="TableParagraph"/>
              <w:spacing w:before="61"/>
              <w:ind w:left="124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illnesses,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after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accrual at</w:t>
            </w:r>
            <w:r>
              <w:rPr>
                <w:rFonts w:ascii="Arial MT"/>
                <w:spacing w:val="-5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specific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rate.</w:t>
            </w:r>
          </w:p>
        </w:tc>
      </w:tr>
      <w:tr w:rsidR="00447697" w14:paraId="11239947" w14:textId="77777777">
        <w:trPr>
          <w:trHeight w:val="422"/>
        </w:trPr>
        <w:tc>
          <w:tcPr>
            <w:tcW w:w="921" w:type="dxa"/>
          </w:tcPr>
          <w:p w14:paraId="3EA66230" w14:textId="77777777" w:rsidR="00447697" w:rsidRDefault="00BE6F0B">
            <w:pPr>
              <w:pStyle w:val="TableParagraph"/>
              <w:spacing w:before="114"/>
              <w:ind w:right="12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lxxxvii.</w:t>
            </w:r>
          </w:p>
        </w:tc>
        <w:tc>
          <w:tcPr>
            <w:tcW w:w="9277" w:type="dxa"/>
          </w:tcPr>
          <w:p w14:paraId="1011ACEC" w14:textId="77777777" w:rsidR="00447697" w:rsidRDefault="00BE6F0B">
            <w:pPr>
              <w:pStyle w:val="TableParagraph"/>
              <w:spacing w:before="114"/>
              <w:ind w:left="124"/>
              <w:rPr>
                <w:rFonts w:ascii="Arial MT"/>
                <w:sz w:val="21"/>
              </w:rPr>
            </w:pPr>
            <w:r>
              <w:rPr>
                <w:b/>
                <w:sz w:val="21"/>
              </w:rPr>
              <w:t>Spouse/s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-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two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individuals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who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are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married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under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law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or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in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declared,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mutually</w:t>
            </w:r>
            <w:r>
              <w:rPr>
                <w:rFonts w:ascii="Arial MT"/>
                <w:spacing w:val="-4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exclusive,</w:t>
            </w:r>
          </w:p>
        </w:tc>
      </w:tr>
      <w:tr w:rsidR="00447697" w14:paraId="70B19E4C" w14:textId="77777777">
        <w:trPr>
          <w:trHeight w:val="364"/>
        </w:trPr>
        <w:tc>
          <w:tcPr>
            <w:tcW w:w="921" w:type="dxa"/>
          </w:tcPr>
          <w:p w14:paraId="1DBBED78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7" w:type="dxa"/>
          </w:tcPr>
          <w:p w14:paraId="4D91E2AB" w14:textId="77777777" w:rsidR="00447697" w:rsidRDefault="00BE6F0B">
            <w:pPr>
              <w:pStyle w:val="TableParagraph"/>
              <w:spacing w:before="61"/>
              <w:ind w:left="124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committed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relationship,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who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share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primary</w:t>
            </w:r>
            <w:r>
              <w:rPr>
                <w:rFonts w:ascii="Arial MT"/>
                <w:spacing w:val="-4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residence,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who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are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jointly</w:t>
            </w:r>
            <w:r>
              <w:rPr>
                <w:rFonts w:ascii="Arial MT"/>
                <w:spacing w:val="-4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responsible</w:t>
            </w:r>
            <w:r>
              <w:rPr>
                <w:rFonts w:ascii="Arial MT"/>
                <w:spacing w:val="-4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for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the</w:t>
            </w:r>
          </w:p>
        </w:tc>
      </w:tr>
      <w:tr w:rsidR="00447697" w14:paraId="08228B64" w14:textId="77777777">
        <w:trPr>
          <w:trHeight w:val="362"/>
        </w:trPr>
        <w:tc>
          <w:tcPr>
            <w:tcW w:w="921" w:type="dxa"/>
          </w:tcPr>
          <w:p w14:paraId="6912C431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7" w:type="dxa"/>
          </w:tcPr>
          <w:p w14:paraId="0FFD6BF0" w14:textId="77777777" w:rsidR="00447697" w:rsidRDefault="00BE6F0B">
            <w:pPr>
              <w:pStyle w:val="TableParagraph"/>
              <w:spacing w:before="56"/>
              <w:ind w:left="124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common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welfare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of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each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other,</w:t>
            </w:r>
            <w:r>
              <w:rPr>
                <w:rFonts w:ascii="Arial MT"/>
                <w:spacing w:val="-4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who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share</w:t>
            </w:r>
            <w:r>
              <w:rPr>
                <w:rFonts w:ascii="Arial MT"/>
                <w:spacing w:val="-5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financial</w:t>
            </w:r>
            <w:r>
              <w:rPr>
                <w:rFonts w:ascii="Arial MT"/>
                <w:spacing w:val="-3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obligations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and have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provided evidence</w:t>
            </w:r>
          </w:p>
        </w:tc>
      </w:tr>
      <w:tr w:rsidR="00447697" w14:paraId="355FF096" w14:textId="77777777">
        <w:trPr>
          <w:trHeight w:val="663"/>
        </w:trPr>
        <w:tc>
          <w:tcPr>
            <w:tcW w:w="921" w:type="dxa"/>
          </w:tcPr>
          <w:p w14:paraId="304A2D75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7" w:type="dxa"/>
          </w:tcPr>
          <w:p w14:paraId="28BEA8D6" w14:textId="77777777" w:rsidR="00447697" w:rsidRDefault="00BE6F0B">
            <w:pPr>
              <w:pStyle w:val="TableParagraph"/>
              <w:spacing w:before="58"/>
              <w:ind w:left="124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of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domestic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partnership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to</w:t>
            </w:r>
            <w:r>
              <w:rPr>
                <w:rFonts w:ascii="Arial MT"/>
                <w:spacing w:val="-4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the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Human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Resource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Section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seeking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this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status.</w:t>
            </w:r>
          </w:p>
        </w:tc>
      </w:tr>
      <w:tr w:rsidR="00447697" w14:paraId="7AA97794" w14:textId="77777777">
        <w:trPr>
          <w:trHeight w:val="620"/>
        </w:trPr>
        <w:tc>
          <w:tcPr>
            <w:tcW w:w="921" w:type="dxa"/>
          </w:tcPr>
          <w:p w14:paraId="3C9D71F9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77" w:type="dxa"/>
          </w:tcPr>
          <w:p w14:paraId="7F2A423B" w14:textId="77777777" w:rsidR="00447697" w:rsidRDefault="00447697">
            <w:pPr>
              <w:pStyle w:val="TableParagraph"/>
              <w:spacing w:before="10"/>
              <w:rPr>
                <w:rFonts w:ascii="Arial MT"/>
                <w:sz w:val="30"/>
              </w:rPr>
            </w:pPr>
          </w:p>
          <w:p w14:paraId="133BDD67" w14:textId="77777777" w:rsidR="00447697" w:rsidRDefault="00BE6F0B">
            <w:pPr>
              <w:pStyle w:val="TableParagraph"/>
              <w:spacing w:line="245" w:lineRule="exact"/>
              <w:ind w:right="198"/>
              <w:jc w:val="right"/>
              <w:rPr>
                <w:rFonts w:ascii="Arial MT"/>
                <w:sz w:val="14"/>
              </w:rPr>
            </w:pPr>
            <w:r>
              <w:rPr>
                <w:b/>
                <w:sz w:val="23"/>
              </w:rPr>
              <w:t>13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rFonts w:ascii="Arial MT"/>
                <w:sz w:val="14"/>
              </w:rPr>
              <w:t>of 74</w:t>
            </w:r>
          </w:p>
        </w:tc>
      </w:tr>
    </w:tbl>
    <w:p w14:paraId="525D6DB0" w14:textId="77777777" w:rsidR="00447697" w:rsidRDefault="00447697">
      <w:pPr>
        <w:spacing w:line="245" w:lineRule="exact"/>
        <w:jc w:val="right"/>
        <w:rPr>
          <w:sz w:val="14"/>
        </w:rPr>
        <w:sectPr w:rsidR="00447697">
          <w:headerReference w:type="default" r:id="rId13"/>
          <w:footerReference w:type="default" r:id="rId14"/>
          <w:pgSz w:w="11900" w:h="16840"/>
          <w:pgMar w:top="1280" w:right="0" w:bottom="280" w:left="0" w:header="138" w:footer="0" w:gutter="0"/>
          <w:cols w:space="720"/>
        </w:sectPr>
      </w:pPr>
    </w:p>
    <w:p w14:paraId="6545DBC4" w14:textId="292783BE" w:rsidR="00447697" w:rsidRDefault="00BE6F0B">
      <w:pPr>
        <w:pStyle w:val="BodyText"/>
        <w:spacing w:before="171" w:line="316" w:lineRule="auto"/>
        <w:ind w:left="1800" w:right="1475" w:hanging="1021"/>
        <w:jc w:val="both"/>
      </w:pPr>
      <w:r>
        <w:lastRenderedPageBreak/>
        <w:t>lxxxviii.</w:t>
      </w:r>
      <w:r>
        <w:rPr>
          <w:spacing w:val="59"/>
        </w:rPr>
        <w:t xml:space="preserve"> </w:t>
      </w:r>
      <w:r>
        <w:rPr>
          <w:rFonts w:ascii="Arial"/>
          <w:b/>
        </w:rPr>
        <w:t xml:space="preserve">Standby Duty </w:t>
      </w:r>
      <w:r>
        <w:t xml:space="preserve">- an employee is on standby duty when </w:t>
      </w:r>
      <w:ins w:id="311" w:author="DELL" w:date="2025-07-03T09:03:00Z" w16du:dateUtc="2025-07-03T04:03:00Z">
        <w:r w:rsidR="00ED130B">
          <w:t>s/</w:t>
        </w:r>
      </w:ins>
      <w:r>
        <w:t>he</w:t>
      </w:r>
      <w:del w:id="312" w:author="DELL" w:date="2025-07-03T09:03:00Z" w16du:dateUtc="2025-07-03T04:03:00Z">
        <w:r w:rsidDel="00ED130B">
          <w:delText>/she</w:delText>
        </w:r>
      </w:del>
      <w:r>
        <w:t xml:space="preserve"> may reasonably be required to</w:t>
      </w:r>
      <w:r>
        <w:rPr>
          <w:spacing w:val="-56"/>
        </w:rPr>
        <w:t xml:space="preserve"> </w:t>
      </w:r>
      <w:ins w:id="313" w:author="DELL" w:date="2025-07-03T09:03:00Z" w16du:dateUtc="2025-07-03T04:03:00Z">
        <w:r w:rsidR="00ED130B">
          <w:rPr>
            <w:spacing w:val="-56"/>
          </w:rPr>
          <w:t xml:space="preserve">   </w:t>
        </w:r>
      </w:ins>
      <w:r>
        <w:t>be</w:t>
      </w:r>
      <w:r>
        <w:rPr>
          <w:spacing w:val="-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call to</w:t>
      </w:r>
      <w:r>
        <w:rPr>
          <w:spacing w:val="-1"/>
        </w:rPr>
        <w:t xml:space="preserve"> </w:t>
      </w:r>
      <w:r>
        <w:t>duty.</w:t>
      </w:r>
    </w:p>
    <w:p w14:paraId="440CDE72" w14:textId="77777777" w:rsidR="00447697" w:rsidRDefault="00BE6F0B">
      <w:pPr>
        <w:pStyle w:val="BodyText"/>
        <w:spacing w:before="210" w:line="345" w:lineRule="auto"/>
        <w:ind w:left="1800" w:right="1408" w:hanging="942"/>
        <w:jc w:val="both"/>
      </w:pPr>
      <w:r>
        <w:t>lxxxix.</w:t>
      </w:r>
      <w:r>
        <w:rPr>
          <w:spacing w:val="1"/>
        </w:rPr>
        <w:t xml:space="preserve"> </w:t>
      </w:r>
      <w:r>
        <w:rPr>
          <w:rFonts w:ascii="Arial"/>
          <w:b/>
        </w:rPr>
        <w:t xml:space="preserve">Temporary Employee </w:t>
      </w:r>
      <w:r>
        <w:t>- an employee who has been appointed to a temporary position in</w:t>
      </w:r>
      <w:r>
        <w:rPr>
          <w:spacing w:val="1"/>
        </w:rPr>
        <w:t xml:space="preserve"> </w:t>
      </w:r>
      <w:r>
        <w:t>accordance with the personnel rules, who is not eligible to receive leave and other benefits,</w:t>
      </w:r>
      <w:r>
        <w:rPr>
          <w:spacing w:val="1"/>
        </w:rPr>
        <w:t xml:space="preserve"> </w:t>
      </w:r>
      <w:r>
        <w:t>and who is not entitled to rights of grievance and appeal. A temporary employee may be full-</w:t>
      </w:r>
      <w:r>
        <w:rPr>
          <w:spacing w:val="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part-time.</w:t>
      </w:r>
    </w:p>
    <w:p w14:paraId="3CBE9900" w14:textId="77777777" w:rsidR="00447697" w:rsidRDefault="00BE6F0B">
      <w:pPr>
        <w:pStyle w:val="BodyText"/>
        <w:spacing w:before="177" w:line="340" w:lineRule="auto"/>
        <w:ind w:left="1800" w:right="1416" w:hanging="620"/>
        <w:jc w:val="both"/>
      </w:pPr>
      <w:r>
        <w:t xml:space="preserve">xc.  </w:t>
      </w:r>
      <w:r>
        <w:rPr>
          <w:spacing w:val="1"/>
        </w:rPr>
        <w:t xml:space="preserve"> </w:t>
      </w:r>
      <w:r>
        <w:rPr>
          <w:rFonts w:ascii="Arial"/>
          <w:b/>
        </w:rPr>
        <w:t>Temporary Pay Upgrade</w:t>
      </w:r>
      <w:r>
        <w:rPr>
          <w:rFonts w:ascii="Arial"/>
          <w:b/>
          <w:spacing w:val="58"/>
        </w:rPr>
        <w:t xml:space="preserve"> </w:t>
      </w:r>
      <w:r>
        <w:t>- employee compensation for temporarily performing assigned</w:t>
      </w:r>
      <w:r>
        <w:rPr>
          <w:spacing w:val="1"/>
        </w:rPr>
        <w:t xml:space="preserve"> </w:t>
      </w:r>
      <w:r>
        <w:t>duties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responsibilities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higher</w:t>
      </w:r>
      <w:r>
        <w:rPr>
          <w:spacing w:val="1"/>
        </w:rPr>
        <w:t xml:space="preserve"> </w:t>
      </w:r>
      <w:r>
        <w:t>pay</w:t>
      </w:r>
      <w:r>
        <w:rPr>
          <w:spacing w:val="1"/>
        </w:rPr>
        <w:t xml:space="preserve"> </w:t>
      </w:r>
      <w:r>
        <w:t>grade,</w:t>
      </w:r>
      <w:r>
        <w:rPr>
          <w:spacing w:val="1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temporary</w:t>
      </w:r>
      <w:r>
        <w:rPr>
          <w:spacing w:val="1"/>
        </w:rPr>
        <w:t xml:space="preserve"> </w:t>
      </w:r>
      <w:r>
        <w:t>upgrade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exceeds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 60</w:t>
      </w:r>
      <w:r>
        <w:rPr>
          <w:spacing w:val="-1"/>
        </w:rPr>
        <w:t xml:space="preserve"> </w:t>
      </w:r>
      <w:r>
        <w:t>calendar</w:t>
      </w:r>
      <w:r>
        <w:rPr>
          <w:spacing w:val="-2"/>
        </w:rPr>
        <w:t xml:space="preserve"> </w:t>
      </w:r>
      <w:r>
        <w:t>days.</w:t>
      </w:r>
    </w:p>
    <w:p w14:paraId="770069D1" w14:textId="77777777" w:rsidR="00447697" w:rsidRDefault="00BE6F0B">
      <w:pPr>
        <w:pStyle w:val="BodyText"/>
        <w:spacing w:before="133"/>
        <w:ind w:left="1121"/>
        <w:jc w:val="both"/>
      </w:pPr>
      <w:r>
        <w:t xml:space="preserve">xci.   </w:t>
      </w:r>
      <w:r>
        <w:rPr>
          <w:spacing w:val="48"/>
        </w:rPr>
        <w:t xml:space="preserve"> </w:t>
      </w:r>
      <w:r>
        <w:rPr>
          <w:rFonts w:ascii="Arial"/>
          <w:b/>
        </w:rPr>
        <w:t>Termination</w:t>
      </w:r>
      <w:r>
        <w:rPr>
          <w:rFonts w:ascii="Arial"/>
          <w:b/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resignation,</w:t>
      </w:r>
      <w:r>
        <w:rPr>
          <w:spacing w:val="-2"/>
        </w:rPr>
        <w:t xml:space="preserve"> </w:t>
      </w:r>
      <w:r>
        <w:t>retirement,</w:t>
      </w:r>
      <w:r>
        <w:rPr>
          <w:spacing w:val="-3"/>
        </w:rPr>
        <w:t xml:space="preserve"> </w:t>
      </w:r>
      <w:r>
        <w:t>dismissal,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death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employee.</w:t>
      </w:r>
    </w:p>
    <w:p w14:paraId="65E86871" w14:textId="77777777" w:rsidR="00447697" w:rsidRDefault="00447697">
      <w:pPr>
        <w:pStyle w:val="BodyText"/>
        <w:spacing w:before="1"/>
        <w:rPr>
          <w:sz w:val="25"/>
        </w:rPr>
      </w:pPr>
    </w:p>
    <w:p w14:paraId="1FFB9816" w14:textId="77777777" w:rsidR="00447697" w:rsidRDefault="00BE6F0B">
      <w:pPr>
        <w:pStyle w:val="BodyText"/>
        <w:spacing w:before="1" w:line="348" w:lineRule="auto"/>
        <w:ind w:left="1800" w:right="1437" w:hanging="721"/>
        <w:jc w:val="both"/>
      </w:pPr>
      <w:r>
        <w:t>xcii.</w:t>
      </w:r>
      <w:r>
        <w:rPr>
          <w:spacing w:val="59"/>
        </w:rPr>
        <w:t xml:space="preserve"> </w:t>
      </w:r>
      <w:r>
        <w:rPr>
          <w:rFonts w:ascii="Arial"/>
          <w:b/>
        </w:rPr>
        <w:t xml:space="preserve">Transfer </w:t>
      </w:r>
      <w:r>
        <w:t>- assignment of an employee from one position to another in the same salary</w:t>
      </w:r>
      <w:r>
        <w:rPr>
          <w:spacing w:val="1"/>
        </w:rPr>
        <w:t xml:space="preserve"> </w:t>
      </w:r>
      <w:r>
        <w:t>schedule. May also be assignment of an employee from one work location to another, from</w:t>
      </w:r>
      <w:r>
        <w:rPr>
          <w:spacing w:val="1"/>
        </w:rPr>
        <w:t xml:space="preserve"> </w:t>
      </w:r>
      <w:r>
        <w:t>one Section, unit or project to another, to more or less responsible or skilled occupations, or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one operational</w:t>
      </w:r>
      <w:r>
        <w:rPr>
          <w:spacing w:val="58"/>
        </w:rPr>
        <w:t xml:space="preserve"> </w:t>
      </w:r>
      <w:r>
        <w:t>assignment to another in accordance with existing policy. Transfers</w:t>
      </w:r>
      <w:r>
        <w:rPr>
          <w:spacing w:val="1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voluntary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involuntary.</w:t>
      </w:r>
    </w:p>
    <w:p w14:paraId="12064016" w14:textId="77777777" w:rsidR="00447697" w:rsidRDefault="00BE6F0B">
      <w:pPr>
        <w:spacing w:before="135"/>
        <w:ind w:left="1039"/>
        <w:jc w:val="both"/>
        <w:rPr>
          <w:sz w:val="21"/>
        </w:rPr>
      </w:pPr>
      <w:r>
        <w:rPr>
          <w:sz w:val="21"/>
        </w:rPr>
        <w:t xml:space="preserve">xciii.   </w:t>
      </w:r>
      <w:r>
        <w:rPr>
          <w:spacing w:val="40"/>
          <w:sz w:val="21"/>
        </w:rPr>
        <w:t xml:space="preserve"> </w:t>
      </w:r>
      <w:r>
        <w:rPr>
          <w:rFonts w:ascii="Arial"/>
          <w:b/>
          <w:sz w:val="21"/>
        </w:rPr>
        <w:t>Unauthorized</w:t>
      </w:r>
      <w:r>
        <w:rPr>
          <w:rFonts w:ascii="Arial"/>
          <w:b/>
          <w:spacing w:val="2"/>
          <w:sz w:val="21"/>
        </w:rPr>
        <w:t xml:space="preserve"> </w:t>
      </w:r>
      <w:r>
        <w:rPr>
          <w:rFonts w:ascii="Arial"/>
          <w:b/>
          <w:sz w:val="21"/>
        </w:rPr>
        <w:t>Absence</w:t>
      </w:r>
      <w:r>
        <w:rPr>
          <w:rFonts w:ascii="Arial"/>
          <w:b/>
          <w:spacing w:val="1"/>
          <w:sz w:val="21"/>
        </w:rPr>
        <w:t xml:space="preserve"> </w:t>
      </w:r>
      <w:r>
        <w:rPr>
          <w:sz w:val="21"/>
        </w:rPr>
        <w:t>-</w:t>
      </w:r>
      <w:r>
        <w:rPr>
          <w:spacing w:val="-2"/>
          <w:sz w:val="21"/>
        </w:rPr>
        <w:t xml:space="preserve"> </w:t>
      </w:r>
      <w:r>
        <w:rPr>
          <w:sz w:val="21"/>
        </w:rPr>
        <w:t>absence</w:t>
      </w:r>
      <w:r>
        <w:rPr>
          <w:spacing w:val="-1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duty</w:t>
      </w:r>
      <w:r>
        <w:rPr>
          <w:spacing w:val="-4"/>
          <w:sz w:val="21"/>
        </w:rPr>
        <w:t xml:space="preserve"> </w:t>
      </w:r>
      <w:r>
        <w:rPr>
          <w:sz w:val="21"/>
        </w:rPr>
        <w:t>without</w:t>
      </w:r>
      <w:r>
        <w:rPr>
          <w:spacing w:val="-2"/>
          <w:sz w:val="21"/>
        </w:rPr>
        <w:t xml:space="preserve"> </w:t>
      </w:r>
      <w:r>
        <w:rPr>
          <w:sz w:val="21"/>
        </w:rPr>
        <w:t>supervisory</w:t>
      </w:r>
      <w:r>
        <w:rPr>
          <w:spacing w:val="-4"/>
          <w:sz w:val="21"/>
        </w:rPr>
        <w:t xml:space="preserve"> </w:t>
      </w:r>
      <w:r>
        <w:rPr>
          <w:sz w:val="21"/>
        </w:rPr>
        <w:t>approval.</w:t>
      </w:r>
    </w:p>
    <w:p w14:paraId="14D55965" w14:textId="77777777" w:rsidR="00447697" w:rsidRDefault="00447697">
      <w:pPr>
        <w:pStyle w:val="BodyText"/>
        <w:spacing w:before="6"/>
        <w:rPr>
          <w:sz w:val="24"/>
        </w:rPr>
      </w:pPr>
    </w:p>
    <w:p w14:paraId="57D34385" w14:textId="77777777" w:rsidR="00447697" w:rsidRDefault="00BE6F0B">
      <w:pPr>
        <w:pStyle w:val="BodyText"/>
        <w:spacing w:line="340" w:lineRule="auto"/>
        <w:ind w:left="1800" w:right="1438" w:hanging="781"/>
        <w:jc w:val="both"/>
      </w:pPr>
      <w:r>
        <w:t xml:space="preserve">xciv.  </w:t>
      </w:r>
      <w:r>
        <w:rPr>
          <w:spacing w:val="1"/>
        </w:rPr>
        <w:t xml:space="preserve"> </w:t>
      </w:r>
      <w:r>
        <w:rPr>
          <w:rFonts w:ascii="Arial"/>
          <w:b/>
        </w:rPr>
        <w:t xml:space="preserve">Unclassified Employees </w:t>
      </w:r>
      <w:r>
        <w:t>- all employees who may be terminated for any or no reason and</w:t>
      </w:r>
      <w:r>
        <w:rPr>
          <w:spacing w:val="1"/>
        </w:rPr>
        <w:t xml:space="preserve"> </w:t>
      </w:r>
      <w:r>
        <w:t>who have no layoff rights or recourse to the grievance procedure, such as consultants and</w:t>
      </w:r>
      <w:r>
        <w:rPr>
          <w:spacing w:val="1"/>
        </w:rPr>
        <w:t xml:space="preserve"> </w:t>
      </w:r>
      <w:r>
        <w:t>casual</w:t>
      </w:r>
      <w:r>
        <w:rPr>
          <w:spacing w:val="-1"/>
        </w:rPr>
        <w:t xml:space="preserve"> </w:t>
      </w:r>
      <w:r>
        <w:t>employees.</w:t>
      </w:r>
    </w:p>
    <w:p w14:paraId="5ED21843" w14:textId="77777777" w:rsidR="00447697" w:rsidRDefault="00BE6F0B">
      <w:pPr>
        <w:pStyle w:val="BodyText"/>
        <w:tabs>
          <w:tab w:val="left" w:pos="1781"/>
        </w:tabs>
        <w:spacing w:before="181" w:line="319" w:lineRule="auto"/>
        <w:ind w:left="1800" w:right="1661" w:hanging="740"/>
      </w:pPr>
      <w:r>
        <w:t>xcv.</w:t>
      </w:r>
      <w:r>
        <w:tab/>
      </w:r>
      <w:r>
        <w:rPr>
          <w:rFonts w:ascii="Arial"/>
          <w:b/>
        </w:rPr>
        <w:t xml:space="preserve">Vacancy </w:t>
      </w:r>
      <w:r>
        <w:t>- an authorized position not occupied by an incumbent, which has been approved</w:t>
      </w:r>
      <w:r>
        <w:rPr>
          <w:spacing w:val="-5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>designated</w:t>
      </w:r>
      <w:r>
        <w:rPr>
          <w:spacing w:val="-1"/>
        </w:rPr>
        <w:t xml:space="preserve"> </w:t>
      </w:r>
      <w:r>
        <w:t>authority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filling.</w:t>
      </w:r>
    </w:p>
    <w:p w14:paraId="3CF99F1A" w14:textId="77777777" w:rsidR="00447697" w:rsidRDefault="00BE6F0B">
      <w:pPr>
        <w:pStyle w:val="BodyText"/>
        <w:tabs>
          <w:tab w:val="left" w:pos="1781"/>
        </w:tabs>
        <w:spacing w:before="203" w:line="319" w:lineRule="auto"/>
        <w:ind w:left="1800" w:right="1602" w:hanging="781"/>
      </w:pPr>
      <w:r>
        <w:t>xcvi.</w:t>
      </w:r>
      <w:r>
        <w:tab/>
      </w:r>
      <w:r>
        <w:rPr>
          <w:rFonts w:ascii="Arial"/>
          <w:b/>
        </w:rPr>
        <w:t xml:space="preserve">Wage </w:t>
      </w:r>
      <w:r>
        <w:t>- payment that is calculated according to the number of hours worked and which may</w:t>
      </w:r>
      <w:r>
        <w:rPr>
          <w:spacing w:val="-56"/>
        </w:rPr>
        <w:t xml:space="preserve"> </w:t>
      </w:r>
      <w:r>
        <w:t>fluctuate</w:t>
      </w:r>
      <w:r>
        <w:rPr>
          <w:spacing w:val="-4"/>
        </w:rPr>
        <w:t xml:space="preserve"> </w:t>
      </w:r>
      <w:r>
        <w:t>from one</w:t>
      </w:r>
      <w:r>
        <w:rPr>
          <w:spacing w:val="-1"/>
        </w:rPr>
        <w:t xml:space="preserve"> </w:t>
      </w:r>
      <w:r>
        <w:t>payday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next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hours</w:t>
      </w:r>
      <w:r>
        <w:rPr>
          <w:spacing w:val="-1"/>
        </w:rPr>
        <w:t xml:space="preserve"> </w:t>
      </w:r>
      <w:r>
        <w:t>worked</w:t>
      </w:r>
      <w:r>
        <w:rPr>
          <w:spacing w:val="-1"/>
        </w:rPr>
        <w:t xml:space="preserve"> </w:t>
      </w:r>
      <w:r>
        <w:t>varies.</w:t>
      </w:r>
    </w:p>
    <w:p w14:paraId="4F597D57" w14:textId="7392991B" w:rsidR="00447697" w:rsidRDefault="00BE6F0B">
      <w:pPr>
        <w:pStyle w:val="BodyText"/>
        <w:tabs>
          <w:tab w:val="left" w:pos="1781"/>
        </w:tabs>
        <w:spacing w:before="202" w:line="355" w:lineRule="auto"/>
        <w:ind w:left="1800" w:right="1197" w:hanging="822"/>
      </w:pPr>
      <w:r>
        <w:rPr>
          <w:color w:val="0D0D0D"/>
        </w:rPr>
        <w:t>xcvii.</w:t>
      </w:r>
      <w:r>
        <w:rPr>
          <w:color w:val="0D0D0D"/>
        </w:rPr>
        <w:tab/>
      </w:r>
      <w:r>
        <w:rPr>
          <w:rFonts w:ascii="Arial" w:hAnsi="Arial"/>
          <w:b/>
          <w:color w:val="0D0D0D"/>
        </w:rPr>
        <w:t>Whistle - Blowing</w:t>
      </w:r>
      <w:r>
        <w:rPr>
          <w:rFonts w:ascii="Arial" w:hAnsi="Arial"/>
          <w:b/>
          <w:color w:val="0D0D0D"/>
          <w:spacing w:val="3"/>
        </w:rPr>
        <w:t xml:space="preserve"> </w:t>
      </w:r>
      <w:r>
        <w:rPr>
          <w:rFonts w:ascii="Arial" w:hAnsi="Arial"/>
          <w:b/>
          <w:color w:val="0D0D0D"/>
        </w:rPr>
        <w:t xml:space="preserve">- </w:t>
      </w:r>
      <w:r>
        <w:rPr>
          <w:color w:val="0D0D0D"/>
        </w:rPr>
        <w:t>Disclosure of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information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made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 employee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1"/>
        </w:rPr>
        <w:t xml:space="preserve"> </w:t>
      </w:r>
      <w:del w:id="314" w:author="DELL" w:date="2025-07-03T09:06:00Z" w16du:dateUtc="2025-07-03T04:06:00Z">
        <w:r w:rsidDel="006730CA">
          <w:rPr>
            <w:color w:val="0D0D0D"/>
          </w:rPr>
          <w:delText>Organization</w:delText>
        </w:r>
      </w:del>
      <w:ins w:id="315" w:author="DELL" w:date="2025-07-03T09:06:00Z" w16du:dateUtc="2025-07-03T04:06:00Z">
        <w:r w:rsidR="006730CA">
          <w:rPr>
            <w:color w:val="0D0D0D"/>
          </w:rPr>
          <w:t>WRC</w:t>
        </w:r>
      </w:ins>
      <w:r>
        <w:rPr>
          <w:color w:val="0D0D0D"/>
        </w:rPr>
        <w:t>’s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Executive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Committee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an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external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person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or body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where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worker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reasonably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believes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 criminal offense, a failure to comply with a legal obligation miscarriage of justice, a danger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 xml:space="preserve">the health and safety of any individual, damage to the environment, or a deliberate </w:t>
      </w:r>
      <w:r w:rsidRPr="00F86F17">
        <w:rPr>
          <w:color w:val="0D0D0D"/>
          <w:highlight w:val="yellow"/>
          <w:rPrChange w:id="316" w:author="DELL" w:date="2025-07-03T09:06:00Z" w16du:dateUtc="2025-07-03T04:06:00Z">
            <w:rPr>
              <w:color w:val="0D0D0D"/>
            </w:rPr>
          </w:rPrChange>
        </w:rPr>
        <w:t>concealment</w:t>
      </w:r>
      <w:r w:rsidRPr="00F86F17">
        <w:rPr>
          <w:color w:val="0D0D0D"/>
          <w:spacing w:val="-56"/>
          <w:highlight w:val="yellow"/>
          <w:rPrChange w:id="317" w:author="DELL" w:date="2025-07-03T09:06:00Z" w16du:dateUtc="2025-07-03T04:06:00Z">
            <w:rPr>
              <w:color w:val="0D0D0D"/>
              <w:spacing w:val="-56"/>
            </w:rPr>
          </w:rPrChange>
        </w:rPr>
        <w:t xml:space="preserve"> </w:t>
      </w:r>
      <w:ins w:id="318" w:author="DELL" w:date="2025-07-03T09:06:00Z" w16du:dateUtc="2025-07-03T04:06:00Z">
        <w:r w:rsidR="00F86F17" w:rsidRPr="00F86F17">
          <w:rPr>
            <w:color w:val="0D0D0D"/>
            <w:spacing w:val="-56"/>
            <w:highlight w:val="yellow"/>
            <w:rPrChange w:id="319" w:author="DELL" w:date="2025-07-03T09:06:00Z" w16du:dateUtc="2025-07-03T04:06:00Z">
              <w:rPr>
                <w:color w:val="0D0D0D"/>
                <w:spacing w:val="-56"/>
              </w:rPr>
            </w:rPrChange>
          </w:rPr>
          <w:t xml:space="preserve">     </w:t>
        </w:r>
      </w:ins>
      <w:r w:rsidRPr="00F86F17">
        <w:rPr>
          <w:color w:val="0D0D0D"/>
          <w:highlight w:val="yellow"/>
          <w:rPrChange w:id="320" w:author="DELL" w:date="2025-07-03T09:06:00Z" w16du:dateUtc="2025-07-03T04:06:00Z">
            <w:rPr>
              <w:color w:val="0D0D0D"/>
            </w:rPr>
          </w:rPrChange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information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occurring,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took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place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past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likely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happen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future.</w:t>
      </w:r>
    </w:p>
    <w:p w14:paraId="372A44BA" w14:textId="77777777" w:rsidR="00447697" w:rsidRDefault="00447697">
      <w:pPr>
        <w:pStyle w:val="BodyText"/>
        <w:rPr>
          <w:sz w:val="24"/>
        </w:rPr>
      </w:pPr>
    </w:p>
    <w:p w14:paraId="6B9B7067" w14:textId="6416CC47" w:rsidR="00447697" w:rsidDel="00F86F17" w:rsidRDefault="00447697">
      <w:pPr>
        <w:pStyle w:val="BodyText"/>
        <w:rPr>
          <w:del w:id="321" w:author="DELL" w:date="2025-07-03T09:07:00Z" w16du:dateUtc="2025-07-03T04:07:00Z"/>
          <w:sz w:val="20"/>
        </w:rPr>
      </w:pPr>
    </w:p>
    <w:p w14:paraId="453421A5" w14:textId="77777777" w:rsidR="00447697" w:rsidRDefault="00BE6F0B">
      <w:pPr>
        <w:spacing w:line="352" w:lineRule="auto"/>
        <w:ind w:left="1800" w:right="1534" w:hanging="882"/>
        <w:jc w:val="both"/>
        <w:rPr>
          <w:sz w:val="20"/>
        </w:rPr>
      </w:pPr>
      <w:r>
        <w:rPr>
          <w:sz w:val="20"/>
        </w:rPr>
        <w:t>xcviii.</w:t>
      </w:r>
      <w:r>
        <w:rPr>
          <w:spacing w:val="1"/>
          <w:sz w:val="20"/>
        </w:rPr>
        <w:t xml:space="preserve"> </w:t>
      </w:r>
      <w:r>
        <w:rPr>
          <w:rFonts w:ascii="Arial"/>
          <w:b/>
          <w:sz w:val="20"/>
        </w:rPr>
        <w:t xml:space="preserve">Work Requiring Advanced Knowledge - </w:t>
      </w:r>
      <w:r>
        <w:rPr>
          <w:sz w:val="20"/>
        </w:rPr>
        <w:t>work which is predominantly intellectual in nature, and</w:t>
      </w:r>
      <w:r>
        <w:rPr>
          <w:spacing w:val="-53"/>
          <w:sz w:val="20"/>
        </w:rPr>
        <w:t xml:space="preserve"> </w:t>
      </w:r>
      <w:r>
        <w:rPr>
          <w:sz w:val="20"/>
        </w:rPr>
        <w:t>which includes</w:t>
      </w:r>
      <w:r>
        <w:rPr>
          <w:spacing w:val="1"/>
          <w:sz w:val="20"/>
        </w:rPr>
        <w:t xml:space="preserve"> </w:t>
      </w:r>
      <w:r>
        <w:rPr>
          <w:sz w:val="20"/>
        </w:rPr>
        <w:t>work</w:t>
      </w:r>
      <w:r>
        <w:rPr>
          <w:spacing w:val="2"/>
          <w:sz w:val="20"/>
        </w:rPr>
        <w:t xml:space="preserve"> </w:t>
      </w:r>
      <w:r>
        <w:rPr>
          <w:sz w:val="20"/>
        </w:rPr>
        <w:t>requiring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1"/>
          <w:sz w:val="20"/>
        </w:rPr>
        <w:t xml:space="preserve"> </w:t>
      </w:r>
      <w:r>
        <w:rPr>
          <w:sz w:val="20"/>
        </w:rPr>
        <w:t>exercise of discretion and</w:t>
      </w:r>
      <w:r>
        <w:rPr>
          <w:spacing w:val="-2"/>
          <w:sz w:val="20"/>
        </w:rPr>
        <w:t xml:space="preserve"> </w:t>
      </w:r>
      <w:r>
        <w:rPr>
          <w:sz w:val="20"/>
        </w:rPr>
        <w:t>judgment.</w:t>
      </w:r>
    </w:p>
    <w:p w14:paraId="7BFB8517" w14:textId="77777777" w:rsidR="00447697" w:rsidRDefault="00447697">
      <w:pPr>
        <w:spacing w:line="352" w:lineRule="auto"/>
        <w:jc w:val="both"/>
        <w:rPr>
          <w:sz w:val="20"/>
        </w:rPr>
        <w:sectPr w:rsidR="00447697">
          <w:headerReference w:type="default" r:id="rId15"/>
          <w:footerReference w:type="default" r:id="rId16"/>
          <w:pgSz w:w="11900" w:h="16840"/>
          <w:pgMar w:top="1280" w:right="0" w:bottom="1380" w:left="0" w:header="138" w:footer="1197" w:gutter="0"/>
          <w:pgNumType w:start="14"/>
          <w:cols w:space="720"/>
        </w:sectPr>
      </w:pPr>
    </w:p>
    <w:p w14:paraId="7B2DAE80" w14:textId="77777777" w:rsidR="00447697" w:rsidRDefault="00447697">
      <w:pPr>
        <w:pStyle w:val="BodyText"/>
        <w:spacing w:before="4"/>
        <w:rPr>
          <w:sz w:val="13"/>
        </w:rPr>
      </w:pPr>
    </w:p>
    <w:p w14:paraId="228C5B1D" w14:textId="77777777" w:rsidR="00447697" w:rsidRDefault="00BE6F0B">
      <w:pPr>
        <w:pStyle w:val="Heading5"/>
        <w:numPr>
          <w:ilvl w:val="1"/>
          <w:numId w:val="59"/>
        </w:numPr>
        <w:tabs>
          <w:tab w:val="left" w:pos="2021"/>
          <w:tab w:val="left" w:pos="2022"/>
        </w:tabs>
        <w:spacing w:before="95"/>
        <w:ind w:hanging="582"/>
      </w:pPr>
      <w:bookmarkStart w:id="322" w:name="_bookmark2"/>
      <w:bookmarkEnd w:id="322"/>
      <w:r>
        <w:t>Interpretations</w:t>
      </w:r>
    </w:p>
    <w:p w14:paraId="7D902FB0" w14:textId="77777777" w:rsidR="00447697" w:rsidRDefault="00447697">
      <w:pPr>
        <w:pStyle w:val="BodyText"/>
        <w:spacing w:before="9"/>
        <w:rPr>
          <w:rFonts w:ascii="Arial"/>
          <w:b/>
          <w:sz w:val="25"/>
        </w:rPr>
      </w:pPr>
    </w:p>
    <w:p w14:paraId="1F827012" w14:textId="77777777" w:rsidR="00447697" w:rsidRDefault="00BE6F0B">
      <w:pPr>
        <w:pStyle w:val="ListParagraph"/>
        <w:numPr>
          <w:ilvl w:val="3"/>
          <w:numId w:val="57"/>
        </w:numPr>
        <w:tabs>
          <w:tab w:val="left" w:pos="2300"/>
        </w:tabs>
        <w:spacing w:line="326" w:lineRule="auto"/>
        <w:ind w:right="2029"/>
        <w:rPr>
          <w:sz w:val="21"/>
        </w:rPr>
      </w:pPr>
      <w:r>
        <w:rPr>
          <w:sz w:val="21"/>
        </w:rPr>
        <w:t>For the purpose of these rules, an appointment made by direct recruitment or by</w:t>
      </w:r>
      <w:r>
        <w:rPr>
          <w:spacing w:val="1"/>
          <w:sz w:val="21"/>
        </w:rPr>
        <w:t xml:space="preserve"> </w:t>
      </w:r>
      <w:r>
        <w:rPr>
          <w:sz w:val="21"/>
        </w:rPr>
        <w:t>promotion, shall be deemed to have been made on regular basis if they are made</w:t>
      </w:r>
      <w:r>
        <w:rPr>
          <w:spacing w:val="-56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accordance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these</w:t>
      </w:r>
      <w:r>
        <w:rPr>
          <w:spacing w:val="-1"/>
          <w:sz w:val="21"/>
        </w:rPr>
        <w:t xml:space="preserve"> </w:t>
      </w:r>
      <w:r>
        <w:rPr>
          <w:sz w:val="21"/>
        </w:rPr>
        <w:t>rules.</w:t>
      </w:r>
    </w:p>
    <w:p w14:paraId="6A122333" w14:textId="77777777" w:rsidR="00447697" w:rsidRDefault="00BE6F0B">
      <w:pPr>
        <w:pStyle w:val="ListParagraph"/>
        <w:numPr>
          <w:ilvl w:val="3"/>
          <w:numId w:val="57"/>
        </w:numPr>
        <w:tabs>
          <w:tab w:val="left" w:pos="2300"/>
        </w:tabs>
        <w:spacing w:before="211" w:line="326" w:lineRule="auto"/>
        <w:ind w:right="1597"/>
        <w:rPr>
          <w:sz w:val="21"/>
        </w:rPr>
      </w:pPr>
      <w:r>
        <w:rPr>
          <w:sz w:val="21"/>
        </w:rPr>
        <w:t>In these rules, unless there is anything repugnant in the subject or context, words</w:t>
      </w:r>
      <w:r>
        <w:rPr>
          <w:spacing w:val="1"/>
          <w:sz w:val="21"/>
        </w:rPr>
        <w:t xml:space="preserve"> </w:t>
      </w:r>
      <w:r>
        <w:rPr>
          <w:sz w:val="21"/>
        </w:rPr>
        <w:t>importing the masculine gender shall be taken to include the feminine gender and vice</w:t>
      </w:r>
      <w:r>
        <w:rPr>
          <w:spacing w:val="-56"/>
          <w:sz w:val="21"/>
        </w:rPr>
        <w:t xml:space="preserve"> </w:t>
      </w:r>
      <w:r>
        <w:rPr>
          <w:sz w:val="21"/>
        </w:rPr>
        <w:t>versa,</w:t>
      </w:r>
      <w:r>
        <w:rPr>
          <w:spacing w:val="-4"/>
          <w:sz w:val="21"/>
        </w:rPr>
        <w:t xml:space="preserve"> </w:t>
      </w:r>
      <w:r>
        <w:rPr>
          <w:sz w:val="21"/>
        </w:rPr>
        <w:t>and words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singular</w:t>
      </w:r>
      <w:r>
        <w:rPr>
          <w:spacing w:val="-2"/>
          <w:sz w:val="21"/>
        </w:rPr>
        <w:t xml:space="preserve"> </w:t>
      </w:r>
      <w:r>
        <w:rPr>
          <w:sz w:val="21"/>
        </w:rPr>
        <w:t>shall</w:t>
      </w:r>
      <w:r>
        <w:rPr>
          <w:spacing w:val="-3"/>
          <w:sz w:val="21"/>
        </w:rPr>
        <w:t xml:space="preserve"> </w:t>
      </w:r>
      <w:r>
        <w:rPr>
          <w:sz w:val="21"/>
        </w:rPr>
        <w:t>include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plural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vice</w:t>
      </w:r>
      <w:r>
        <w:rPr>
          <w:spacing w:val="-1"/>
          <w:sz w:val="21"/>
        </w:rPr>
        <w:t xml:space="preserve"> </w:t>
      </w:r>
      <w:r>
        <w:rPr>
          <w:sz w:val="21"/>
        </w:rPr>
        <w:t>versa.</w:t>
      </w:r>
    </w:p>
    <w:p w14:paraId="54DD525D" w14:textId="05012189" w:rsidR="00447697" w:rsidRDefault="00BE6F0B">
      <w:pPr>
        <w:pStyle w:val="ListParagraph"/>
        <w:numPr>
          <w:ilvl w:val="3"/>
          <w:numId w:val="57"/>
        </w:numPr>
        <w:tabs>
          <w:tab w:val="left" w:pos="2300"/>
        </w:tabs>
        <w:spacing w:before="206" w:line="336" w:lineRule="auto"/>
        <w:ind w:right="1527"/>
        <w:rPr>
          <w:sz w:val="21"/>
        </w:rPr>
      </w:pPr>
      <w:r>
        <w:rPr>
          <w:sz w:val="21"/>
        </w:rPr>
        <w:t>The power of finally interpreting these rules shall vest in the Board of Heads, Executive</w:t>
      </w:r>
      <w:r>
        <w:rPr>
          <w:spacing w:val="-56"/>
          <w:sz w:val="21"/>
        </w:rPr>
        <w:t xml:space="preserve"> </w:t>
      </w:r>
      <w:r>
        <w:rPr>
          <w:sz w:val="21"/>
        </w:rPr>
        <w:t>Committee and General Body, which shall be the sole judge of the interpretation of any</w:t>
      </w:r>
      <w:r>
        <w:rPr>
          <w:spacing w:val="-56"/>
          <w:sz w:val="21"/>
        </w:rPr>
        <w:t xml:space="preserve"> </w:t>
      </w:r>
      <w:r>
        <w:rPr>
          <w:sz w:val="21"/>
        </w:rPr>
        <w:t xml:space="preserve">of these rules, and their decision, conveyed through the </w:t>
      </w:r>
      <w:del w:id="323" w:author="DELL" w:date="2025-07-03T09:08:00Z" w16du:dateUtc="2025-07-03T04:08:00Z">
        <w:r w:rsidDel="00F86F17">
          <w:rPr>
            <w:sz w:val="21"/>
          </w:rPr>
          <w:delText>MD</w:delText>
        </w:r>
      </w:del>
      <w:ins w:id="324" w:author="DELL" w:date="2025-07-03T09:08:00Z" w16du:dateUtc="2025-07-03T04:08:00Z">
        <w:r w:rsidR="00F86F17">
          <w:rPr>
            <w:sz w:val="21"/>
          </w:rPr>
          <w:t>Chairman/</w:t>
        </w:r>
        <w:proofErr w:type="spellStart"/>
        <w:r w:rsidR="00F86F17">
          <w:rPr>
            <w:sz w:val="21"/>
          </w:rPr>
          <w:t>pertson</w:t>
        </w:r>
      </w:ins>
      <w:proofErr w:type="spellEnd"/>
      <w:r>
        <w:rPr>
          <w:sz w:val="21"/>
        </w:rPr>
        <w:t>, shall be final and binding</w:t>
      </w:r>
      <w:r>
        <w:rPr>
          <w:spacing w:val="1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all persons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whom these</w:t>
      </w:r>
      <w:r>
        <w:rPr>
          <w:spacing w:val="-1"/>
          <w:sz w:val="21"/>
        </w:rPr>
        <w:t xml:space="preserve"> </w:t>
      </w:r>
      <w:r>
        <w:rPr>
          <w:sz w:val="21"/>
        </w:rPr>
        <w:t>rules</w:t>
      </w:r>
      <w:r>
        <w:rPr>
          <w:spacing w:val="-1"/>
          <w:sz w:val="21"/>
        </w:rPr>
        <w:t xml:space="preserve"> </w:t>
      </w:r>
      <w:r>
        <w:rPr>
          <w:sz w:val="21"/>
        </w:rPr>
        <w:t>apply.</w:t>
      </w:r>
    </w:p>
    <w:p w14:paraId="49AD96C5" w14:textId="77777777" w:rsidR="00447697" w:rsidRDefault="00BE6F0B">
      <w:pPr>
        <w:pStyle w:val="ListParagraph"/>
        <w:numPr>
          <w:ilvl w:val="3"/>
          <w:numId w:val="57"/>
        </w:numPr>
        <w:tabs>
          <w:tab w:val="left" w:pos="2300"/>
        </w:tabs>
        <w:spacing w:before="205" w:line="343" w:lineRule="auto"/>
        <w:ind w:right="1445"/>
        <w:rPr>
          <w:sz w:val="21"/>
        </w:rPr>
      </w:pPr>
      <w:r>
        <w:rPr>
          <w:sz w:val="21"/>
        </w:rPr>
        <w:t>The Board of Heads and Executive Committee shall have full powers to make any</w:t>
      </w:r>
      <w:r>
        <w:rPr>
          <w:spacing w:val="1"/>
          <w:sz w:val="21"/>
        </w:rPr>
        <w:t xml:space="preserve"> </w:t>
      </w:r>
      <w:r>
        <w:rPr>
          <w:sz w:val="21"/>
        </w:rPr>
        <w:t>amendment, addition or alteration in these rules, from time to time as may be</w:t>
      </w:r>
      <w:r>
        <w:rPr>
          <w:spacing w:val="1"/>
          <w:sz w:val="21"/>
        </w:rPr>
        <w:t xml:space="preserve"> </w:t>
      </w:r>
      <w:r>
        <w:rPr>
          <w:sz w:val="21"/>
        </w:rPr>
        <w:t>necessary, without previous notice. The approved amendment, addition or alteration in</w:t>
      </w:r>
      <w:r>
        <w:rPr>
          <w:spacing w:val="1"/>
          <w:sz w:val="21"/>
        </w:rPr>
        <w:t xml:space="preserve"> </w:t>
      </w:r>
      <w:r>
        <w:rPr>
          <w:sz w:val="21"/>
        </w:rPr>
        <w:t>to the rules shall be effective from the date the said amendment, addition or alteration is</w:t>
      </w:r>
      <w:r>
        <w:rPr>
          <w:spacing w:val="-56"/>
          <w:sz w:val="21"/>
        </w:rPr>
        <w:t xml:space="preserve"> </w:t>
      </w:r>
      <w:r>
        <w:rPr>
          <w:sz w:val="21"/>
        </w:rPr>
        <w:t>notified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competent</w:t>
      </w:r>
      <w:r>
        <w:rPr>
          <w:spacing w:val="-2"/>
          <w:sz w:val="21"/>
        </w:rPr>
        <w:t xml:space="preserve"> </w:t>
      </w:r>
      <w:r>
        <w:rPr>
          <w:sz w:val="21"/>
        </w:rPr>
        <w:t>Authority.</w:t>
      </w:r>
    </w:p>
    <w:p w14:paraId="237DED5E" w14:textId="77777777" w:rsidR="00447697" w:rsidRDefault="00447697">
      <w:pPr>
        <w:spacing w:line="343" w:lineRule="auto"/>
        <w:rPr>
          <w:sz w:val="21"/>
        </w:rPr>
        <w:sectPr w:rsidR="00447697">
          <w:pgSz w:w="11900" w:h="16840"/>
          <w:pgMar w:top="1280" w:right="0" w:bottom="1420" w:left="0" w:header="138" w:footer="1197" w:gutter="0"/>
          <w:cols w:space="720"/>
        </w:sectPr>
      </w:pPr>
    </w:p>
    <w:p w14:paraId="3107F4E8" w14:textId="77777777" w:rsidR="00447697" w:rsidRDefault="00BE6F0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47EEB78C" wp14:editId="2C044D4D">
            <wp:simplePos x="0" y="0"/>
            <wp:positionH relativeFrom="page">
              <wp:posOffset>635</wp:posOffset>
            </wp:positionH>
            <wp:positionV relativeFrom="page">
              <wp:posOffset>9689465</wp:posOffset>
            </wp:positionV>
            <wp:extent cx="7555357" cy="176530"/>
            <wp:effectExtent l="0" t="0" r="0" b="0"/>
            <wp:wrapNone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357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B463E" w14:textId="3ACEA1AA" w:rsidR="00447697" w:rsidDel="00F86F17" w:rsidRDefault="00447697">
      <w:pPr>
        <w:pStyle w:val="BodyText"/>
        <w:rPr>
          <w:del w:id="325" w:author="DELL" w:date="2025-07-03T09:09:00Z" w16du:dateUtc="2025-07-03T04:09:00Z"/>
          <w:sz w:val="20"/>
        </w:rPr>
      </w:pPr>
    </w:p>
    <w:p w14:paraId="77D289D1" w14:textId="77777777" w:rsidR="00447697" w:rsidRDefault="00BE6F0B">
      <w:pPr>
        <w:pStyle w:val="Heading2"/>
        <w:numPr>
          <w:ilvl w:val="0"/>
          <w:numId w:val="60"/>
        </w:numPr>
        <w:tabs>
          <w:tab w:val="left" w:pos="1962"/>
        </w:tabs>
        <w:spacing w:before="216"/>
        <w:ind w:left="1961" w:hanging="431"/>
      </w:pPr>
      <w:bookmarkStart w:id="326" w:name="_bookmark3"/>
      <w:bookmarkEnd w:id="326"/>
      <w:r>
        <w:t>RECRUITMENT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SELECTION</w:t>
      </w:r>
    </w:p>
    <w:p w14:paraId="62FE1A33" w14:textId="77777777" w:rsidR="00447697" w:rsidRDefault="00BE6F0B">
      <w:pPr>
        <w:pStyle w:val="Heading4"/>
        <w:numPr>
          <w:ilvl w:val="1"/>
          <w:numId w:val="56"/>
        </w:numPr>
        <w:tabs>
          <w:tab w:val="left" w:pos="2021"/>
          <w:tab w:val="left" w:pos="2022"/>
        </w:tabs>
        <w:spacing w:before="261"/>
        <w:ind w:hanging="582"/>
      </w:pPr>
      <w:r>
        <w:t>Policy</w:t>
      </w:r>
    </w:p>
    <w:p w14:paraId="493FF95C" w14:textId="15EB9796" w:rsidR="00447697" w:rsidRDefault="005E534A">
      <w:pPr>
        <w:pStyle w:val="BodyText"/>
        <w:spacing w:before="179" w:line="338" w:lineRule="auto"/>
        <w:ind w:left="2040" w:right="1963"/>
        <w:jc w:val="both"/>
      </w:pPr>
      <w:r>
        <w:rPr>
          <w:color w:val="0D0D0D"/>
        </w:rPr>
        <w:t xml:space="preserve">Welfare and Relief Committee </w:t>
      </w:r>
      <w:ins w:id="327" w:author="DELL" w:date="2025-07-03T09:09:00Z" w16du:dateUtc="2025-07-03T04:09:00Z">
        <w:r w:rsidR="00F86F17">
          <w:rPr>
            <w:color w:val="0D0D0D"/>
          </w:rPr>
          <w:t xml:space="preserve">(WRC) </w:t>
        </w:r>
      </w:ins>
      <w:r w:rsidR="00BE6F0B">
        <w:t>is an equal opportunity employer.</w:t>
      </w:r>
      <w:r w:rsidR="00BE6F0B">
        <w:rPr>
          <w:spacing w:val="-56"/>
        </w:rPr>
        <w:t xml:space="preserve"> </w:t>
      </w:r>
      <w:r>
        <w:rPr>
          <w:color w:val="0D0D0D"/>
        </w:rPr>
        <w:t xml:space="preserve">Welfare and Relief Committee </w:t>
      </w:r>
      <w:r w:rsidR="00BE6F0B">
        <w:t>is committed to recruit and select</w:t>
      </w:r>
      <w:r w:rsidR="00BE6F0B">
        <w:rPr>
          <w:spacing w:val="-56"/>
        </w:rPr>
        <w:t xml:space="preserve"> </w:t>
      </w:r>
      <w:r w:rsidR="00BE6F0B">
        <w:t>most</w:t>
      </w:r>
      <w:r w:rsidR="00BE6F0B">
        <w:rPr>
          <w:spacing w:val="-2"/>
        </w:rPr>
        <w:t xml:space="preserve"> </w:t>
      </w:r>
      <w:r w:rsidR="00BE6F0B">
        <w:t>competent</w:t>
      </w:r>
      <w:r w:rsidR="00BE6F0B">
        <w:rPr>
          <w:spacing w:val="-2"/>
        </w:rPr>
        <w:t xml:space="preserve"> </w:t>
      </w:r>
      <w:r w:rsidR="00BE6F0B">
        <w:t>and qualified</w:t>
      </w:r>
      <w:r w:rsidR="00BE6F0B">
        <w:rPr>
          <w:spacing w:val="-2"/>
        </w:rPr>
        <w:t xml:space="preserve"> </w:t>
      </w:r>
      <w:r w:rsidR="00BE6F0B">
        <w:t>persons.</w:t>
      </w:r>
    </w:p>
    <w:p w14:paraId="364E084D" w14:textId="77777777" w:rsidR="00447697" w:rsidRDefault="00BE6F0B">
      <w:pPr>
        <w:pStyle w:val="BodyText"/>
        <w:spacing w:before="68" w:line="338" w:lineRule="auto"/>
        <w:ind w:left="2040" w:right="1433"/>
        <w:jc w:val="both"/>
      </w:pPr>
      <w:r>
        <w:t>Recruitment and selection shall be made in a manner that ensures, open competition, and</w:t>
      </w:r>
      <w:r>
        <w:rPr>
          <w:spacing w:val="1"/>
        </w:rPr>
        <w:t xml:space="preserve"> </w:t>
      </w:r>
      <w:r>
        <w:t>strictly discourage all sorts of discriminations on the basis of sex, creed, religion and</w:t>
      </w:r>
      <w:r>
        <w:rPr>
          <w:spacing w:val="1"/>
        </w:rPr>
        <w:t xml:space="preserve"> </w:t>
      </w:r>
      <w:r>
        <w:t>disability.</w:t>
      </w:r>
    </w:p>
    <w:p w14:paraId="6AA14F8E" w14:textId="77777777" w:rsidR="00447697" w:rsidRDefault="00447697">
      <w:pPr>
        <w:pStyle w:val="BodyText"/>
        <w:rPr>
          <w:sz w:val="24"/>
        </w:rPr>
      </w:pPr>
    </w:p>
    <w:p w14:paraId="4975F5C5" w14:textId="441EAE8F" w:rsidR="00447697" w:rsidDel="00F86F17" w:rsidRDefault="00447697">
      <w:pPr>
        <w:pStyle w:val="BodyText"/>
        <w:rPr>
          <w:del w:id="328" w:author="DELL" w:date="2025-07-03T09:09:00Z" w16du:dateUtc="2025-07-03T04:09:00Z"/>
          <w:sz w:val="30"/>
        </w:rPr>
      </w:pPr>
    </w:p>
    <w:p w14:paraId="4D6251B8" w14:textId="77777777" w:rsidR="00447697" w:rsidRDefault="00BE6F0B">
      <w:pPr>
        <w:pStyle w:val="Heading4"/>
        <w:numPr>
          <w:ilvl w:val="1"/>
          <w:numId w:val="56"/>
        </w:numPr>
        <w:tabs>
          <w:tab w:val="left" w:pos="2021"/>
          <w:tab w:val="left" w:pos="2022"/>
        </w:tabs>
        <w:ind w:hanging="582"/>
      </w:pPr>
      <w:r>
        <w:t>Vacancy</w:t>
      </w:r>
      <w:r>
        <w:rPr>
          <w:spacing w:val="-4"/>
        </w:rPr>
        <w:t xml:space="preserve"> </w:t>
      </w:r>
      <w:r>
        <w:t>Announcements</w:t>
      </w:r>
    </w:p>
    <w:p w14:paraId="4FE5E0CD" w14:textId="77777777" w:rsidR="00447697" w:rsidRDefault="00447697">
      <w:pPr>
        <w:pStyle w:val="BodyText"/>
        <w:rPr>
          <w:rFonts w:ascii="Arial"/>
          <w:b/>
          <w:sz w:val="26"/>
        </w:rPr>
      </w:pPr>
    </w:p>
    <w:p w14:paraId="40EDF3F6" w14:textId="77777777" w:rsidR="00447697" w:rsidRDefault="00BE6F0B">
      <w:pPr>
        <w:pStyle w:val="BodyText"/>
        <w:spacing w:line="316" w:lineRule="auto"/>
        <w:ind w:left="2021" w:right="1440"/>
        <w:jc w:val="both"/>
      </w:pPr>
      <w:r>
        <w:t>When a request to fill a vacancy has been approved the following procedure shall be</w:t>
      </w:r>
      <w:r>
        <w:rPr>
          <w:spacing w:val="1"/>
        </w:rPr>
        <w:t xml:space="preserve"> </w:t>
      </w:r>
      <w:r>
        <w:t>followed:</w:t>
      </w:r>
    </w:p>
    <w:p w14:paraId="03B4F5E5" w14:textId="60F0EA66" w:rsidR="00447697" w:rsidRDefault="00BE6F0B">
      <w:pPr>
        <w:pStyle w:val="ListParagraph"/>
        <w:numPr>
          <w:ilvl w:val="2"/>
          <w:numId w:val="56"/>
        </w:numPr>
        <w:tabs>
          <w:tab w:val="left" w:pos="2741"/>
          <w:tab w:val="left" w:pos="2742"/>
        </w:tabs>
        <w:spacing w:before="161" w:line="235" w:lineRule="auto"/>
        <w:ind w:right="1276"/>
        <w:rPr>
          <w:sz w:val="21"/>
        </w:rPr>
      </w:pPr>
      <w:r>
        <w:rPr>
          <w:sz w:val="21"/>
        </w:rPr>
        <w:t>Existing employees assessed through verifiable means as being capable of filling the</w:t>
      </w:r>
      <w:r>
        <w:rPr>
          <w:spacing w:val="-56"/>
          <w:sz w:val="21"/>
        </w:rPr>
        <w:t xml:space="preserve"> </w:t>
      </w:r>
      <w:r>
        <w:rPr>
          <w:sz w:val="21"/>
        </w:rPr>
        <w:t>vacancy will be short</w:t>
      </w:r>
      <w:del w:id="329" w:author="DELL" w:date="2025-07-03T09:10:00Z" w16du:dateUtc="2025-07-03T04:10:00Z">
        <w:r w:rsidDel="00657EDF">
          <w:rPr>
            <w:sz w:val="21"/>
          </w:rPr>
          <w:delText>-</w:delText>
        </w:r>
      </w:del>
      <w:r>
        <w:rPr>
          <w:sz w:val="21"/>
        </w:rPr>
        <w:t>listed against the criteria established for it and accorded</w:t>
      </w:r>
      <w:r>
        <w:rPr>
          <w:spacing w:val="1"/>
          <w:sz w:val="21"/>
        </w:rPr>
        <w:t xml:space="preserve"> </w:t>
      </w:r>
      <w:r>
        <w:rPr>
          <w:sz w:val="21"/>
        </w:rPr>
        <w:t>preference</w:t>
      </w:r>
      <w:r>
        <w:rPr>
          <w:spacing w:val="-1"/>
          <w:sz w:val="21"/>
        </w:rPr>
        <w:t xml:space="preserve"> </w:t>
      </w:r>
      <w:r>
        <w:rPr>
          <w:sz w:val="21"/>
        </w:rPr>
        <w:t>if found</w:t>
      </w:r>
      <w:r>
        <w:rPr>
          <w:spacing w:val="-3"/>
          <w:sz w:val="21"/>
        </w:rPr>
        <w:t xml:space="preserve"> </w:t>
      </w:r>
      <w:r>
        <w:rPr>
          <w:sz w:val="21"/>
        </w:rPr>
        <w:t>fit.</w:t>
      </w:r>
    </w:p>
    <w:p w14:paraId="5049F748" w14:textId="77777777" w:rsidR="00447697" w:rsidRDefault="00BE6F0B">
      <w:pPr>
        <w:pStyle w:val="ListParagraph"/>
        <w:numPr>
          <w:ilvl w:val="2"/>
          <w:numId w:val="56"/>
        </w:numPr>
        <w:tabs>
          <w:tab w:val="left" w:pos="2741"/>
          <w:tab w:val="left" w:pos="2742"/>
        </w:tabs>
        <w:spacing w:before="9" w:line="235" w:lineRule="auto"/>
        <w:ind w:right="1170"/>
        <w:rPr>
          <w:sz w:val="21"/>
        </w:rPr>
      </w:pPr>
      <w:r>
        <w:rPr>
          <w:sz w:val="21"/>
        </w:rPr>
        <w:t>Keeping in view the concurrent disaster situation in the country, Executive Director</w:t>
      </w:r>
      <w:r>
        <w:rPr>
          <w:spacing w:val="1"/>
          <w:sz w:val="21"/>
        </w:rPr>
        <w:t xml:space="preserve"> </w:t>
      </w:r>
      <w:r>
        <w:rPr>
          <w:sz w:val="21"/>
        </w:rPr>
        <w:t>holds the authority to deploy HR from previous emergency projects. Approval from the</w:t>
      </w:r>
      <w:r>
        <w:rPr>
          <w:spacing w:val="-56"/>
          <w:sz w:val="21"/>
        </w:rPr>
        <w:t xml:space="preserve"> </w:t>
      </w:r>
      <w:r>
        <w:rPr>
          <w:sz w:val="21"/>
        </w:rPr>
        <w:t>head</w:t>
      </w:r>
      <w:r>
        <w:rPr>
          <w:spacing w:val="-1"/>
          <w:sz w:val="21"/>
        </w:rPr>
        <w:t xml:space="preserve"> </w:t>
      </w:r>
      <w:r>
        <w:rPr>
          <w:sz w:val="21"/>
        </w:rPr>
        <w:t>of the</w:t>
      </w:r>
      <w:r>
        <w:rPr>
          <w:spacing w:val="-1"/>
          <w:sz w:val="21"/>
        </w:rPr>
        <w:t xml:space="preserve"> </w:t>
      </w:r>
      <w:r>
        <w:rPr>
          <w:sz w:val="21"/>
        </w:rPr>
        <w:t>BODs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obligatory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this</w:t>
      </w:r>
      <w:r>
        <w:rPr>
          <w:spacing w:val="-1"/>
          <w:sz w:val="21"/>
        </w:rPr>
        <w:t xml:space="preserve"> </w:t>
      </w:r>
      <w:r>
        <w:rPr>
          <w:sz w:val="21"/>
        </w:rPr>
        <w:t>regard.</w:t>
      </w:r>
    </w:p>
    <w:p w14:paraId="40A05BA0" w14:textId="5B894AFF" w:rsidR="00447697" w:rsidRDefault="00BE6F0B">
      <w:pPr>
        <w:pStyle w:val="ListParagraph"/>
        <w:numPr>
          <w:ilvl w:val="2"/>
          <w:numId w:val="56"/>
        </w:numPr>
        <w:tabs>
          <w:tab w:val="left" w:pos="2741"/>
          <w:tab w:val="left" w:pos="2742"/>
        </w:tabs>
        <w:spacing w:before="6" w:line="235" w:lineRule="auto"/>
        <w:ind w:right="1320"/>
        <w:rPr>
          <w:sz w:val="21"/>
        </w:rPr>
      </w:pPr>
      <w:r>
        <w:rPr>
          <w:sz w:val="21"/>
        </w:rPr>
        <w:t xml:space="preserve">Vacancy announcements will be advertised in at least two leading </w:t>
      </w:r>
      <w:del w:id="330" w:author="DELL" w:date="2025-07-03T09:11:00Z" w16du:dateUtc="2025-07-03T04:11:00Z">
        <w:r w:rsidDel="00657EDF">
          <w:rPr>
            <w:sz w:val="21"/>
          </w:rPr>
          <w:delText>N</w:delText>
        </w:r>
      </w:del>
      <w:ins w:id="331" w:author="DELL" w:date="2025-07-03T09:11:00Z" w16du:dateUtc="2025-07-03T04:11:00Z">
        <w:r w:rsidR="00657EDF">
          <w:rPr>
            <w:sz w:val="21"/>
          </w:rPr>
          <w:t>n</w:t>
        </w:r>
      </w:ins>
      <w:r>
        <w:rPr>
          <w:sz w:val="21"/>
        </w:rPr>
        <w:t>ews</w:t>
      </w:r>
      <w:del w:id="332" w:author="DELL" w:date="2025-07-03T09:09:00Z" w16du:dateUtc="2025-07-03T04:09:00Z">
        <w:r w:rsidDel="00F86F17">
          <w:rPr>
            <w:sz w:val="21"/>
          </w:rPr>
          <w:delText xml:space="preserve"> </w:delText>
        </w:r>
      </w:del>
      <w:r>
        <w:rPr>
          <w:sz w:val="21"/>
        </w:rPr>
        <w:t>papers i.e.</w:t>
      </w:r>
      <w:r>
        <w:rPr>
          <w:spacing w:val="1"/>
          <w:sz w:val="21"/>
        </w:rPr>
        <w:t xml:space="preserve"> </w:t>
      </w:r>
      <w:r>
        <w:rPr>
          <w:sz w:val="21"/>
        </w:rPr>
        <w:t>one English and one Urdu. Other ways of advertising of positions can include online,</w:t>
      </w:r>
      <w:r>
        <w:rPr>
          <w:spacing w:val="-56"/>
          <w:sz w:val="21"/>
        </w:rPr>
        <w:t xml:space="preserve"> </w:t>
      </w:r>
      <w:r>
        <w:rPr>
          <w:sz w:val="21"/>
        </w:rPr>
        <w:t>notice</w:t>
      </w:r>
      <w:r>
        <w:rPr>
          <w:spacing w:val="-4"/>
          <w:sz w:val="21"/>
        </w:rPr>
        <w:t xml:space="preserve"> </w:t>
      </w:r>
      <w:r>
        <w:rPr>
          <w:sz w:val="21"/>
        </w:rPr>
        <w:t>boards</w:t>
      </w:r>
      <w:r>
        <w:rPr>
          <w:spacing w:val="-1"/>
          <w:sz w:val="21"/>
        </w:rPr>
        <w:t xml:space="preserve"> </w:t>
      </w:r>
      <w:r>
        <w:rPr>
          <w:sz w:val="21"/>
        </w:rPr>
        <w:t>of other</w:t>
      </w:r>
      <w:r>
        <w:rPr>
          <w:spacing w:val="-2"/>
          <w:sz w:val="21"/>
        </w:rPr>
        <w:t xml:space="preserve"> </w:t>
      </w:r>
      <w:r>
        <w:rPr>
          <w:sz w:val="21"/>
        </w:rPr>
        <w:t>organizations</w:t>
      </w:r>
    </w:p>
    <w:p w14:paraId="62E7D420" w14:textId="0B82DFE0" w:rsidR="00447697" w:rsidDel="00657EDF" w:rsidRDefault="00BE6F0B">
      <w:pPr>
        <w:pStyle w:val="ListParagraph"/>
        <w:numPr>
          <w:ilvl w:val="2"/>
          <w:numId w:val="56"/>
        </w:numPr>
        <w:tabs>
          <w:tab w:val="left" w:pos="2741"/>
          <w:tab w:val="left" w:pos="2742"/>
        </w:tabs>
        <w:spacing w:before="12" w:line="230" w:lineRule="auto"/>
        <w:ind w:right="1741"/>
        <w:rPr>
          <w:del w:id="333" w:author="DELL" w:date="2025-07-03T09:11:00Z" w16du:dateUtc="2025-07-03T04:11:00Z"/>
          <w:sz w:val="21"/>
        </w:rPr>
      </w:pPr>
      <w:r>
        <w:rPr>
          <w:sz w:val="21"/>
        </w:rPr>
        <w:t>Deadline for submitting an application should not be less than ten working days.</w:t>
      </w:r>
      <w:r w:rsidRPr="00657EDF">
        <w:rPr>
          <w:spacing w:val="-56"/>
          <w:sz w:val="21"/>
        </w:rPr>
        <w:t xml:space="preserve"> </w:t>
      </w:r>
      <w:r>
        <w:rPr>
          <w:sz w:val="21"/>
        </w:rPr>
        <w:t>However</w:t>
      </w:r>
      <w:ins w:id="334" w:author="DELL" w:date="2025-07-03T09:12:00Z" w16du:dateUtc="2025-07-03T04:12:00Z">
        <w:r w:rsidR="009979C6">
          <w:rPr>
            <w:sz w:val="21"/>
          </w:rPr>
          <w:t>,</w:t>
        </w:r>
      </w:ins>
      <w:r w:rsidRPr="00657EDF"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the</w:t>
      </w:r>
      <w:proofErr w:type="spellEnd"/>
      <w:r w:rsidRPr="00657EDF">
        <w:rPr>
          <w:spacing w:val="-1"/>
          <w:sz w:val="21"/>
        </w:rPr>
        <w:t xml:space="preserve"> </w:t>
      </w:r>
      <w:del w:id="335" w:author="DELL" w:date="2025-07-03T09:11:00Z" w16du:dateUtc="2025-07-03T04:11:00Z">
        <w:r w:rsidDel="00657EDF">
          <w:rPr>
            <w:sz w:val="21"/>
          </w:rPr>
          <w:delText>MD</w:delText>
        </w:r>
      </w:del>
      <w:ins w:id="336" w:author="DELL" w:date="2025-07-03T09:11:00Z" w16du:dateUtc="2025-07-03T04:11:00Z">
        <w:r w:rsidR="00657EDF">
          <w:rPr>
            <w:sz w:val="21"/>
          </w:rPr>
          <w:t>Chairman/person</w:t>
        </w:r>
      </w:ins>
      <w:r w:rsidRPr="00657EDF">
        <w:rPr>
          <w:spacing w:val="-3"/>
          <w:sz w:val="21"/>
        </w:rPr>
        <w:t xml:space="preserve"> </w:t>
      </w:r>
      <w:r>
        <w:rPr>
          <w:sz w:val="21"/>
        </w:rPr>
        <w:t>may</w:t>
      </w:r>
      <w:r w:rsidRPr="00657EDF">
        <w:rPr>
          <w:spacing w:val="-4"/>
          <w:sz w:val="21"/>
        </w:rPr>
        <w:t xml:space="preserve"> </w:t>
      </w:r>
      <w:r>
        <w:rPr>
          <w:sz w:val="21"/>
        </w:rPr>
        <w:t>waive</w:t>
      </w:r>
      <w:r w:rsidRPr="00657EDF">
        <w:rPr>
          <w:spacing w:val="-1"/>
          <w:sz w:val="21"/>
        </w:rPr>
        <w:t xml:space="preserve"> </w:t>
      </w:r>
      <w:r>
        <w:rPr>
          <w:sz w:val="21"/>
        </w:rPr>
        <w:t>off this</w:t>
      </w:r>
      <w:r w:rsidRPr="00657EDF">
        <w:rPr>
          <w:spacing w:val="-4"/>
          <w:sz w:val="21"/>
        </w:rPr>
        <w:t xml:space="preserve"> </w:t>
      </w:r>
      <w:r>
        <w:rPr>
          <w:sz w:val="21"/>
        </w:rPr>
        <w:t>period</w:t>
      </w:r>
      <w:r w:rsidRPr="00657EDF">
        <w:rPr>
          <w:spacing w:val="-1"/>
          <w:sz w:val="21"/>
        </w:rPr>
        <w:t xml:space="preserve"> </w:t>
      </w:r>
      <w:r>
        <w:rPr>
          <w:sz w:val="21"/>
        </w:rPr>
        <w:t>of time</w:t>
      </w:r>
      <w:r w:rsidRPr="00657EDF">
        <w:rPr>
          <w:spacing w:val="-1"/>
          <w:sz w:val="21"/>
        </w:rPr>
        <w:t xml:space="preserve"> </w:t>
      </w:r>
      <w:r>
        <w:rPr>
          <w:sz w:val="21"/>
        </w:rPr>
        <w:t>for</w:t>
      </w:r>
      <w:r w:rsidRPr="00657EDF">
        <w:rPr>
          <w:spacing w:val="-2"/>
          <w:sz w:val="21"/>
        </w:rPr>
        <w:t xml:space="preserve"> </w:t>
      </w:r>
      <w:r>
        <w:rPr>
          <w:sz w:val="21"/>
        </w:rPr>
        <w:t>emergency</w:t>
      </w:r>
      <w:r w:rsidRPr="00657EDF">
        <w:rPr>
          <w:spacing w:val="-4"/>
          <w:sz w:val="21"/>
        </w:rPr>
        <w:t xml:space="preserve"> </w:t>
      </w:r>
      <w:r>
        <w:rPr>
          <w:sz w:val="21"/>
        </w:rPr>
        <w:t>hiring.</w:t>
      </w:r>
    </w:p>
    <w:p w14:paraId="72C1C902" w14:textId="77777777" w:rsidR="00447697" w:rsidRPr="00657EDF" w:rsidRDefault="00447697" w:rsidP="00657EDF">
      <w:pPr>
        <w:pStyle w:val="ListParagraph"/>
        <w:numPr>
          <w:ilvl w:val="2"/>
          <w:numId w:val="56"/>
        </w:numPr>
        <w:tabs>
          <w:tab w:val="left" w:pos="2741"/>
          <w:tab w:val="left" w:pos="2742"/>
        </w:tabs>
        <w:spacing w:before="12" w:line="230" w:lineRule="auto"/>
        <w:ind w:right="1741"/>
        <w:rPr>
          <w:sz w:val="24"/>
        </w:rPr>
        <w:pPrChange w:id="337" w:author="DELL" w:date="2025-07-03T09:11:00Z" w16du:dateUtc="2025-07-03T04:11:00Z">
          <w:pPr>
            <w:pStyle w:val="BodyText"/>
          </w:pPr>
        </w:pPrChange>
      </w:pPr>
    </w:p>
    <w:p w14:paraId="0F493576" w14:textId="77777777" w:rsidR="00447697" w:rsidRDefault="00447697">
      <w:pPr>
        <w:pStyle w:val="BodyText"/>
        <w:rPr>
          <w:sz w:val="32"/>
        </w:rPr>
      </w:pPr>
    </w:p>
    <w:p w14:paraId="06949A5B" w14:textId="77777777" w:rsidR="00447697" w:rsidRDefault="00BE6F0B">
      <w:pPr>
        <w:pStyle w:val="Heading4"/>
        <w:tabs>
          <w:tab w:val="left" w:pos="2021"/>
        </w:tabs>
        <w:ind w:left="1440" w:firstLine="0"/>
      </w:pPr>
      <w:r>
        <w:t>3.2</w:t>
      </w:r>
      <w:r>
        <w:tab/>
        <w:t>Application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Vacancies</w:t>
      </w:r>
    </w:p>
    <w:p w14:paraId="0DF2482A" w14:textId="77777777" w:rsidR="00447697" w:rsidRDefault="00447697">
      <w:pPr>
        <w:pStyle w:val="BodyText"/>
        <w:rPr>
          <w:rFonts w:ascii="Arial"/>
          <w:b/>
          <w:sz w:val="26"/>
        </w:rPr>
      </w:pPr>
    </w:p>
    <w:p w14:paraId="22C72217" w14:textId="3F195743" w:rsidR="00447697" w:rsidRDefault="00BE6F0B">
      <w:pPr>
        <w:pStyle w:val="BodyText"/>
        <w:spacing w:line="345" w:lineRule="auto"/>
        <w:ind w:left="2160" w:right="1415" w:hanging="29"/>
        <w:jc w:val="both"/>
        <w:rPr>
          <w:sz w:val="23"/>
        </w:rPr>
      </w:pPr>
      <w:r>
        <w:t>All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employment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forms</w:t>
      </w:r>
      <w:r>
        <w:rPr>
          <w:spacing w:val="1"/>
        </w:rPr>
        <w:t xml:space="preserve"> </w:t>
      </w:r>
      <w:r>
        <w:t>prescribed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Resource Section. Although resumes that meet posted deadlines will be accepted, job</w:t>
      </w:r>
      <w:r>
        <w:rPr>
          <w:spacing w:val="1"/>
        </w:rPr>
        <w:t xml:space="preserve"> </w:t>
      </w:r>
      <w:r>
        <w:t>applicants</w:t>
      </w:r>
      <w:r>
        <w:rPr>
          <w:spacing w:val="1"/>
        </w:rPr>
        <w:t xml:space="preserve"> </w:t>
      </w:r>
      <w:r>
        <w:t>prior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interview</w:t>
      </w:r>
      <w:r>
        <w:rPr>
          <w:spacing w:val="1"/>
        </w:rPr>
        <w:t xml:space="preserve"> </w:t>
      </w:r>
      <w:r>
        <w:t>mus</w:t>
      </w:r>
      <w:r>
        <w:rPr>
          <w:sz w:val="23"/>
        </w:rPr>
        <w:t>t</w:t>
      </w:r>
      <w:r>
        <w:rPr>
          <w:spacing w:val="1"/>
          <w:sz w:val="23"/>
        </w:rPr>
        <w:t xml:space="preserve"> </w:t>
      </w:r>
      <w:r>
        <w:rPr>
          <w:sz w:val="23"/>
        </w:rPr>
        <w:t>also</w:t>
      </w:r>
      <w:r>
        <w:rPr>
          <w:spacing w:val="1"/>
          <w:sz w:val="23"/>
        </w:rPr>
        <w:t xml:space="preserve"> </w:t>
      </w:r>
      <w:r>
        <w:rPr>
          <w:sz w:val="23"/>
        </w:rPr>
        <w:t>complete</w:t>
      </w:r>
      <w:r>
        <w:rPr>
          <w:spacing w:val="1"/>
          <w:sz w:val="23"/>
        </w:rPr>
        <w:t xml:space="preserve"> </w:t>
      </w:r>
      <w:r>
        <w:rPr>
          <w:sz w:val="23"/>
        </w:rPr>
        <w:t>a</w:t>
      </w:r>
      <w:del w:id="338" w:author="DELL" w:date="2025-07-03T09:12:00Z" w16du:dateUtc="2025-07-03T04:12:00Z">
        <w:r w:rsidDel="00237AE3">
          <w:rPr>
            <w:sz w:val="23"/>
          </w:rPr>
          <w:delText>n</w:delText>
        </w:r>
      </w:del>
      <w:r>
        <w:rPr>
          <w:spacing w:val="63"/>
          <w:sz w:val="23"/>
        </w:rPr>
        <w:t xml:space="preserve"> </w:t>
      </w:r>
      <w:r w:rsidRPr="00237AE3">
        <w:rPr>
          <w:color w:val="0D0D0D"/>
          <w:highlight w:val="yellow"/>
          <w:rPrChange w:id="339" w:author="DELL" w:date="2025-07-03T09:12:00Z" w16du:dateUtc="2025-07-03T04:12:00Z">
            <w:rPr>
              <w:color w:val="0D0D0D"/>
            </w:rPr>
          </w:rPrChange>
        </w:rPr>
        <w:t>Rural</w:t>
      </w:r>
      <w:r w:rsidRPr="00237AE3">
        <w:rPr>
          <w:color w:val="0D0D0D"/>
          <w:spacing w:val="1"/>
          <w:highlight w:val="yellow"/>
          <w:rPrChange w:id="340" w:author="DELL" w:date="2025-07-03T09:12:00Z" w16du:dateUtc="2025-07-03T04:12:00Z">
            <w:rPr>
              <w:color w:val="0D0D0D"/>
              <w:spacing w:val="1"/>
            </w:rPr>
          </w:rPrChange>
        </w:rPr>
        <w:t xml:space="preserve"> </w:t>
      </w:r>
      <w:r w:rsidRPr="00237AE3">
        <w:rPr>
          <w:color w:val="0D0D0D"/>
          <w:highlight w:val="yellow"/>
          <w:rPrChange w:id="341" w:author="DELL" w:date="2025-07-03T09:12:00Z" w16du:dateUtc="2025-07-03T04:12:00Z">
            <w:rPr>
              <w:color w:val="0D0D0D"/>
            </w:rPr>
          </w:rPrChange>
        </w:rPr>
        <w:t>Empowerment</w:t>
      </w:r>
      <w:r w:rsidRPr="00237AE3">
        <w:rPr>
          <w:color w:val="0D0D0D"/>
          <w:spacing w:val="-4"/>
          <w:highlight w:val="yellow"/>
          <w:rPrChange w:id="342" w:author="DELL" w:date="2025-07-03T09:12:00Z" w16du:dateUtc="2025-07-03T04:12:00Z">
            <w:rPr>
              <w:color w:val="0D0D0D"/>
              <w:spacing w:val="-4"/>
            </w:rPr>
          </w:rPrChange>
        </w:rPr>
        <w:t xml:space="preserve"> </w:t>
      </w:r>
      <w:r w:rsidRPr="00237AE3">
        <w:rPr>
          <w:color w:val="0D0D0D"/>
          <w:highlight w:val="yellow"/>
          <w:rPrChange w:id="343" w:author="DELL" w:date="2025-07-03T09:12:00Z" w16du:dateUtc="2025-07-03T04:12:00Z">
            <w:rPr>
              <w:color w:val="0D0D0D"/>
            </w:rPr>
          </w:rPrChange>
        </w:rPr>
        <w:t>and</w:t>
      </w:r>
      <w:r w:rsidRPr="00237AE3">
        <w:rPr>
          <w:color w:val="0D0D0D"/>
          <w:spacing w:val="-2"/>
          <w:highlight w:val="yellow"/>
          <w:rPrChange w:id="344" w:author="DELL" w:date="2025-07-03T09:12:00Z" w16du:dateUtc="2025-07-03T04:12:00Z">
            <w:rPr>
              <w:color w:val="0D0D0D"/>
              <w:spacing w:val="-2"/>
            </w:rPr>
          </w:rPrChange>
        </w:rPr>
        <w:t xml:space="preserve"> </w:t>
      </w:r>
      <w:r w:rsidRPr="00237AE3">
        <w:rPr>
          <w:color w:val="0D0D0D"/>
          <w:highlight w:val="yellow"/>
          <w:rPrChange w:id="345" w:author="DELL" w:date="2025-07-03T09:12:00Z" w16du:dateUtc="2025-07-03T04:12:00Z">
            <w:rPr>
              <w:color w:val="0D0D0D"/>
            </w:rPr>
          </w:rPrChange>
        </w:rPr>
        <w:t>Institut</w:t>
      </w:r>
      <w:ins w:id="346" w:author="DELL" w:date="2025-07-03T09:12:00Z" w16du:dateUtc="2025-07-03T04:12:00Z">
        <w:r w:rsidR="00237AE3" w:rsidRPr="00237AE3">
          <w:rPr>
            <w:color w:val="0D0D0D"/>
            <w:highlight w:val="yellow"/>
            <w:rPrChange w:id="347" w:author="DELL" w:date="2025-07-03T09:12:00Z" w16du:dateUtc="2025-07-03T04:12:00Z">
              <w:rPr>
                <w:color w:val="0D0D0D"/>
              </w:rPr>
            </w:rPrChange>
          </w:rPr>
          <w:t>i</w:t>
        </w:r>
      </w:ins>
      <w:r w:rsidRPr="00237AE3">
        <w:rPr>
          <w:color w:val="0D0D0D"/>
          <w:highlight w:val="yellow"/>
          <w:rPrChange w:id="348" w:author="DELL" w:date="2025-07-03T09:12:00Z" w16du:dateUtc="2025-07-03T04:12:00Z">
            <w:rPr>
              <w:color w:val="0D0D0D"/>
            </w:rPr>
          </w:rPrChange>
        </w:rPr>
        <w:t>onal</w:t>
      </w:r>
      <w:r w:rsidRPr="00237AE3">
        <w:rPr>
          <w:color w:val="0D0D0D"/>
          <w:spacing w:val="-2"/>
          <w:highlight w:val="yellow"/>
          <w:rPrChange w:id="349" w:author="DELL" w:date="2025-07-03T09:12:00Z" w16du:dateUtc="2025-07-03T04:12:00Z">
            <w:rPr>
              <w:color w:val="0D0D0D"/>
              <w:spacing w:val="-2"/>
            </w:rPr>
          </w:rPrChange>
        </w:rPr>
        <w:t xml:space="preserve"> </w:t>
      </w:r>
      <w:r w:rsidRPr="00237AE3">
        <w:rPr>
          <w:color w:val="0D0D0D"/>
          <w:highlight w:val="yellow"/>
          <w:rPrChange w:id="350" w:author="DELL" w:date="2025-07-03T09:12:00Z" w16du:dateUtc="2025-07-03T04:12:00Z">
            <w:rPr>
              <w:color w:val="0D0D0D"/>
            </w:rPr>
          </w:rPrChange>
        </w:rPr>
        <w:t>Development</w:t>
      </w:r>
      <w:r w:rsidRPr="00237AE3">
        <w:rPr>
          <w:color w:val="0D0D0D"/>
          <w:spacing w:val="-1"/>
          <w:highlight w:val="yellow"/>
          <w:rPrChange w:id="351" w:author="DELL" w:date="2025-07-03T09:12:00Z" w16du:dateUtc="2025-07-03T04:12:00Z">
            <w:rPr>
              <w:color w:val="0D0D0D"/>
              <w:spacing w:val="-1"/>
            </w:rPr>
          </w:rPrChange>
        </w:rPr>
        <w:t xml:space="preserve"> </w:t>
      </w:r>
      <w:r w:rsidRPr="00237AE3">
        <w:rPr>
          <w:sz w:val="23"/>
          <w:highlight w:val="yellow"/>
          <w:rPrChange w:id="352" w:author="DELL" w:date="2025-07-03T09:12:00Z" w16du:dateUtc="2025-07-03T04:12:00Z">
            <w:rPr>
              <w:sz w:val="23"/>
            </w:rPr>
          </w:rPrChange>
        </w:rPr>
        <w:t>application</w:t>
      </w:r>
      <w:r w:rsidRPr="00237AE3">
        <w:rPr>
          <w:spacing w:val="-3"/>
          <w:sz w:val="23"/>
          <w:highlight w:val="yellow"/>
          <w:rPrChange w:id="353" w:author="DELL" w:date="2025-07-03T09:12:00Z" w16du:dateUtc="2025-07-03T04:12:00Z">
            <w:rPr>
              <w:spacing w:val="-3"/>
              <w:sz w:val="23"/>
            </w:rPr>
          </w:rPrChange>
        </w:rPr>
        <w:t xml:space="preserve"> </w:t>
      </w:r>
      <w:r w:rsidRPr="00237AE3">
        <w:rPr>
          <w:sz w:val="23"/>
          <w:highlight w:val="yellow"/>
          <w:rPrChange w:id="354" w:author="DELL" w:date="2025-07-03T09:12:00Z" w16du:dateUtc="2025-07-03T04:12:00Z">
            <w:rPr>
              <w:sz w:val="23"/>
            </w:rPr>
          </w:rPrChange>
        </w:rPr>
        <w:t>form</w:t>
      </w:r>
      <w:r w:rsidRPr="00237AE3">
        <w:rPr>
          <w:spacing w:val="1"/>
          <w:sz w:val="23"/>
          <w:highlight w:val="yellow"/>
          <w:rPrChange w:id="355" w:author="DELL" w:date="2025-07-03T09:12:00Z" w16du:dateUtc="2025-07-03T04:12:00Z">
            <w:rPr>
              <w:spacing w:val="1"/>
              <w:sz w:val="23"/>
            </w:rPr>
          </w:rPrChange>
        </w:rPr>
        <w:t xml:space="preserve"> </w:t>
      </w:r>
      <w:r w:rsidRPr="00237AE3">
        <w:rPr>
          <w:sz w:val="23"/>
          <w:highlight w:val="yellow"/>
          <w:rPrChange w:id="356" w:author="DELL" w:date="2025-07-03T09:12:00Z" w16du:dateUtc="2025-07-03T04:12:00Z">
            <w:rPr>
              <w:sz w:val="23"/>
            </w:rPr>
          </w:rPrChange>
        </w:rPr>
        <w:t>and</w:t>
      </w:r>
      <w:r w:rsidRPr="00237AE3">
        <w:rPr>
          <w:spacing w:val="-3"/>
          <w:sz w:val="23"/>
          <w:highlight w:val="yellow"/>
          <w:rPrChange w:id="357" w:author="DELL" w:date="2025-07-03T09:12:00Z" w16du:dateUtc="2025-07-03T04:12:00Z">
            <w:rPr>
              <w:spacing w:val="-3"/>
              <w:sz w:val="23"/>
            </w:rPr>
          </w:rPrChange>
        </w:rPr>
        <w:t xml:space="preserve"> </w:t>
      </w:r>
      <w:r w:rsidRPr="00237AE3">
        <w:rPr>
          <w:sz w:val="23"/>
          <w:highlight w:val="yellow"/>
          <w:rPrChange w:id="358" w:author="DELL" w:date="2025-07-03T09:12:00Z" w16du:dateUtc="2025-07-03T04:12:00Z">
            <w:rPr>
              <w:sz w:val="23"/>
            </w:rPr>
          </w:rPrChange>
        </w:rPr>
        <w:t>reference</w:t>
      </w:r>
      <w:r w:rsidRPr="00237AE3">
        <w:rPr>
          <w:spacing w:val="-2"/>
          <w:sz w:val="23"/>
          <w:highlight w:val="yellow"/>
          <w:rPrChange w:id="359" w:author="DELL" w:date="2025-07-03T09:12:00Z" w16du:dateUtc="2025-07-03T04:12:00Z">
            <w:rPr>
              <w:spacing w:val="-2"/>
              <w:sz w:val="23"/>
            </w:rPr>
          </w:rPrChange>
        </w:rPr>
        <w:t xml:space="preserve"> </w:t>
      </w:r>
      <w:r w:rsidRPr="00237AE3">
        <w:rPr>
          <w:sz w:val="23"/>
          <w:highlight w:val="yellow"/>
          <w:rPrChange w:id="360" w:author="DELL" w:date="2025-07-03T09:12:00Z" w16du:dateUtc="2025-07-03T04:12:00Z">
            <w:rPr>
              <w:sz w:val="23"/>
            </w:rPr>
          </w:rPrChange>
        </w:rPr>
        <w:t>details.</w:t>
      </w:r>
    </w:p>
    <w:p w14:paraId="4C7393FD" w14:textId="77777777" w:rsidR="00447697" w:rsidRDefault="00447697">
      <w:pPr>
        <w:spacing w:line="345" w:lineRule="auto"/>
        <w:jc w:val="both"/>
        <w:rPr>
          <w:sz w:val="23"/>
        </w:rPr>
        <w:sectPr w:rsidR="00447697">
          <w:headerReference w:type="default" r:id="rId17"/>
          <w:footerReference w:type="default" r:id="rId18"/>
          <w:pgSz w:w="11900" w:h="16840"/>
          <w:pgMar w:top="1280" w:right="0" w:bottom="2000" w:left="0" w:header="138" w:footer="1811" w:gutter="0"/>
          <w:cols w:space="720"/>
        </w:sectPr>
      </w:pPr>
    </w:p>
    <w:p w14:paraId="09011D44" w14:textId="77777777" w:rsidR="00447697" w:rsidRDefault="00BE6F0B">
      <w:pPr>
        <w:pStyle w:val="Heading5"/>
        <w:numPr>
          <w:ilvl w:val="2"/>
          <w:numId w:val="55"/>
        </w:numPr>
        <w:tabs>
          <w:tab w:val="left" w:pos="2160"/>
          <w:tab w:val="left" w:pos="2161"/>
        </w:tabs>
        <w:spacing w:before="128"/>
        <w:ind w:hanging="721"/>
      </w:pPr>
      <w:bookmarkStart w:id="361" w:name="_bookmark4"/>
      <w:bookmarkEnd w:id="361"/>
      <w:r>
        <w:lastRenderedPageBreak/>
        <w:t>Application</w:t>
      </w:r>
      <w:r>
        <w:rPr>
          <w:spacing w:val="-5"/>
        </w:rPr>
        <w:t xml:space="preserve"> </w:t>
      </w:r>
      <w:r>
        <w:t>Submission</w:t>
      </w:r>
    </w:p>
    <w:p w14:paraId="0ACC70B4" w14:textId="77777777" w:rsidR="00447697" w:rsidRDefault="00447697">
      <w:pPr>
        <w:pStyle w:val="BodyText"/>
        <w:spacing w:before="11"/>
        <w:rPr>
          <w:rFonts w:ascii="Arial"/>
          <w:b/>
          <w:sz w:val="24"/>
        </w:rPr>
      </w:pPr>
    </w:p>
    <w:p w14:paraId="600C694E" w14:textId="77777777" w:rsidR="00447697" w:rsidRDefault="00BE6F0B">
      <w:pPr>
        <w:pStyle w:val="BodyText"/>
        <w:spacing w:line="338" w:lineRule="auto"/>
        <w:ind w:left="2160" w:right="1418"/>
        <w:jc w:val="both"/>
      </w:pPr>
      <w:r>
        <w:t xml:space="preserve">Applications can be sent </w:t>
      </w:r>
      <w:r w:rsidR="005E534A">
        <w:t>through</w:t>
      </w:r>
      <w:r>
        <w:t xml:space="preserve"> email, fax or respective office where position is based.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sent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post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marked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position</w:t>
      </w:r>
      <w:r>
        <w:rPr>
          <w:spacing w:val="1"/>
        </w:rPr>
        <w:t xml:space="preserve"> </w:t>
      </w:r>
      <w:r>
        <w:t>applied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positions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Head</w:t>
      </w:r>
      <w:r>
        <w:rPr>
          <w:spacing w:val="-1"/>
        </w:rPr>
        <w:t xml:space="preserve"> </w:t>
      </w:r>
      <w:r>
        <w:t>office</w:t>
      </w:r>
      <w:r>
        <w:rPr>
          <w:spacing w:val="-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addressed</w:t>
      </w:r>
      <w:r>
        <w:rPr>
          <w:spacing w:val="-1"/>
        </w:rPr>
        <w:t xml:space="preserve"> </w:t>
      </w:r>
      <w:r>
        <w:t>to:</w:t>
      </w:r>
    </w:p>
    <w:p w14:paraId="5730ACDA" w14:textId="008980DE" w:rsidR="00447697" w:rsidRDefault="00BE6F0B">
      <w:pPr>
        <w:spacing w:before="68" w:line="230" w:lineRule="auto"/>
        <w:ind w:left="2160" w:right="7361"/>
        <w:jc w:val="both"/>
        <w:rPr>
          <w:sz w:val="20"/>
        </w:rPr>
      </w:pPr>
      <w:r>
        <w:rPr>
          <w:color w:val="0D0D0D"/>
          <w:sz w:val="20"/>
        </w:rPr>
        <w:t>Human Resource Section</w:t>
      </w:r>
      <w:r>
        <w:rPr>
          <w:color w:val="0D0D0D"/>
          <w:spacing w:val="1"/>
          <w:sz w:val="20"/>
        </w:rPr>
        <w:t xml:space="preserve"> </w:t>
      </w:r>
      <w:del w:id="362" w:author="DELL" w:date="2025-07-03T09:13:00Z" w16du:dateUtc="2025-07-03T04:13:00Z">
        <w:r w:rsidDel="00E40E0E">
          <w:rPr>
            <w:color w:val="0D0D0D"/>
            <w:sz w:val="20"/>
          </w:rPr>
          <w:delText>Organization-</w:delText>
        </w:r>
      </w:del>
      <w:r w:rsidR="005E534A">
        <w:rPr>
          <w:color w:val="0D0D0D"/>
          <w:sz w:val="20"/>
        </w:rPr>
        <w:t>WRC</w:t>
      </w:r>
    </w:p>
    <w:p w14:paraId="01640708" w14:textId="77777777" w:rsidR="00447697" w:rsidRDefault="00BE6F0B">
      <w:pPr>
        <w:pStyle w:val="Heading5"/>
        <w:numPr>
          <w:ilvl w:val="2"/>
          <w:numId w:val="55"/>
        </w:numPr>
        <w:tabs>
          <w:tab w:val="left" w:pos="2160"/>
          <w:tab w:val="left" w:pos="2161"/>
        </w:tabs>
        <w:spacing w:before="111"/>
        <w:ind w:hanging="721"/>
      </w:pPr>
      <w:r>
        <w:t>Grounds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Rejection of</w:t>
      </w:r>
      <w:r>
        <w:rPr>
          <w:spacing w:val="-3"/>
        </w:rPr>
        <w:t xml:space="preserve"> </w:t>
      </w:r>
      <w:r>
        <w:t>Job</w:t>
      </w:r>
      <w:r>
        <w:rPr>
          <w:spacing w:val="1"/>
        </w:rPr>
        <w:t xml:space="preserve"> </w:t>
      </w:r>
      <w:r>
        <w:t>Applicants</w:t>
      </w:r>
    </w:p>
    <w:p w14:paraId="756E7D98" w14:textId="77777777" w:rsidR="00447697" w:rsidRDefault="00447697">
      <w:pPr>
        <w:pStyle w:val="BodyText"/>
        <w:spacing w:before="6"/>
        <w:rPr>
          <w:rFonts w:ascii="Arial"/>
          <w:b/>
        </w:rPr>
      </w:pPr>
    </w:p>
    <w:p w14:paraId="2AD51932" w14:textId="77777777" w:rsidR="00447697" w:rsidRDefault="00BE6F0B">
      <w:pPr>
        <w:pStyle w:val="BodyText"/>
        <w:ind w:left="2160"/>
      </w:pPr>
      <w:r>
        <w:t>An</w:t>
      </w:r>
      <w:r>
        <w:rPr>
          <w:spacing w:val="-2"/>
        </w:rPr>
        <w:t xml:space="preserve"> </w:t>
      </w:r>
      <w:r>
        <w:t>applicant</w:t>
      </w:r>
      <w:r>
        <w:rPr>
          <w:spacing w:val="-3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rejected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applicant:</w:t>
      </w:r>
    </w:p>
    <w:p w14:paraId="4C34649C" w14:textId="77777777" w:rsidR="00447697" w:rsidRDefault="00447697">
      <w:pPr>
        <w:pStyle w:val="BodyText"/>
        <w:spacing w:before="9"/>
        <w:rPr>
          <w:sz w:val="20"/>
        </w:rPr>
      </w:pPr>
    </w:p>
    <w:p w14:paraId="11049F86" w14:textId="77777777" w:rsidR="00447697" w:rsidRDefault="00BE6F0B">
      <w:pPr>
        <w:pStyle w:val="ListParagraph"/>
        <w:numPr>
          <w:ilvl w:val="3"/>
          <w:numId w:val="55"/>
        </w:numPr>
        <w:tabs>
          <w:tab w:val="left" w:pos="2561"/>
          <w:tab w:val="left" w:pos="2562"/>
        </w:tabs>
        <w:ind w:hanging="402"/>
        <w:rPr>
          <w:sz w:val="21"/>
        </w:rPr>
      </w:pPr>
      <w:r>
        <w:rPr>
          <w:sz w:val="21"/>
        </w:rPr>
        <w:t>Does</w:t>
      </w:r>
      <w:r>
        <w:rPr>
          <w:spacing w:val="-2"/>
          <w:sz w:val="21"/>
        </w:rPr>
        <w:t xml:space="preserve"> </w:t>
      </w:r>
      <w:r>
        <w:rPr>
          <w:sz w:val="21"/>
        </w:rPr>
        <w:t>not</w:t>
      </w:r>
      <w:r>
        <w:rPr>
          <w:spacing w:val="-6"/>
          <w:sz w:val="21"/>
        </w:rPr>
        <w:t xml:space="preserve"> </w:t>
      </w:r>
      <w:r>
        <w:rPr>
          <w:sz w:val="21"/>
        </w:rPr>
        <w:t>meet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minimum</w:t>
      </w:r>
      <w:r>
        <w:rPr>
          <w:spacing w:val="-1"/>
          <w:sz w:val="21"/>
        </w:rPr>
        <w:t xml:space="preserve"> </w:t>
      </w:r>
      <w:r>
        <w:rPr>
          <w:sz w:val="21"/>
        </w:rPr>
        <w:t>qualifications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position.</w:t>
      </w:r>
    </w:p>
    <w:p w14:paraId="79688BE7" w14:textId="77777777" w:rsidR="00447697" w:rsidRDefault="00447697">
      <w:pPr>
        <w:pStyle w:val="BodyText"/>
        <w:spacing w:before="4"/>
        <w:rPr>
          <w:sz w:val="24"/>
        </w:rPr>
      </w:pPr>
    </w:p>
    <w:p w14:paraId="3ACC0DE9" w14:textId="77777777" w:rsidR="00447697" w:rsidRDefault="00BE6F0B">
      <w:pPr>
        <w:pStyle w:val="ListParagraph"/>
        <w:numPr>
          <w:ilvl w:val="3"/>
          <w:numId w:val="55"/>
        </w:numPr>
        <w:tabs>
          <w:tab w:val="left" w:pos="2574"/>
        </w:tabs>
        <w:spacing w:line="338" w:lineRule="auto"/>
        <w:ind w:left="2621" w:right="1661" w:hanging="461"/>
        <w:jc w:val="both"/>
        <w:rPr>
          <w:sz w:val="21"/>
        </w:rPr>
      </w:pPr>
      <w:r>
        <w:rPr>
          <w:sz w:val="21"/>
        </w:rPr>
        <w:t>Has deliberately falsified an application or resume. Individuals hired as employees</w:t>
      </w:r>
      <w:r>
        <w:rPr>
          <w:spacing w:val="-56"/>
          <w:sz w:val="21"/>
        </w:rPr>
        <w:t xml:space="preserve"> </w:t>
      </w:r>
      <w:r>
        <w:rPr>
          <w:sz w:val="21"/>
        </w:rPr>
        <w:t>who are found to have violated this section are subject to disciplinary action, up to</w:t>
      </w:r>
      <w:r>
        <w:rPr>
          <w:spacing w:val="-56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including</w:t>
      </w:r>
      <w:r>
        <w:rPr>
          <w:spacing w:val="-1"/>
          <w:sz w:val="21"/>
        </w:rPr>
        <w:t xml:space="preserve"> </w:t>
      </w:r>
      <w:r>
        <w:rPr>
          <w:sz w:val="21"/>
        </w:rPr>
        <w:t>dismissal.</w:t>
      </w:r>
    </w:p>
    <w:p w14:paraId="413E7A30" w14:textId="77777777" w:rsidR="00447697" w:rsidRDefault="00BE6F0B">
      <w:pPr>
        <w:pStyle w:val="ListParagraph"/>
        <w:numPr>
          <w:ilvl w:val="3"/>
          <w:numId w:val="55"/>
        </w:numPr>
        <w:tabs>
          <w:tab w:val="left" w:pos="2573"/>
          <w:tab w:val="left" w:pos="2574"/>
        </w:tabs>
        <w:spacing w:before="188" w:line="314" w:lineRule="auto"/>
        <w:ind w:left="2621" w:right="2519" w:hanging="461"/>
        <w:rPr>
          <w:sz w:val="21"/>
        </w:rPr>
      </w:pPr>
      <w:r>
        <w:rPr>
          <w:sz w:val="21"/>
        </w:rPr>
        <w:t>Is</w:t>
      </w:r>
      <w:r>
        <w:rPr>
          <w:spacing w:val="4"/>
          <w:sz w:val="21"/>
        </w:rPr>
        <w:t xml:space="preserve"> </w:t>
      </w:r>
      <w:r>
        <w:rPr>
          <w:sz w:val="21"/>
        </w:rPr>
        <w:t>unable</w:t>
      </w:r>
      <w:r>
        <w:rPr>
          <w:spacing w:val="4"/>
          <w:sz w:val="21"/>
        </w:rPr>
        <w:t xml:space="preserve"> </w:t>
      </w:r>
      <w:r>
        <w:rPr>
          <w:sz w:val="21"/>
        </w:rPr>
        <w:t>to</w:t>
      </w:r>
      <w:r>
        <w:rPr>
          <w:spacing w:val="2"/>
          <w:sz w:val="21"/>
        </w:rPr>
        <w:t xml:space="preserve"> </w:t>
      </w:r>
      <w:r>
        <w:rPr>
          <w:sz w:val="21"/>
        </w:rPr>
        <w:t>perform</w:t>
      </w:r>
      <w:r>
        <w:rPr>
          <w:spacing w:val="6"/>
          <w:sz w:val="21"/>
        </w:rPr>
        <w:t xml:space="preserve"> </w:t>
      </w:r>
      <w:r>
        <w:rPr>
          <w:sz w:val="21"/>
        </w:rPr>
        <w:t>the</w:t>
      </w:r>
      <w:r>
        <w:rPr>
          <w:spacing w:val="4"/>
          <w:sz w:val="21"/>
        </w:rPr>
        <w:t xml:space="preserve"> </w:t>
      </w:r>
      <w:r>
        <w:rPr>
          <w:sz w:val="21"/>
        </w:rPr>
        <w:t>essential</w:t>
      </w:r>
      <w:r>
        <w:rPr>
          <w:spacing w:val="2"/>
          <w:sz w:val="21"/>
        </w:rPr>
        <w:t xml:space="preserve"> </w:t>
      </w:r>
      <w:r>
        <w:rPr>
          <w:sz w:val="21"/>
        </w:rPr>
        <w:t>functions</w:t>
      </w:r>
      <w:r>
        <w:rPr>
          <w:spacing w:val="4"/>
          <w:sz w:val="21"/>
        </w:rPr>
        <w:t xml:space="preserve"> </w:t>
      </w:r>
      <w:r>
        <w:rPr>
          <w:sz w:val="21"/>
        </w:rPr>
        <w:t>of</w:t>
      </w:r>
      <w:r>
        <w:rPr>
          <w:spacing w:val="3"/>
          <w:sz w:val="21"/>
        </w:rPr>
        <w:t xml:space="preserve"> </w:t>
      </w:r>
      <w:r>
        <w:rPr>
          <w:sz w:val="21"/>
        </w:rPr>
        <w:t>the</w:t>
      </w:r>
      <w:r>
        <w:rPr>
          <w:spacing w:val="4"/>
          <w:sz w:val="21"/>
        </w:rPr>
        <w:t xml:space="preserve"> </w:t>
      </w:r>
      <w:r>
        <w:rPr>
          <w:sz w:val="21"/>
        </w:rPr>
        <w:t>position,</w:t>
      </w:r>
      <w:r>
        <w:rPr>
          <w:spacing w:val="3"/>
          <w:sz w:val="21"/>
        </w:rPr>
        <w:t xml:space="preserve"> </w:t>
      </w:r>
      <w:r>
        <w:rPr>
          <w:sz w:val="21"/>
        </w:rPr>
        <w:t>with</w:t>
      </w:r>
      <w:r>
        <w:rPr>
          <w:spacing w:val="61"/>
          <w:sz w:val="21"/>
        </w:rPr>
        <w:t xml:space="preserve"> </w:t>
      </w:r>
      <w:r>
        <w:rPr>
          <w:sz w:val="21"/>
        </w:rPr>
        <w:t>or</w:t>
      </w:r>
      <w:r>
        <w:rPr>
          <w:spacing w:val="-56"/>
          <w:sz w:val="21"/>
        </w:rPr>
        <w:t xml:space="preserve"> </w:t>
      </w:r>
      <w:r>
        <w:rPr>
          <w:sz w:val="21"/>
        </w:rPr>
        <w:t>without</w:t>
      </w:r>
      <w:r>
        <w:rPr>
          <w:spacing w:val="-3"/>
          <w:sz w:val="21"/>
        </w:rPr>
        <w:t xml:space="preserve"> </w:t>
      </w:r>
      <w:r>
        <w:rPr>
          <w:sz w:val="21"/>
        </w:rPr>
        <w:t>reasonable</w:t>
      </w:r>
      <w:r>
        <w:rPr>
          <w:spacing w:val="-1"/>
          <w:sz w:val="21"/>
        </w:rPr>
        <w:t xml:space="preserve"> </w:t>
      </w:r>
      <w:r>
        <w:rPr>
          <w:sz w:val="21"/>
        </w:rPr>
        <w:t>accommodations.</w:t>
      </w:r>
    </w:p>
    <w:p w14:paraId="14E25569" w14:textId="2757B9C6" w:rsidR="00447697" w:rsidRDefault="00BE6F0B">
      <w:pPr>
        <w:pStyle w:val="ListParagraph"/>
        <w:numPr>
          <w:ilvl w:val="3"/>
          <w:numId w:val="55"/>
        </w:numPr>
        <w:tabs>
          <w:tab w:val="left" w:pos="2573"/>
          <w:tab w:val="left" w:pos="2574"/>
        </w:tabs>
        <w:spacing w:before="215" w:line="314" w:lineRule="auto"/>
        <w:ind w:left="2621" w:right="1838" w:hanging="461"/>
        <w:rPr>
          <w:sz w:val="21"/>
        </w:rPr>
      </w:pPr>
      <w:r>
        <w:rPr>
          <w:sz w:val="21"/>
        </w:rPr>
        <w:t>Has</w:t>
      </w:r>
      <w:r>
        <w:rPr>
          <w:spacing w:val="16"/>
          <w:sz w:val="21"/>
        </w:rPr>
        <w:t xml:space="preserve"> </w:t>
      </w:r>
      <w:r>
        <w:rPr>
          <w:sz w:val="21"/>
        </w:rPr>
        <w:t>been</w:t>
      </w:r>
      <w:r>
        <w:rPr>
          <w:spacing w:val="16"/>
          <w:sz w:val="21"/>
        </w:rPr>
        <w:t xml:space="preserve"> </w:t>
      </w:r>
      <w:r>
        <w:rPr>
          <w:sz w:val="21"/>
        </w:rPr>
        <w:t>convicted</w:t>
      </w:r>
      <w:r>
        <w:rPr>
          <w:spacing w:val="16"/>
          <w:sz w:val="21"/>
        </w:rPr>
        <w:t xml:space="preserve"> </w:t>
      </w:r>
      <w:r>
        <w:rPr>
          <w:sz w:val="21"/>
        </w:rPr>
        <w:t>of</w:t>
      </w:r>
      <w:r>
        <w:rPr>
          <w:spacing w:val="16"/>
          <w:sz w:val="21"/>
        </w:rPr>
        <w:t xml:space="preserve"> </w:t>
      </w:r>
      <w:r>
        <w:rPr>
          <w:sz w:val="21"/>
        </w:rPr>
        <w:t>a</w:t>
      </w:r>
      <w:r>
        <w:rPr>
          <w:spacing w:val="18"/>
          <w:sz w:val="21"/>
        </w:rPr>
        <w:t xml:space="preserve"> </w:t>
      </w:r>
      <w:r>
        <w:rPr>
          <w:sz w:val="21"/>
        </w:rPr>
        <w:t>crime</w:t>
      </w:r>
      <w:r>
        <w:rPr>
          <w:spacing w:val="16"/>
          <w:sz w:val="21"/>
        </w:rPr>
        <w:t xml:space="preserve"> </w:t>
      </w:r>
      <w:r>
        <w:rPr>
          <w:sz w:val="21"/>
        </w:rPr>
        <w:t>that</w:t>
      </w:r>
      <w:r>
        <w:rPr>
          <w:spacing w:val="14"/>
          <w:sz w:val="21"/>
        </w:rPr>
        <w:t xml:space="preserve"> </w:t>
      </w:r>
      <w:r>
        <w:rPr>
          <w:sz w:val="21"/>
        </w:rPr>
        <w:t>renders</w:t>
      </w:r>
      <w:r>
        <w:rPr>
          <w:spacing w:val="15"/>
          <w:sz w:val="21"/>
        </w:rPr>
        <w:t xml:space="preserve"> </w:t>
      </w:r>
      <w:r>
        <w:rPr>
          <w:sz w:val="21"/>
        </w:rPr>
        <w:t>him/her</w:t>
      </w:r>
      <w:r>
        <w:rPr>
          <w:spacing w:val="15"/>
          <w:sz w:val="21"/>
        </w:rPr>
        <w:t xml:space="preserve"> </w:t>
      </w:r>
      <w:r>
        <w:rPr>
          <w:sz w:val="21"/>
        </w:rPr>
        <w:t>unqualified</w:t>
      </w:r>
      <w:r>
        <w:rPr>
          <w:spacing w:val="16"/>
          <w:sz w:val="21"/>
        </w:rPr>
        <w:t xml:space="preserve"> </w:t>
      </w:r>
      <w:r>
        <w:rPr>
          <w:sz w:val="21"/>
        </w:rPr>
        <w:t>for</w:t>
      </w:r>
      <w:r>
        <w:rPr>
          <w:spacing w:val="15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z w:val="21"/>
        </w:rPr>
        <w:t>position</w:t>
      </w:r>
      <w:r>
        <w:rPr>
          <w:spacing w:val="-55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which</w:t>
      </w:r>
      <w:r>
        <w:rPr>
          <w:spacing w:val="-2"/>
          <w:sz w:val="21"/>
        </w:rPr>
        <w:t xml:space="preserve"> </w:t>
      </w:r>
      <w:del w:id="363" w:author="DELL" w:date="2025-07-03T09:14:00Z" w16du:dateUtc="2025-07-03T04:14:00Z">
        <w:r w:rsidDel="00E7396F">
          <w:rPr>
            <w:sz w:val="21"/>
          </w:rPr>
          <w:delText>he/</w:delText>
        </w:r>
      </w:del>
      <w:r>
        <w:rPr>
          <w:sz w:val="21"/>
        </w:rPr>
        <w:t>s</w:t>
      </w:r>
      <w:ins w:id="364" w:author="DELL" w:date="2025-07-03T09:14:00Z" w16du:dateUtc="2025-07-03T04:14:00Z">
        <w:r w:rsidR="00E7396F">
          <w:rPr>
            <w:sz w:val="21"/>
          </w:rPr>
          <w:t>/</w:t>
        </w:r>
      </w:ins>
      <w:r>
        <w:rPr>
          <w:sz w:val="21"/>
        </w:rPr>
        <w:t>he</w:t>
      </w:r>
      <w:r>
        <w:rPr>
          <w:spacing w:val="-1"/>
          <w:sz w:val="21"/>
        </w:rPr>
        <w:t xml:space="preserve"> </w:t>
      </w:r>
      <w:r>
        <w:rPr>
          <w:sz w:val="21"/>
        </w:rPr>
        <w:t>has</w:t>
      </w:r>
      <w:r>
        <w:rPr>
          <w:spacing w:val="-1"/>
          <w:sz w:val="21"/>
        </w:rPr>
        <w:t xml:space="preserve"> </w:t>
      </w:r>
      <w:r>
        <w:rPr>
          <w:sz w:val="21"/>
        </w:rPr>
        <w:t>applied.</w:t>
      </w:r>
    </w:p>
    <w:p w14:paraId="49F36C0B" w14:textId="1145A787" w:rsidR="00447697" w:rsidRDefault="00BE6F0B">
      <w:pPr>
        <w:pStyle w:val="ListParagraph"/>
        <w:numPr>
          <w:ilvl w:val="3"/>
          <w:numId w:val="55"/>
        </w:numPr>
        <w:tabs>
          <w:tab w:val="left" w:pos="2573"/>
          <w:tab w:val="left" w:pos="2574"/>
        </w:tabs>
        <w:spacing w:before="209" w:line="314" w:lineRule="auto"/>
        <w:ind w:left="2621" w:right="1572" w:hanging="461"/>
        <w:rPr>
          <w:sz w:val="21"/>
        </w:rPr>
      </w:pPr>
      <w:r>
        <w:rPr>
          <w:sz w:val="21"/>
        </w:rPr>
        <w:t>Is</w:t>
      </w:r>
      <w:r>
        <w:rPr>
          <w:spacing w:val="13"/>
          <w:sz w:val="21"/>
        </w:rPr>
        <w:t xml:space="preserve"> </w:t>
      </w:r>
      <w:r>
        <w:rPr>
          <w:sz w:val="21"/>
        </w:rPr>
        <w:t>less</w:t>
      </w:r>
      <w:r>
        <w:rPr>
          <w:spacing w:val="14"/>
          <w:sz w:val="21"/>
        </w:rPr>
        <w:t xml:space="preserve"> </w:t>
      </w:r>
      <w:r>
        <w:rPr>
          <w:sz w:val="21"/>
        </w:rPr>
        <w:t>than</w:t>
      </w:r>
      <w:r>
        <w:rPr>
          <w:spacing w:val="14"/>
          <w:sz w:val="21"/>
        </w:rPr>
        <w:t xml:space="preserve"> </w:t>
      </w:r>
      <w:r>
        <w:rPr>
          <w:sz w:val="21"/>
        </w:rPr>
        <w:t>18</w:t>
      </w:r>
      <w:r>
        <w:rPr>
          <w:spacing w:val="14"/>
          <w:sz w:val="21"/>
        </w:rPr>
        <w:t xml:space="preserve"> </w:t>
      </w:r>
      <w:r>
        <w:rPr>
          <w:sz w:val="21"/>
        </w:rPr>
        <w:t>or</w:t>
      </w:r>
      <w:r>
        <w:rPr>
          <w:spacing w:val="13"/>
          <w:sz w:val="21"/>
        </w:rPr>
        <w:t xml:space="preserve"> </w:t>
      </w:r>
      <w:r>
        <w:rPr>
          <w:sz w:val="21"/>
        </w:rPr>
        <w:t>above</w:t>
      </w:r>
      <w:r>
        <w:rPr>
          <w:spacing w:val="17"/>
          <w:sz w:val="21"/>
        </w:rPr>
        <w:t xml:space="preserve"> </w:t>
      </w:r>
      <w:r>
        <w:rPr>
          <w:sz w:val="21"/>
        </w:rPr>
        <w:t>65</w:t>
      </w:r>
      <w:r>
        <w:rPr>
          <w:spacing w:val="14"/>
          <w:sz w:val="21"/>
        </w:rPr>
        <w:t xml:space="preserve"> </w:t>
      </w:r>
      <w:r>
        <w:rPr>
          <w:sz w:val="21"/>
        </w:rPr>
        <w:t>years</w:t>
      </w:r>
      <w:r>
        <w:rPr>
          <w:spacing w:val="14"/>
          <w:sz w:val="21"/>
        </w:rPr>
        <w:t xml:space="preserve"> </w:t>
      </w:r>
      <w:r>
        <w:rPr>
          <w:sz w:val="21"/>
        </w:rPr>
        <w:t>of</w:t>
      </w:r>
      <w:r>
        <w:rPr>
          <w:spacing w:val="15"/>
          <w:sz w:val="21"/>
        </w:rPr>
        <w:t xml:space="preserve"> </w:t>
      </w:r>
      <w:r>
        <w:rPr>
          <w:sz w:val="21"/>
        </w:rPr>
        <w:t>age</w:t>
      </w:r>
      <w:r>
        <w:rPr>
          <w:spacing w:val="13"/>
          <w:sz w:val="21"/>
        </w:rPr>
        <w:t xml:space="preserve"> </w:t>
      </w:r>
      <w:r>
        <w:rPr>
          <w:sz w:val="21"/>
        </w:rPr>
        <w:t>if</w:t>
      </w:r>
      <w:r>
        <w:rPr>
          <w:spacing w:val="15"/>
          <w:sz w:val="21"/>
        </w:rPr>
        <w:t xml:space="preserve"> </w:t>
      </w:r>
      <w:r>
        <w:rPr>
          <w:sz w:val="21"/>
        </w:rPr>
        <w:t>being</w:t>
      </w:r>
      <w:r>
        <w:rPr>
          <w:spacing w:val="14"/>
          <w:sz w:val="21"/>
        </w:rPr>
        <w:t xml:space="preserve"> </w:t>
      </w:r>
      <w:r>
        <w:rPr>
          <w:sz w:val="21"/>
        </w:rPr>
        <w:t>considered</w:t>
      </w:r>
      <w:r>
        <w:rPr>
          <w:spacing w:val="14"/>
          <w:sz w:val="21"/>
        </w:rPr>
        <w:t xml:space="preserve"> </w:t>
      </w:r>
      <w:r>
        <w:rPr>
          <w:sz w:val="21"/>
        </w:rPr>
        <w:t>for</w:t>
      </w:r>
      <w:r>
        <w:rPr>
          <w:spacing w:val="13"/>
          <w:sz w:val="21"/>
        </w:rPr>
        <w:t xml:space="preserve"> </w:t>
      </w:r>
      <w:del w:id="365" w:author="DELL" w:date="2025-07-03T09:14:00Z" w16du:dateUtc="2025-07-03T04:14:00Z">
        <w:r w:rsidDel="00E7396F">
          <w:rPr>
            <w:sz w:val="21"/>
          </w:rPr>
          <w:delText>R</w:delText>
        </w:r>
      </w:del>
      <w:ins w:id="366" w:author="DELL" w:date="2025-07-03T09:14:00Z" w16du:dateUtc="2025-07-03T04:14:00Z">
        <w:r w:rsidR="00E7396F">
          <w:rPr>
            <w:sz w:val="21"/>
          </w:rPr>
          <w:t>r</w:t>
        </w:r>
      </w:ins>
      <w:r>
        <w:rPr>
          <w:sz w:val="21"/>
        </w:rPr>
        <w:t>egular</w:t>
      </w:r>
      <w:r>
        <w:rPr>
          <w:spacing w:val="13"/>
          <w:sz w:val="21"/>
        </w:rPr>
        <w:t xml:space="preserve"> </w:t>
      </w:r>
      <w:del w:id="367" w:author="DELL" w:date="2025-07-03T09:14:00Z" w16du:dateUtc="2025-07-03T04:14:00Z">
        <w:r w:rsidDel="00E7396F">
          <w:rPr>
            <w:sz w:val="21"/>
          </w:rPr>
          <w:delText>F</w:delText>
        </w:r>
      </w:del>
      <w:ins w:id="368" w:author="DELL" w:date="2025-07-03T09:14:00Z" w16du:dateUtc="2025-07-03T04:14:00Z">
        <w:r w:rsidR="00E7396F">
          <w:rPr>
            <w:sz w:val="21"/>
          </w:rPr>
          <w:t>f</w:t>
        </w:r>
      </w:ins>
      <w:r>
        <w:rPr>
          <w:sz w:val="21"/>
        </w:rPr>
        <w:t>ull-time</w:t>
      </w:r>
      <w:r>
        <w:rPr>
          <w:spacing w:val="-55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del w:id="369" w:author="DELL" w:date="2025-07-03T09:14:00Z" w16du:dateUtc="2025-07-03T04:14:00Z">
        <w:r w:rsidDel="00E7396F">
          <w:rPr>
            <w:sz w:val="21"/>
          </w:rPr>
          <w:delText>P</w:delText>
        </w:r>
      </w:del>
      <w:ins w:id="370" w:author="DELL" w:date="2025-07-03T09:14:00Z" w16du:dateUtc="2025-07-03T04:14:00Z">
        <w:r w:rsidR="00E7396F">
          <w:rPr>
            <w:sz w:val="21"/>
          </w:rPr>
          <w:t>p</w:t>
        </w:r>
      </w:ins>
      <w:r>
        <w:rPr>
          <w:sz w:val="21"/>
        </w:rPr>
        <w:t>art-time</w:t>
      </w:r>
      <w:r>
        <w:rPr>
          <w:spacing w:val="-1"/>
          <w:sz w:val="21"/>
        </w:rPr>
        <w:t xml:space="preserve"> </w:t>
      </w:r>
      <w:r w:rsidR="005E534A">
        <w:rPr>
          <w:sz w:val="21"/>
        </w:rPr>
        <w:t>employment.</w:t>
      </w:r>
    </w:p>
    <w:p w14:paraId="1A84C61A" w14:textId="77777777" w:rsidR="00447697" w:rsidRDefault="00BE6F0B">
      <w:pPr>
        <w:pStyle w:val="ListParagraph"/>
        <w:numPr>
          <w:ilvl w:val="3"/>
          <w:numId w:val="55"/>
        </w:numPr>
        <w:tabs>
          <w:tab w:val="left" w:pos="2561"/>
          <w:tab w:val="left" w:pos="2562"/>
        </w:tabs>
        <w:spacing w:before="170"/>
        <w:ind w:hanging="402"/>
        <w:rPr>
          <w:sz w:val="21"/>
        </w:rPr>
      </w:pPr>
      <w:r>
        <w:rPr>
          <w:sz w:val="21"/>
        </w:rPr>
        <w:t>Has</w:t>
      </w:r>
      <w:r>
        <w:rPr>
          <w:spacing w:val="-3"/>
          <w:sz w:val="21"/>
        </w:rPr>
        <w:t xml:space="preserve"> </w:t>
      </w:r>
      <w:r>
        <w:rPr>
          <w:sz w:val="21"/>
        </w:rPr>
        <w:t>established</w:t>
      </w:r>
      <w:r>
        <w:rPr>
          <w:spacing w:val="-1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unsatisfactory</w:t>
      </w:r>
      <w:r>
        <w:rPr>
          <w:spacing w:val="-5"/>
          <w:sz w:val="21"/>
        </w:rPr>
        <w:t xml:space="preserve"> </w:t>
      </w:r>
      <w:r>
        <w:rPr>
          <w:sz w:val="21"/>
        </w:rPr>
        <w:t>employment</w:t>
      </w:r>
      <w:r>
        <w:rPr>
          <w:spacing w:val="-3"/>
          <w:sz w:val="21"/>
        </w:rPr>
        <w:t xml:space="preserve"> </w:t>
      </w:r>
      <w:r>
        <w:rPr>
          <w:sz w:val="21"/>
        </w:rPr>
        <w:t>record.</w:t>
      </w:r>
    </w:p>
    <w:p w14:paraId="72B0A0B2" w14:textId="77777777" w:rsidR="00447697" w:rsidRDefault="00447697">
      <w:pPr>
        <w:pStyle w:val="BodyText"/>
        <w:spacing w:before="5"/>
        <w:rPr>
          <w:sz w:val="24"/>
        </w:rPr>
      </w:pPr>
    </w:p>
    <w:p w14:paraId="7D11B0EA" w14:textId="77777777" w:rsidR="00447697" w:rsidRDefault="00BE6F0B">
      <w:pPr>
        <w:pStyle w:val="ListParagraph"/>
        <w:numPr>
          <w:ilvl w:val="3"/>
          <w:numId w:val="55"/>
        </w:numPr>
        <w:tabs>
          <w:tab w:val="left" w:pos="2573"/>
          <w:tab w:val="left" w:pos="2574"/>
        </w:tabs>
        <w:spacing w:line="316" w:lineRule="auto"/>
        <w:ind w:left="2621" w:right="1441" w:hanging="461"/>
        <w:rPr>
          <w:sz w:val="21"/>
        </w:rPr>
      </w:pPr>
      <w:r>
        <w:rPr>
          <w:sz w:val="21"/>
        </w:rPr>
        <w:t>Has</w:t>
      </w:r>
      <w:r>
        <w:rPr>
          <w:spacing w:val="53"/>
          <w:sz w:val="21"/>
        </w:rPr>
        <w:t xml:space="preserve"> </w:t>
      </w:r>
      <w:r>
        <w:rPr>
          <w:sz w:val="21"/>
        </w:rPr>
        <w:t>submitted</w:t>
      </w:r>
      <w:r>
        <w:rPr>
          <w:spacing w:val="55"/>
          <w:sz w:val="21"/>
        </w:rPr>
        <w:t xml:space="preserve"> </w:t>
      </w:r>
      <w:r>
        <w:rPr>
          <w:sz w:val="21"/>
        </w:rPr>
        <w:t>an</w:t>
      </w:r>
      <w:r>
        <w:rPr>
          <w:spacing w:val="56"/>
          <w:sz w:val="21"/>
        </w:rPr>
        <w:t xml:space="preserve"> </w:t>
      </w:r>
      <w:r>
        <w:rPr>
          <w:sz w:val="21"/>
        </w:rPr>
        <w:t>incomplete</w:t>
      </w:r>
      <w:r>
        <w:rPr>
          <w:spacing w:val="53"/>
          <w:sz w:val="21"/>
        </w:rPr>
        <w:t xml:space="preserve"> </w:t>
      </w:r>
      <w:r>
        <w:rPr>
          <w:sz w:val="21"/>
        </w:rPr>
        <w:t>application</w:t>
      </w:r>
      <w:r>
        <w:rPr>
          <w:spacing w:val="56"/>
          <w:sz w:val="21"/>
        </w:rPr>
        <w:t xml:space="preserve"> </w:t>
      </w:r>
      <w:r>
        <w:rPr>
          <w:sz w:val="21"/>
        </w:rPr>
        <w:t>and/or</w:t>
      </w:r>
      <w:r>
        <w:rPr>
          <w:spacing w:val="52"/>
          <w:sz w:val="21"/>
        </w:rPr>
        <w:t xml:space="preserve"> </w:t>
      </w:r>
      <w:r>
        <w:rPr>
          <w:sz w:val="21"/>
        </w:rPr>
        <w:t>has</w:t>
      </w:r>
      <w:r>
        <w:rPr>
          <w:spacing w:val="53"/>
          <w:sz w:val="21"/>
        </w:rPr>
        <w:t xml:space="preserve"> </w:t>
      </w:r>
      <w:r>
        <w:rPr>
          <w:sz w:val="21"/>
        </w:rPr>
        <w:t>failed</w:t>
      </w:r>
      <w:r>
        <w:rPr>
          <w:spacing w:val="56"/>
          <w:sz w:val="21"/>
        </w:rPr>
        <w:t xml:space="preserve"> </w:t>
      </w:r>
      <w:r>
        <w:rPr>
          <w:sz w:val="21"/>
        </w:rPr>
        <w:t>to</w:t>
      </w:r>
      <w:r>
        <w:rPr>
          <w:spacing w:val="55"/>
          <w:sz w:val="21"/>
        </w:rPr>
        <w:t xml:space="preserve"> </w:t>
      </w:r>
      <w:r>
        <w:rPr>
          <w:sz w:val="21"/>
        </w:rPr>
        <w:t>provide</w:t>
      </w:r>
      <w:r>
        <w:rPr>
          <w:spacing w:val="56"/>
          <w:sz w:val="21"/>
        </w:rPr>
        <w:t xml:space="preserve"> </w:t>
      </w:r>
      <w:r>
        <w:rPr>
          <w:sz w:val="21"/>
        </w:rPr>
        <w:t>copies</w:t>
      </w:r>
      <w:r>
        <w:rPr>
          <w:spacing w:val="53"/>
          <w:sz w:val="21"/>
        </w:rPr>
        <w:t xml:space="preserve"> </w:t>
      </w:r>
      <w:r>
        <w:rPr>
          <w:sz w:val="21"/>
        </w:rPr>
        <w:t>of</w:t>
      </w:r>
      <w:r>
        <w:rPr>
          <w:spacing w:val="-55"/>
          <w:sz w:val="21"/>
        </w:rPr>
        <w:t xml:space="preserve"> </w:t>
      </w:r>
      <w:r>
        <w:rPr>
          <w:sz w:val="21"/>
        </w:rPr>
        <w:t>documents</w:t>
      </w:r>
      <w:r>
        <w:rPr>
          <w:spacing w:val="-2"/>
          <w:sz w:val="21"/>
        </w:rPr>
        <w:t xml:space="preserve"> </w:t>
      </w:r>
      <w:r>
        <w:rPr>
          <w:sz w:val="21"/>
        </w:rPr>
        <w:t>cited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job</w:t>
      </w:r>
      <w:r>
        <w:rPr>
          <w:spacing w:val="-3"/>
          <w:sz w:val="21"/>
        </w:rPr>
        <w:t xml:space="preserve"> </w:t>
      </w:r>
      <w:r>
        <w:rPr>
          <w:sz w:val="21"/>
        </w:rPr>
        <w:t>announcement</w:t>
      </w:r>
      <w:r>
        <w:rPr>
          <w:spacing w:val="-2"/>
          <w:sz w:val="21"/>
        </w:rPr>
        <w:t xml:space="preserve"> </w:t>
      </w:r>
      <w:r>
        <w:rPr>
          <w:sz w:val="21"/>
        </w:rPr>
        <w:t>prior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final decision</w:t>
      </w:r>
      <w:r>
        <w:rPr>
          <w:spacing w:val="-1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hiring.</w:t>
      </w:r>
    </w:p>
    <w:p w14:paraId="2ABD02B6" w14:textId="77777777" w:rsidR="00447697" w:rsidRDefault="00BE6F0B">
      <w:pPr>
        <w:pStyle w:val="ListParagraph"/>
        <w:numPr>
          <w:ilvl w:val="3"/>
          <w:numId w:val="55"/>
        </w:numPr>
        <w:tabs>
          <w:tab w:val="left" w:pos="2573"/>
          <w:tab w:val="left" w:pos="2574"/>
        </w:tabs>
        <w:spacing w:before="205" w:line="314" w:lineRule="auto"/>
        <w:ind w:left="2621" w:right="1411" w:hanging="461"/>
        <w:rPr>
          <w:sz w:val="21"/>
        </w:rPr>
      </w:pPr>
      <w:r>
        <w:rPr>
          <w:sz w:val="21"/>
        </w:rPr>
        <w:t>Has</w:t>
      </w:r>
      <w:r>
        <w:rPr>
          <w:spacing w:val="52"/>
          <w:sz w:val="21"/>
        </w:rPr>
        <w:t xml:space="preserve"> </w:t>
      </w:r>
      <w:r>
        <w:rPr>
          <w:sz w:val="21"/>
        </w:rPr>
        <w:t>tested</w:t>
      </w:r>
      <w:r>
        <w:rPr>
          <w:spacing w:val="52"/>
          <w:sz w:val="21"/>
        </w:rPr>
        <w:t xml:space="preserve"> </w:t>
      </w:r>
      <w:r>
        <w:rPr>
          <w:sz w:val="21"/>
        </w:rPr>
        <w:t>positively</w:t>
      </w:r>
      <w:r>
        <w:rPr>
          <w:spacing w:val="50"/>
          <w:sz w:val="21"/>
        </w:rPr>
        <w:t xml:space="preserve"> </w:t>
      </w:r>
      <w:r>
        <w:rPr>
          <w:sz w:val="21"/>
        </w:rPr>
        <w:t>for</w:t>
      </w:r>
      <w:r>
        <w:rPr>
          <w:spacing w:val="49"/>
          <w:sz w:val="21"/>
        </w:rPr>
        <w:t xml:space="preserve"> </w:t>
      </w:r>
      <w:r>
        <w:rPr>
          <w:sz w:val="21"/>
        </w:rPr>
        <w:t>active</w:t>
      </w:r>
      <w:r>
        <w:rPr>
          <w:spacing w:val="52"/>
          <w:sz w:val="21"/>
        </w:rPr>
        <w:t xml:space="preserve"> </w:t>
      </w:r>
      <w:r>
        <w:rPr>
          <w:sz w:val="21"/>
        </w:rPr>
        <w:t>communicable</w:t>
      </w:r>
      <w:r>
        <w:rPr>
          <w:spacing w:val="52"/>
          <w:sz w:val="21"/>
        </w:rPr>
        <w:t xml:space="preserve"> </w:t>
      </w:r>
      <w:r>
        <w:rPr>
          <w:sz w:val="21"/>
        </w:rPr>
        <w:t>disease</w:t>
      </w:r>
      <w:r>
        <w:rPr>
          <w:spacing w:val="52"/>
          <w:sz w:val="21"/>
        </w:rPr>
        <w:t xml:space="preserve"> </w:t>
      </w:r>
      <w:r>
        <w:rPr>
          <w:sz w:val="21"/>
        </w:rPr>
        <w:t>during</w:t>
      </w:r>
      <w:r>
        <w:rPr>
          <w:spacing w:val="53"/>
          <w:sz w:val="21"/>
        </w:rPr>
        <w:t xml:space="preserve"> </w:t>
      </w:r>
      <w:r>
        <w:rPr>
          <w:sz w:val="21"/>
        </w:rPr>
        <w:t>a</w:t>
      </w:r>
      <w:r>
        <w:rPr>
          <w:spacing w:val="52"/>
          <w:sz w:val="21"/>
        </w:rPr>
        <w:t xml:space="preserve"> </w:t>
      </w:r>
      <w:r>
        <w:rPr>
          <w:sz w:val="21"/>
        </w:rPr>
        <w:t>pre-employment</w:t>
      </w:r>
      <w:r>
        <w:rPr>
          <w:spacing w:val="-56"/>
          <w:sz w:val="21"/>
        </w:rPr>
        <w:t xml:space="preserve"> </w:t>
      </w:r>
      <w:r>
        <w:rPr>
          <w:sz w:val="21"/>
        </w:rPr>
        <w:t>medical</w:t>
      </w:r>
      <w:r>
        <w:rPr>
          <w:spacing w:val="-1"/>
          <w:sz w:val="21"/>
        </w:rPr>
        <w:t xml:space="preserve"> </w:t>
      </w:r>
      <w:r>
        <w:rPr>
          <w:sz w:val="21"/>
        </w:rPr>
        <w:t>examination.</w:t>
      </w:r>
    </w:p>
    <w:p w14:paraId="301DC3C7" w14:textId="77777777" w:rsidR="00447697" w:rsidRDefault="00447697">
      <w:pPr>
        <w:spacing w:line="314" w:lineRule="auto"/>
        <w:rPr>
          <w:sz w:val="21"/>
        </w:rPr>
        <w:sectPr w:rsidR="00447697">
          <w:headerReference w:type="default" r:id="rId19"/>
          <w:footerReference w:type="default" r:id="rId20"/>
          <w:pgSz w:w="11900" w:h="16840"/>
          <w:pgMar w:top="1280" w:right="0" w:bottom="1400" w:left="0" w:header="138" w:footer="1207" w:gutter="0"/>
          <w:cols w:space="720"/>
        </w:sectPr>
      </w:pPr>
    </w:p>
    <w:p w14:paraId="00EC83F6" w14:textId="3C452449" w:rsidR="00447697" w:rsidDel="00E7396F" w:rsidRDefault="00447697">
      <w:pPr>
        <w:pStyle w:val="BodyText"/>
        <w:rPr>
          <w:del w:id="371" w:author="DELL" w:date="2025-07-03T09:15:00Z" w16du:dateUtc="2025-07-03T04:15:00Z"/>
          <w:sz w:val="20"/>
        </w:rPr>
      </w:pPr>
    </w:p>
    <w:p w14:paraId="0C8F1F9B" w14:textId="13AF125B" w:rsidR="00447697" w:rsidDel="00E7396F" w:rsidRDefault="00447697">
      <w:pPr>
        <w:pStyle w:val="BodyText"/>
        <w:rPr>
          <w:del w:id="372" w:author="DELL" w:date="2025-07-03T09:15:00Z" w16du:dateUtc="2025-07-03T04:15:00Z"/>
          <w:sz w:val="20"/>
        </w:rPr>
      </w:pPr>
    </w:p>
    <w:p w14:paraId="69BC295E" w14:textId="7806529C" w:rsidR="00447697" w:rsidDel="00E7396F" w:rsidRDefault="00447697">
      <w:pPr>
        <w:pStyle w:val="BodyText"/>
        <w:spacing w:before="4"/>
        <w:rPr>
          <w:del w:id="373" w:author="DELL" w:date="2025-07-03T09:15:00Z" w16du:dateUtc="2025-07-03T04:15:00Z"/>
          <w:sz w:val="23"/>
        </w:rPr>
      </w:pPr>
    </w:p>
    <w:p w14:paraId="728BD8FE" w14:textId="77777777" w:rsidR="00447697" w:rsidRDefault="00BE6F0B">
      <w:pPr>
        <w:pStyle w:val="Heading5"/>
        <w:numPr>
          <w:ilvl w:val="2"/>
          <w:numId w:val="55"/>
        </w:numPr>
        <w:tabs>
          <w:tab w:val="left" w:pos="2160"/>
          <w:tab w:val="left" w:pos="2161"/>
        </w:tabs>
        <w:ind w:hanging="721"/>
      </w:pPr>
      <w:bookmarkStart w:id="374" w:name="_bookmark5"/>
      <w:bookmarkEnd w:id="374"/>
      <w:r>
        <w:t>Application</w:t>
      </w:r>
      <w:r>
        <w:rPr>
          <w:spacing w:val="-3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Referral</w:t>
      </w:r>
    </w:p>
    <w:p w14:paraId="7A1088B3" w14:textId="77777777" w:rsidR="00447697" w:rsidRDefault="00447697">
      <w:pPr>
        <w:pStyle w:val="BodyText"/>
        <w:spacing w:before="4"/>
        <w:rPr>
          <w:rFonts w:ascii="Arial"/>
          <w:b/>
          <w:sz w:val="25"/>
        </w:rPr>
      </w:pPr>
    </w:p>
    <w:p w14:paraId="675921C1" w14:textId="2B3F289F" w:rsidR="00447697" w:rsidRDefault="00BE6F0B">
      <w:pPr>
        <w:pStyle w:val="BodyText"/>
        <w:spacing w:line="338" w:lineRule="auto"/>
        <w:ind w:left="2040" w:right="2534"/>
        <w:jc w:val="both"/>
      </w:pPr>
      <w:r>
        <w:t xml:space="preserve">The purpose of the application review process is </w:t>
      </w:r>
      <w:del w:id="375" w:author="DELL" w:date="2025-07-03T09:15:00Z" w16du:dateUtc="2025-07-03T04:15:00Z">
        <w:r w:rsidDel="00E7396F">
          <w:delText xml:space="preserve">is </w:delText>
        </w:r>
      </w:del>
      <w:r>
        <w:t>to maximize reliability,</w:t>
      </w:r>
      <w:r>
        <w:rPr>
          <w:spacing w:val="1"/>
        </w:rPr>
        <w:t xml:space="preserve"> </w:t>
      </w:r>
      <w:r>
        <w:t>objectivity,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validity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practical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job-related</w:t>
      </w:r>
      <w:r>
        <w:rPr>
          <w:spacing w:val="1"/>
        </w:rPr>
        <w:t xml:space="preserve"> </w:t>
      </w:r>
      <w:r>
        <w:t>assessment</w:t>
      </w:r>
      <w:r>
        <w:rPr>
          <w:spacing w:val="1"/>
        </w:rPr>
        <w:t xml:space="preserve"> </w:t>
      </w:r>
      <w:r>
        <w:t>of</w:t>
      </w:r>
      <w:r>
        <w:rPr>
          <w:spacing w:val="-56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applicant</w:t>
      </w:r>
      <w:r>
        <w:rPr>
          <w:spacing w:val="1"/>
        </w:rPr>
        <w:t xml:space="preserve"> </w:t>
      </w:r>
      <w:r>
        <w:t>meets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minimum</w:t>
      </w:r>
      <w:r>
        <w:rPr>
          <w:spacing w:val="1"/>
        </w:rPr>
        <w:t xml:space="preserve"> </w:t>
      </w:r>
      <w:r>
        <w:t>qualifications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position.</w:t>
      </w:r>
    </w:p>
    <w:p w14:paraId="6170C426" w14:textId="5B24EA3D" w:rsidR="00447697" w:rsidRDefault="00BE6F0B">
      <w:pPr>
        <w:pStyle w:val="BodyText"/>
        <w:spacing w:before="184" w:line="338" w:lineRule="auto"/>
        <w:ind w:left="2040" w:right="2539"/>
        <w:jc w:val="both"/>
      </w:pPr>
      <w:r>
        <w:t>The Human Resource Section will use objective criteria notified in the job</w:t>
      </w:r>
      <w:r>
        <w:rPr>
          <w:spacing w:val="1"/>
        </w:rPr>
        <w:t xml:space="preserve"> </w:t>
      </w:r>
      <w:r>
        <w:t>announcement to short-list</w:t>
      </w:r>
      <w:ins w:id="376" w:author="DELL" w:date="2025-07-03T09:16:00Z" w16du:dateUtc="2025-07-03T04:16:00Z">
        <w:r w:rsidR="006B6926">
          <w:t>ed</w:t>
        </w:r>
      </w:ins>
      <w:r>
        <w:t xml:space="preserve"> candidates for each advertised position, with the</w:t>
      </w:r>
      <w:r>
        <w:rPr>
          <w:spacing w:val="1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assistance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head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being</w:t>
      </w:r>
      <w:r>
        <w:rPr>
          <w:spacing w:val="-57"/>
        </w:rPr>
        <w:t xml:space="preserve"> </w:t>
      </w:r>
      <w:r>
        <w:t>recruited.</w:t>
      </w:r>
    </w:p>
    <w:p w14:paraId="3E21DA3E" w14:textId="1C140D93" w:rsidR="00447697" w:rsidRDefault="00BE6F0B">
      <w:pPr>
        <w:pStyle w:val="BodyText"/>
        <w:spacing w:before="189" w:line="338" w:lineRule="auto"/>
        <w:ind w:left="2040" w:right="2533"/>
        <w:jc w:val="both"/>
      </w:pPr>
      <w:r>
        <w:t>The</w:t>
      </w:r>
      <w:r>
        <w:rPr>
          <w:spacing w:val="1"/>
        </w:rPr>
        <w:t xml:space="preserve"> </w:t>
      </w:r>
      <w:del w:id="377" w:author="DELL" w:date="2025-07-03T09:16:00Z" w16du:dateUtc="2025-07-03T04:16:00Z">
        <w:r w:rsidDel="006B6926">
          <w:delText>MD</w:delText>
        </w:r>
      </w:del>
      <w:ins w:id="378" w:author="DELL" w:date="2025-07-03T09:16:00Z" w16du:dateUtc="2025-07-03T04:16:00Z">
        <w:r w:rsidR="006B6926">
          <w:t>Chairman/person</w:t>
        </w:r>
      </w:ins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delegate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responsibility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interviewing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short-listed</w:t>
      </w:r>
      <w:r>
        <w:rPr>
          <w:spacing w:val="1"/>
        </w:rPr>
        <w:t xml:space="preserve"> </w:t>
      </w:r>
      <w:r>
        <w:t xml:space="preserve">candidates to an appropriate manager, who will in accordance with </w:t>
      </w:r>
      <w:r w:rsidRPr="006B6926">
        <w:rPr>
          <w:highlight w:val="yellow"/>
          <w:rPrChange w:id="379" w:author="DELL" w:date="2025-07-03T09:17:00Z" w16du:dateUtc="2025-07-03T04:17:00Z">
            <w:rPr/>
          </w:rPrChange>
        </w:rPr>
        <w:t>established</w:t>
      </w:r>
      <w:r w:rsidRPr="006B6926">
        <w:rPr>
          <w:spacing w:val="-56"/>
          <w:highlight w:val="yellow"/>
          <w:rPrChange w:id="380" w:author="DELL" w:date="2025-07-03T09:17:00Z" w16du:dateUtc="2025-07-03T04:17:00Z">
            <w:rPr>
              <w:spacing w:val="-56"/>
            </w:rPr>
          </w:rPrChange>
        </w:rPr>
        <w:t xml:space="preserve"> </w:t>
      </w:r>
      <w:ins w:id="381" w:author="DELL" w:date="2025-07-03T09:16:00Z" w16du:dateUtc="2025-07-03T04:16:00Z">
        <w:r w:rsidR="006B6926" w:rsidRPr="006B6926">
          <w:rPr>
            <w:spacing w:val="-56"/>
            <w:highlight w:val="yellow"/>
            <w:rPrChange w:id="382" w:author="DELL" w:date="2025-07-03T09:17:00Z" w16du:dateUtc="2025-07-03T04:17:00Z">
              <w:rPr>
                <w:spacing w:val="-56"/>
              </w:rPr>
            </w:rPrChange>
          </w:rPr>
          <w:t xml:space="preserve">         </w:t>
        </w:r>
      </w:ins>
      <w:r w:rsidRPr="006B6926">
        <w:rPr>
          <w:highlight w:val="yellow"/>
          <w:rPrChange w:id="383" w:author="DELL" w:date="2025-07-03T09:17:00Z" w16du:dateUtc="2025-07-03T04:17:00Z">
            <w:rPr/>
          </w:rPrChange>
        </w:rPr>
        <w:t>procedure</w:t>
      </w:r>
      <w:r>
        <w:t>,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final recommendations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hiring.</w:t>
      </w:r>
    </w:p>
    <w:p w14:paraId="33BE60B4" w14:textId="77777777" w:rsidR="00447697" w:rsidRDefault="00447697">
      <w:pPr>
        <w:pStyle w:val="BodyText"/>
        <w:spacing w:before="3"/>
        <w:rPr>
          <w:sz w:val="19"/>
        </w:rPr>
      </w:pPr>
    </w:p>
    <w:p w14:paraId="2990AD9D" w14:textId="77777777" w:rsidR="00447697" w:rsidRDefault="00BE6F0B">
      <w:pPr>
        <w:pStyle w:val="Heading4"/>
        <w:numPr>
          <w:ilvl w:val="1"/>
          <w:numId w:val="54"/>
        </w:numPr>
        <w:tabs>
          <w:tab w:val="left" w:pos="2021"/>
          <w:tab w:val="left" w:pos="2022"/>
        </w:tabs>
        <w:spacing w:line="264" w:lineRule="exact"/>
        <w:ind w:hanging="582"/>
      </w:pPr>
      <w:r>
        <w:t>Selection</w:t>
      </w:r>
      <w:r>
        <w:rPr>
          <w:spacing w:val="-2"/>
        </w:rPr>
        <w:t xml:space="preserve"> </w:t>
      </w:r>
      <w:r>
        <w:t>Method</w:t>
      </w:r>
    </w:p>
    <w:p w14:paraId="2E6119CE" w14:textId="77777777" w:rsidR="00447697" w:rsidRDefault="00BE6F0B">
      <w:pPr>
        <w:pStyle w:val="BodyText"/>
        <w:spacing w:line="319" w:lineRule="auto"/>
        <w:ind w:left="2021" w:right="2540"/>
        <w:jc w:val="both"/>
      </w:pPr>
      <w:r>
        <w:t>The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Resource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responsible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determining</w:t>
      </w:r>
      <w:r>
        <w:rPr>
          <w:spacing w:val="1"/>
        </w:rPr>
        <w:t xml:space="preserve"> </w:t>
      </w:r>
      <w:r>
        <w:t>valid</w:t>
      </w:r>
      <w:r>
        <w:rPr>
          <w:spacing w:val="1"/>
        </w:rPr>
        <w:t xml:space="preserve"> </w:t>
      </w:r>
      <w:r>
        <w:t>selection</w:t>
      </w:r>
      <w:r>
        <w:rPr>
          <w:spacing w:val="-2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obtain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qualified</w:t>
      </w:r>
      <w:r>
        <w:rPr>
          <w:spacing w:val="-1"/>
        </w:rPr>
        <w:t xml:space="preserve"> </w:t>
      </w:r>
      <w:r>
        <w:t>candidates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vacancy.</w:t>
      </w:r>
    </w:p>
    <w:p w14:paraId="5E27CF66" w14:textId="77777777" w:rsidR="00447697" w:rsidRDefault="00BE6F0B">
      <w:pPr>
        <w:pStyle w:val="Heading5"/>
        <w:numPr>
          <w:ilvl w:val="2"/>
          <w:numId w:val="54"/>
        </w:numPr>
        <w:tabs>
          <w:tab w:val="left" w:pos="2160"/>
          <w:tab w:val="left" w:pos="2161"/>
        </w:tabs>
        <w:spacing w:before="200" w:line="241" w:lineRule="exact"/>
        <w:ind w:hanging="721"/>
      </w:pPr>
      <w:r>
        <w:t>Security</w:t>
      </w:r>
    </w:p>
    <w:p w14:paraId="384C548C" w14:textId="64F6F53D" w:rsidR="00447697" w:rsidRDefault="00BE6F0B">
      <w:pPr>
        <w:pStyle w:val="BodyText"/>
        <w:spacing w:line="338" w:lineRule="auto"/>
        <w:ind w:left="2040" w:right="2535"/>
        <w:jc w:val="both"/>
      </w:pPr>
      <w:r>
        <w:t>Selection</w:t>
      </w:r>
      <w:r>
        <w:rPr>
          <w:spacing w:val="1"/>
        </w:rPr>
        <w:t xml:space="preserve"> </w:t>
      </w:r>
      <w:del w:id="384" w:author="DELL" w:date="2025-07-03T09:17:00Z" w16du:dateUtc="2025-07-03T04:17:00Z">
        <w:r w:rsidDel="006B6926">
          <w:delText>material</w:delText>
        </w:r>
      </w:del>
      <w:ins w:id="385" w:author="DELL" w:date="2025-07-03T09:17:00Z" w16du:dateUtc="2025-07-03T04:17:00Z">
        <w:r w:rsidR="006B6926">
          <w:t>documents</w:t>
        </w:r>
      </w:ins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confidential.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persons</w:t>
      </w:r>
      <w:r>
        <w:rPr>
          <w:spacing w:val="1"/>
        </w:rPr>
        <w:t xml:space="preserve"> </w:t>
      </w:r>
      <w:r>
        <w:t>participating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maintenance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selection</w:t>
      </w:r>
      <w:r>
        <w:rPr>
          <w:spacing w:val="1"/>
        </w:rPr>
        <w:t xml:space="preserve"> </w:t>
      </w:r>
      <w:r>
        <w:t>materials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precaution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maintain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level of integrity</w:t>
      </w:r>
      <w:r>
        <w:rPr>
          <w:spacing w:val="-4"/>
        </w:rPr>
        <w:t xml:space="preserve"> </w:t>
      </w:r>
      <w:r>
        <w:t>and security.</w:t>
      </w:r>
    </w:p>
    <w:p w14:paraId="63544630" w14:textId="77777777" w:rsidR="00447697" w:rsidRDefault="00BE6F0B">
      <w:pPr>
        <w:pStyle w:val="Heading5"/>
        <w:numPr>
          <w:ilvl w:val="2"/>
          <w:numId w:val="54"/>
        </w:numPr>
        <w:tabs>
          <w:tab w:val="left" w:pos="2160"/>
          <w:tab w:val="left" w:pos="2161"/>
        </w:tabs>
        <w:spacing w:before="197" w:line="241" w:lineRule="exact"/>
        <w:ind w:hanging="721"/>
      </w:pPr>
      <w:r>
        <w:t>Nepotism</w:t>
      </w:r>
    </w:p>
    <w:p w14:paraId="33159CA5" w14:textId="77777777" w:rsidR="00447697" w:rsidRDefault="00BE6F0B">
      <w:pPr>
        <w:pStyle w:val="BodyText"/>
        <w:spacing w:line="338" w:lineRule="auto"/>
        <w:ind w:left="2040" w:right="2541"/>
        <w:jc w:val="both"/>
      </w:pPr>
      <w:r>
        <w:t>Any supervisor or manager who is in a position to recommend employment or</w:t>
      </w:r>
      <w:r>
        <w:rPr>
          <w:spacing w:val="1"/>
        </w:rPr>
        <w:t xml:space="preserve"> </w:t>
      </w:r>
      <w:r>
        <w:t>promotion of a relative or friend shall advise his/her immediate supervisor, and</w:t>
      </w:r>
      <w:r>
        <w:rPr>
          <w:spacing w:val="-56"/>
        </w:rPr>
        <w:t xml:space="preserve"> </w:t>
      </w:r>
      <w:r>
        <w:t>withdraw</w:t>
      </w:r>
      <w:r>
        <w:rPr>
          <w:spacing w:val="-4"/>
        </w:rPr>
        <w:t xml:space="preserve"> </w:t>
      </w:r>
      <w:r>
        <w:t>from the</w:t>
      </w:r>
      <w:r>
        <w:rPr>
          <w:spacing w:val="-1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t>process.</w:t>
      </w:r>
    </w:p>
    <w:p w14:paraId="5F272D6C" w14:textId="66C6A9E4" w:rsidR="00447697" w:rsidRDefault="00BE6F0B">
      <w:pPr>
        <w:pStyle w:val="BodyText"/>
        <w:spacing w:before="190" w:line="338" w:lineRule="auto"/>
        <w:ind w:left="1440" w:right="3231"/>
        <w:jc w:val="both"/>
      </w:pPr>
      <w:r>
        <w:t>Any employee asked to participate in a selection process where a relative (by</w:t>
      </w:r>
      <w:r>
        <w:rPr>
          <w:spacing w:val="-56"/>
        </w:rPr>
        <w:t xml:space="preserve"> </w:t>
      </w:r>
      <w:ins w:id="386" w:author="DELL" w:date="2025-07-03T09:21:00Z" w16du:dateUtc="2025-07-03T04:21:00Z">
        <w:r w:rsidR="006B6926">
          <w:rPr>
            <w:spacing w:val="-56"/>
          </w:rPr>
          <w:t xml:space="preserve"> </w:t>
        </w:r>
      </w:ins>
      <w:del w:id="387" w:author="DELL" w:date="2025-07-03T09:21:00Z" w16du:dateUtc="2025-07-03T04:21:00Z">
        <w:r w:rsidDel="006B6926">
          <w:delText>b</w:delText>
        </w:r>
      </w:del>
      <w:ins w:id="388" w:author="DELL" w:date="2025-07-03T09:21:00Z" w16du:dateUtc="2025-07-03T04:21:00Z">
        <w:r w:rsidR="006B6926">
          <w:t>b</w:t>
        </w:r>
      </w:ins>
      <w:r>
        <w:t>lood or marriage) or friend is an applicant shall immediately inform the hiring</w:t>
      </w:r>
      <w:r>
        <w:rPr>
          <w:spacing w:val="-56"/>
        </w:rPr>
        <w:t xml:space="preserve"> </w:t>
      </w:r>
      <w:r>
        <w:t>supervisor</w:t>
      </w:r>
      <w:r>
        <w:rPr>
          <w:spacing w:val="-3"/>
        </w:rPr>
        <w:t xml:space="preserve"> </w:t>
      </w:r>
      <w:r>
        <w:t>of their</w:t>
      </w:r>
      <w:r>
        <w:rPr>
          <w:spacing w:val="-3"/>
        </w:rPr>
        <w:t xml:space="preserve"> </w:t>
      </w:r>
      <w:r>
        <w:t>conflict</w:t>
      </w:r>
      <w:r>
        <w:rPr>
          <w:spacing w:val="-5"/>
        </w:rPr>
        <w:t xml:space="preserve"> </w:t>
      </w:r>
      <w:r>
        <w:t>of interest</w:t>
      </w:r>
      <w:r>
        <w:rPr>
          <w:spacing w:val="-4"/>
        </w:rPr>
        <w:t xml:space="preserve"> </w:t>
      </w:r>
      <w:r>
        <w:t>and withdraw</w:t>
      </w:r>
      <w:r>
        <w:rPr>
          <w:spacing w:val="-3"/>
        </w:rPr>
        <w:t xml:space="preserve"> </w:t>
      </w:r>
      <w:r>
        <w:t>from the</w:t>
      </w:r>
      <w:r>
        <w:rPr>
          <w:spacing w:val="-1"/>
        </w:rPr>
        <w:t xml:space="preserve"> </w:t>
      </w:r>
      <w:r>
        <w:t>selection</w:t>
      </w:r>
      <w:r>
        <w:rPr>
          <w:spacing w:val="-2"/>
        </w:rPr>
        <w:t xml:space="preserve"> </w:t>
      </w:r>
      <w:r>
        <w:t>process.</w:t>
      </w:r>
    </w:p>
    <w:p w14:paraId="7D066D02" w14:textId="77777777" w:rsidR="00447697" w:rsidRDefault="00447697">
      <w:pPr>
        <w:pStyle w:val="BodyText"/>
        <w:spacing w:before="1"/>
        <w:rPr>
          <w:sz w:val="19"/>
        </w:rPr>
      </w:pPr>
    </w:p>
    <w:p w14:paraId="7A90F1B0" w14:textId="03EE0D36" w:rsidR="00447697" w:rsidRDefault="00BE6F0B">
      <w:pPr>
        <w:pStyle w:val="Heading5"/>
        <w:numPr>
          <w:ilvl w:val="2"/>
          <w:numId w:val="54"/>
        </w:numPr>
        <w:tabs>
          <w:tab w:val="left" w:pos="2160"/>
          <w:tab w:val="left" w:pos="2161"/>
        </w:tabs>
        <w:ind w:hanging="721"/>
      </w:pPr>
      <w:r>
        <w:t>Pre-</w:t>
      </w:r>
      <w:del w:id="389" w:author="DELL" w:date="2025-07-03T09:21:00Z" w16du:dateUtc="2025-07-03T04:21:00Z">
        <w:r w:rsidDel="006B6926">
          <w:delText>s</w:delText>
        </w:r>
      </w:del>
      <w:ins w:id="390" w:author="DELL" w:date="2025-07-03T09:21:00Z" w16du:dateUtc="2025-07-03T04:21:00Z">
        <w:r w:rsidR="006B6926">
          <w:t>S</w:t>
        </w:r>
      </w:ins>
      <w:r>
        <w:t>election</w:t>
      </w:r>
      <w:r>
        <w:rPr>
          <w:spacing w:val="-4"/>
        </w:rPr>
        <w:t xml:space="preserve"> </w:t>
      </w:r>
      <w:r>
        <w:t>Prohibited</w:t>
      </w:r>
    </w:p>
    <w:p w14:paraId="2594F8D5" w14:textId="77777777" w:rsidR="00447697" w:rsidRDefault="00447697">
      <w:pPr>
        <w:pStyle w:val="BodyText"/>
        <w:spacing w:before="11"/>
        <w:rPr>
          <w:rFonts w:ascii="Arial"/>
          <w:b/>
          <w:sz w:val="24"/>
        </w:rPr>
      </w:pPr>
    </w:p>
    <w:p w14:paraId="5F1ABBA6" w14:textId="5722CA74" w:rsidR="00447697" w:rsidRDefault="00BE6F0B" w:rsidP="006B6926">
      <w:pPr>
        <w:pStyle w:val="BodyText"/>
        <w:spacing w:line="319" w:lineRule="auto"/>
        <w:ind w:left="2160" w:right="973"/>
        <w:jc w:val="both"/>
        <w:rPr>
          <w:ins w:id="391" w:author="DELL" w:date="2025-07-03T09:22:00Z" w16du:dateUtc="2025-07-03T04:22:00Z"/>
        </w:rPr>
      </w:pPr>
      <w:r>
        <w:t>No</w:t>
      </w:r>
      <w:r>
        <w:rPr>
          <w:spacing w:val="38"/>
        </w:rPr>
        <w:t xml:space="preserve"> </w:t>
      </w:r>
      <w:del w:id="392" w:author="DELL" w:date="2025-07-03T09:21:00Z" w16du:dateUtc="2025-07-03T04:21:00Z">
        <w:r w:rsidDel="006B6926">
          <w:delText>Organization’s</w:delText>
        </w:r>
      </w:del>
      <w:ins w:id="393" w:author="DELL" w:date="2025-07-03T09:21:00Z" w16du:dateUtc="2025-07-03T04:21:00Z">
        <w:r w:rsidR="006B6926">
          <w:t>WRC</w:t>
        </w:r>
      </w:ins>
      <w:r>
        <w:rPr>
          <w:spacing w:val="39"/>
        </w:rPr>
        <w:t xml:space="preserve"> </w:t>
      </w:r>
      <w:r>
        <w:t>employee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promise</w:t>
      </w:r>
      <w:r>
        <w:rPr>
          <w:spacing w:val="39"/>
        </w:rPr>
        <w:t xml:space="preserve"> </w:t>
      </w:r>
      <w:r>
        <w:t>job</w:t>
      </w:r>
      <w:r>
        <w:rPr>
          <w:spacing w:val="44"/>
        </w:rPr>
        <w:t xml:space="preserve"> </w:t>
      </w:r>
      <w:ins w:id="394" w:author="DELL" w:date="2025-07-03T09:22:00Z" w16du:dateUtc="2025-07-03T04:22:00Z">
        <w:r w:rsidR="006B6926">
          <w:rPr>
            <w:spacing w:val="44"/>
          </w:rPr>
          <w:t xml:space="preserve">to anyone. </w:t>
        </w:r>
      </w:ins>
      <w:r>
        <w:t>All</w:t>
      </w:r>
      <w:r>
        <w:rPr>
          <w:spacing w:val="41"/>
        </w:rPr>
        <w:t xml:space="preserve"> </w:t>
      </w:r>
      <w:r>
        <w:t>inquiries</w:t>
      </w:r>
      <w:r w:rsidR="00606C3A">
        <w:t xml:space="preserve"> appoint</w:t>
      </w:r>
      <w:del w:id="395" w:author="DELL" w:date="2025-07-03T09:22:00Z" w16du:dateUtc="2025-07-03T04:22:00Z">
        <w:r w:rsidR="00606C3A" w:rsidDel="006B6926">
          <w:delText xml:space="preserve"> </w:delText>
        </w:r>
      </w:del>
      <w:r w:rsidR="00606C3A">
        <w:t>me</w:t>
      </w:r>
      <w:ins w:id="396" w:author="DELL" w:date="2025-07-03T09:22:00Z" w16du:dateUtc="2025-07-03T04:22:00Z">
        <w:r w:rsidR="006B6926">
          <w:t>nt</w:t>
        </w:r>
      </w:ins>
      <w:r>
        <w:rPr>
          <w:spacing w:val="40"/>
        </w:rPr>
        <w:t xml:space="preserve"> </w:t>
      </w:r>
      <w:r>
        <w:t>regarding</w:t>
      </w:r>
      <w:r>
        <w:rPr>
          <w:spacing w:val="40"/>
        </w:rPr>
        <w:t xml:space="preserve"> </w:t>
      </w:r>
      <w:proofErr w:type="gramStart"/>
      <w:r>
        <w:t>vacancies</w:t>
      </w:r>
      <w:ins w:id="397" w:author="DELL" w:date="2025-07-03T09:22:00Z" w16du:dateUtc="2025-07-03T04:22:00Z">
        <w:r w:rsidR="006B6926">
          <w:t xml:space="preserve"> </w:t>
        </w:r>
      </w:ins>
      <w:r>
        <w:rPr>
          <w:spacing w:val="-56"/>
        </w:rPr>
        <w:t xml:space="preserve"> </w:t>
      </w:r>
      <w:r>
        <w:t>should</w:t>
      </w:r>
      <w:proofErr w:type="gramEnd"/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referred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Secti</w:t>
      </w:r>
      <w:bookmarkStart w:id="398" w:name="_bookmark6"/>
      <w:bookmarkEnd w:id="398"/>
      <w:r>
        <w:t>on.</w:t>
      </w:r>
    </w:p>
    <w:p w14:paraId="0D361DEA" w14:textId="77777777" w:rsidR="006B6926" w:rsidRDefault="006B6926" w:rsidP="006B6926">
      <w:pPr>
        <w:pStyle w:val="BodyText"/>
        <w:spacing w:line="319" w:lineRule="auto"/>
        <w:ind w:left="2160" w:right="973"/>
        <w:jc w:val="both"/>
        <w:pPrChange w:id="399" w:author="DELL" w:date="2025-07-03T09:22:00Z" w16du:dateUtc="2025-07-03T04:22:00Z">
          <w:pPr>
            <w:pStyle w:val="BodyText"/>
            <w:spacing w:line="319" w:lineRule="auto"/>
            <w:ind w:left="2160" w:right="973"/>
          </w:pPr>
        </w:pPrChange>
      </w:pPr>
    </w:p>
    <w:p w14:paraId="1F9DB8F5" w14:textId="77777777" w:rsidR="00447697" w:rsidRDefault="00BE6F0B">
      <w:pPr>
        <w:pStyle w:val="Heading5"/>
        <w:numPr>
          <w:ilvl w:val="2"/>
          <w:numId w:val="54"/>
        </w:numPr>
        <w:tabs>
          <w:tab w:val="left" w:pos="2160"/>
          <w:tab w:val="left" w:pos="2161"/>
        </w:tabs>
        <w:spacing w:before="1"/>
        <w:ind w:hanging="721"/>
      </w:pPr>
      <w:r>
        <w:t>Education</w:t>
      </w:r>
      <w:r>
        <w:rPr>
          <w:spacing w:val="-3"/>
        </w:rPr>
        <w:t xml:space="preserve"> </w:t>
      </w:r>
      <w:r>
        <w:t>and/or</w:t>
      </w:r>
      <w:r>
        <w:rPr>
          <w:spacing w:val="-6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Substitution</w:t>
      </w:r>
    </w:p>
    <w:p w14:paraId="00CD46D4" w14:textId="77777777" w:rsidR="00447697" w:rsidRDefault="00447697">
      <w:pPr>
        <w:pStyle w:val="BodyText"/>
        <w:spacing w:before="4"/>
        <w:rPr>
          <w:rFonts w:ascii="Arial"/>
          <w:b/>
          <w:sz w:val="25"/>
        </w:rPr>
      </w:pPr>
    </w:p>
    <w:p w14:paraId="5E22F2DA" w14:textId="04EBAD2A" w:rsidR="00447697" w:rsidDel="00E61323" w:rsidRDefault="00BE6F0B">
      <w:pPr>
        <w:pStyle w:val="BodyText"/>
        <w:spacing w:line="352" w:lineRule="auto"/>
        <w:ind w:left="2160" w:right="2591"/>
        <w:jc w:val="both"/>
        <w:rPr>
          <w:del w:id="400" w:author="DELL" w:date="2025-07-03T09:24:00Z" w16du:dateUtc="2025-07-03T04:24:00Z"/>
        </w:rPr>
      </w:pPr>
      <w:r>
        <w:t>All</w:t>
      </w:r>
      <w:r>
        <w:rPr>
          <w:spacing w:val="1"/>
        </w:rPr>
        <w:t xml:space="preserve"> </w:t>
      </w:r>
      <w:r>
        <w:t>internal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external candidates</w:t>
      </w:r>
      <w:r>
        <w:rPr>
          <w:spacing w:val="1"/>
        </w:rPr>
        <w:t xml:space="preserve"> </w:t>
      </w:r>
      <w:r>
        <w:t>seeking</w:t>
      </w:r>
      <w:r>
        <w:rPr>
          <w:spacing w:val="1"/>
        </w:rPr>
        <w:t xml:space="preserve"> </w:t>
      </w:r>
      <w:r>
        <w:t>employment must meet the</w:t>
      </w:r>
      <w:r>
        <w:rPr>
          <w:spacing w:val="1"/>
        </w:rPr>
        <w:t xml:space="preserve"> </w:t>
      </w:r>
      <w:r>
        <w:t>minimum qualifications outlined in the relevant job announcement. Should a</w:t>
      </w:r>
      <w:r>
        <w:rPr>
          <w:spacing w:val="1"/>
        </w:rPr>
        <w:t xml:space="preserve"> </w:t>
      </w:r>
      <w:r>
        <w:t>job posting yield an insufficient pool of qualified candidates, the Human</w:t>
      </w:r>
      <w:r>
        <w:rPr>
          <w:spacing w:val="1"/>
        </w:rPr>
        <w:t xml:space="preserve"> </w:t>
      </w:r>
      <w:r>
        <w:t xml:space="preserve">Resource Section in collaboration with the hiring </w:t>
      </w:r>
      <w:del w:id="401" w:author="DELL" w:date="2025-07-03T09:23:00Z" w16du:dateUtc="2025-07-03T04:23:00Z">
        <w:r w:rsidDel="003F25CA">
          <w:delText>Section/</w:delText>
        </w:r>
      </w:del>
      <w:r>
        <w:t>section will advise</w:t>
      </w:r>
      <w:r>
        <w:rPr>
          <w:spacing w:val="1"/>
        </w:rPr>
        <w:t xml:space="preserve"> </w:t>
      </w:r>
      <w:r>
        <w:t>the</w:t>
      </w:r>
      <w:r>
        <w:rPr>
          <w:spacing w:val="17"/>
        </w:rPr>
        <w:t xml:space="preserve"> </w:t>
      </w:r>
      <w:del w:id="402" w:author="DELL" w:date="2025-07-03T09:23:00Z" w16du:dateUtc="2025-07-03T04:23:00Z">
        <w:r w:rsidDel="00E61323">
          <w:delText>MD</w:delText>
        </w:r>
      </w:del>
      <w:ins w:id="403" w:author="DELL" w:date="2025-07-03T09:23:00Z" w16du:dateUtc="2025-07-03T04:23:00Z">
        <w:r w:rsidR="00E61323">
          <w:t>Chairman/person</w:t>
        </w:r>
      </w:ins>
      <w:r>
        <w:rPr>
          <w:spacing w:val="19"/>
        </w:rPr>
        <w:t xml:space="preserve"> </w:t>
      </w:r>
      <w:r>
        <w:t>whether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re-advertise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position</w:t>
      </w:r>
      <w:r>
        <w:rPr>
          <w:spacing w:val="18"/>
        </w:rPr>
        <w:t xml:space="preserve"> </w:t>
      </w:r>
      <w:r>
        <w:t>or</w:t>
      </w:r>
      <w:r>
        <w:rPr>
          <w:spacing w:val="16"/>
        </w:rPr>
        <w:t xml:space="preserve"> </w:t>
      </w:r>
      <w:r>
        <w:t>review</w:t>
      </w:r>
      <w:r>
        <w:rPr>
          <w:spacing w:val="17"/>
        </w:rPr>
        <w:t xml:space="preserve"> </w:t>
      </w:r>
      <w:r>
        <w:t>applications</w:t>
      </w:r>
      <w:r>
        <w:rPr>
          <w:spacing w:val="18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waive</w:t>
      </w:r>
      <w:del w:id="404" w:author="DELL" w:date="2025-07-03T09:24:00Z" w16du:dateUtc="2025-07-03T04:24:00Z">
        <w:r w:rsidDel="00E61323">
          <w:rPr>
            <w:spacing w:val="-56"/>
          </w:rPr>
          <w:delText xml:space="preserve"> </w:delText>
        </w:r>
      </w:del>
      <w:del w:id="405" w:author="DELL" w:date="2025-07-03T09:23:00Z" w16du:dateUtc="2025-07-03T04:23:00Z">
        <w:r w:rsidDel="00E61323">
          <w:delText>o</w:delText>
        </w:r>
      </w:del>
      <w:del w:id="406" w:author="DELL" w:date="2025-07-03T09:24:00Z" w16du:dateUtc="2025-07-03T04:24:00Z">
        <w:r w:rsidDel="00E61323">
          <w:delText>r</w:delText>
        </w:r>
      </w:del>
      <w:r>
        <w:rPr>
          <w:spacing w:val="16"/>
        </w:rPr>
        <w:t xml:space="preserve"> </w:t>
      </w:r>
      <w:ins w:id="407" w:author="DELL" w:date="2025-07-03T09:23:00Z" w16du:dateUtc="2025-07-03T04:23:00Z">
        <w:r w:rsidR="00E61323">
          <w:rPr>
            <w:spacing w:val="16"/>
          </w:rPr>
          <w:t xml:space="preserve">or </w:t>
        </w:r>
      </w:ins>
      <w:r>
        <w:t>make</w:t>
      </w:r>
      <w:r>
        <w:rPr>
          <w:spacing w:val="17"/>
        </w:rPr>
        <w:t xml:space="preserve"> </w:t>
      </w:r>
      <w:r>
        <w:t>substitutions</w:t>
      </w:r>
      <w:r>
        <w:rPr>
          <w:spacing w:val="13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education</w:t>
      </w:r>
      <w:r>
        <w:rPr>
          <w:spacing w:val="14"/>
        </w:rPr>
        <w:t xml:space="preserve"> </w:t>
      </w:r>
      <w:r>
        <w:t>and/or</w:t>
      </w:r>
      <w:r>
        <w:rPr>
          <w:spacing w:val="15"/>
        </w:rPr>
        <w:t xml:space="preserve"> </w:t>
      </w:r>
      <w:r>
        <w:t>experience</w:t>
      </w:r>
      <w:r>
        <w:rPr>
          <w:spacing w:val="17"/>
        </w:rPr>
        <w:t xml:space="preserve"> </w:t>
      </w:r>
      <w:r>
        <w:t>in</w:t>
      </w:r>
      <w:r>
        <w:rPr>
          <w:spacing w:val="17"/>
        </w:rPr>
        <w:t xml:space="preserve"> </w:t>
      </w:r>
      <w:proofErr w:type="spellStart"/>
      <w:r>
        <w:t>favour</w:t>
      </w:r>
      <w:proofErr w:type="spellEnd"/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most</w:t>
      </w:r>
      <w:ins w:id="408" w:author="DELL" w:date="2025-07-03T09:24:00Z" w16du:dateUtc="2025-07-03T04:24:00Z">
        <w:r w:rsidR="00E61323">
          <w:t xml:space="preserve"> </w:t>
        </w:r>
      </w:ins>
    </w:p>
    <w:p w14:paraId="7DCB8C1B" w14:textId="4AAA61CE" w:rsidR="00447697" w:rsidDel="00E61323" w:rsidRDefault="00447697" w:rsidP="00E61323">
      <w:pPr>
        <w:spacing w:line="352" w:lineRule="auto"/>
        <w:ind w:right="2591"/>
        <w:jc w:val="both"/>
        <w:rPr>
          <w:del w:id="409" w:author="DELL" w:date="2025-07-03T09:24:00Z" w16du:dateUtc="2025-07-03T04:24:00Z"/>
        </w:rPr>
        <w:sectPr w:rsidR="00447697" w:rsidDel="00E61323">
          <w:headerReference w:type="default" r:id="rId21"/>
          <w:footerReference w:type="default" r:id="rId22"/>
          <w:pgSz w:w="11900" w:h="16840"/>
          <w:pgMar w:top="1280" w:right="0" w:bottom="280" w:left="0" w:header="138" w:footer="0" w:gutter="0"/>
          <w:cols w:space="720"/>
        </w:sectPr>
        <w:pPrChange w:id="410" w:author="DELL" w:date="2025-07-03T09:24:00Z" w16du:dateUtc="2025-07-03T04:24:00Z">
          <w:pPr>
            <w:spacing w:line="352" w:lineRule="auto"/>
            <w:jc w:val="both"/>
          </w:pPr>
        </w:pPrChange>
      </w:pPr>
    </w:p>
    <w:p w14:paraId="04CAD73B" w14:textId="6700E42B" w:rsidR="00447697" w:rsidRDefault="00BE6F0B">
      <w:pPr>
        <w:pStyle w:val="BodyText"/>
        <w:spacing w:before="138" w:line="352" w:lineRule="auto"/>
        <w:ind w:left="2160" w:right="2599"/>
        <w:jc w:val="both"/>
      </w:pPr>
      <w:r>
        <w:t>appropriate candidates. The authorization to do so will be made in writing by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del w:id="411" w:author="DELL" w:date="2025-07-03T09:24:00Z" w16du:dateUtc="2025-07-03T04:24:00Z">
        <w:r w:rsidDel="00B50C8E">
          <w:delText>MD</w:delText>
        </w:r>
      </w:del>
      <w:ins w:id="412" w:author="DELL" w:date="2025-07-03T09:24:00Z" w16du:dateUtc="2025-07-03T04:24:00Z">
        <w:r w:rsidR="00B50C8E">
          <w:t>Chairman/person</w:t>
        </w:r>
      </w:ins>
      <w:r>
        <w:t>.</w:t>
      </w:r>
    </w:p>
    <w:p w14:paraId="74AFA9CD" w14:textId="77777777" w:rsidR="00447697" w:rsidRDefault="00BE6F0B">
      <w:pPr>
        <w:pStyle w:val="ListParagraph"/>
        <w:numPr>
          <w:ilvl w:val="3"/>
          <w:numId w:val="54"/>
        </w:numPr>
        <w:tabs>
          <w:tab w:val="left" w:pos="2238"/>
        </w:tabs>
        <w:spacing w:before="200"/>
        <w:ind w:hanging="798"/>
        <w:rPr>
          <w:rFonts w:ascii="Arial"/>
          <w:b/>
          <w:i/>
        </w:rPr>
      </w:pPr>
      <w:r>
        <w:rPr>
          <w:rFonts w:ascii="Arial"/>
          <w:b/>
          <w:i/>
          <w:sz w:val="19"/>
        </w:rPr>
        <w:lastRenderedPageBreak/>
        <w:t>Substitution</w:t>
      </w:r>
      <w:r>
        <w:rPr>
          <w:rFonts w:ascii="Arial"/>
          <w:b/>
          <w:i/>
          <w:spacing w:val="-4"/>
          <w:sz w:val="19"/>
        </w:rPr>
        <w:t xml:space="preserve"> </w:t>
      </w:r>
      <w:r>
        <w:rPr>
          <w:rFonts w:ascii="Arial"/>
          <w:b/>
          <w:i/>
          <w:sz w:val="19"/>
        </w:rPr>
        <w:t>of</w:t>
      </w:r>
      <w:r>
        <w:rPr>
          <w:rFonts w:ascii="Arial"/>
          <w:b/>
          <w:i/>
          <w:spacing w:val="-3"/>
          <w:sz w:val="19"/>
        </w:rPr>
        <w:t xml:space="preserve"> </w:t>
      </w:r>
      <w:r>
        <w:rPr>
          <w:rFonts w:ascii="Arial"/>
          <w:b/>
          <w:i/>
          <w:sz w:val="19"/>
        </w:rPr>
        <w:t>Experience</w:t>
      </w:r>
      <w:r>
        <w:rPr>
          <w:rFonts w:ascii="Arial"/>
          <w:b/>
          <w:i/>
          <w:spacing w:val="-4"/>
          <w:sz w:val="19"/>
        </w:rPr>
        <w:t xml:space="preserve"> </w:t>
      </w:r>
      <w:r>
        <w:rPr>
          <w:rFonts w:ascii="Arial"/>
          <w:b/>
          <w:i/>
          <w:sz w:val="19"/>
        </w:rPr>
        <w:t>for</w:t>
      </w:r>
      <w:r>
        <w:rPr>
          <w:rFonts w:ascii="Arial"/>
          <w:b/>
          <w:i/>
          <w:spacing w:val="-2"/>
          <w:sz w:val="19"/>
        </w:rPr>
        <w:t xml:space="preserve"> </w:t>
      </w:r>
      <w:r>
        <w:rPr>
          <w:rFonts w:ascii="Arial"/>
          <w:b/>
          <w:i/>
          <w:sz w:val="19"/>
        </w:rPr>
        <w:t>Education</w:t>
      </w:r>
    </w:p>
    <w:p w14:paraId="12122698" w14:textId="77777777" w:rsidR="00447697" w:rsidRDefault="00447697">
      <w:pPr>
        <w:pStyle w:val="BodyText"/>
        <w:spacing w:before="3"/>
        <w:rPr>
          <w:rFonts w:ascii="Arial"/>
          <w:b/>
          <w:i/>
          <w:sz w:val="23"/>
        </w:rPr>
      </w:pPr>
    </w:p>
    <w:p w14:paraId="5D5F5847" w14:textId="77777777" w:rsidR="00447697" w:rsidRDefault="00BE6F0B">
      <w:pPr>
        <w:pStyle w:val="BodyText"/>
        <w:spacing w:line="350" w:lineRule="auto"/>
        <w:ind w:left="2160" w:right="2594"/>
        <w:jc w:val="both"/>
      </w:pPr>
      <w:r>
        <w:t>A suitable number of years of direct, relevant experience may be substituted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year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education.</w:t>
      </w:r>
      <w:r>
        <w:rPr>
          <w:spacing w:val="1"/>
        </w:rPr>
        <w:t xml:space="preserve"> </w:t>
      </w:r>
      <w:r>
        <w:t>Direct,</w:t>
      </w:r>
      <w:r>
        <w:rPr>
          <w:spacing w:val="1"/>
        </w:rPr>
        <w:t xml:space="preserve"> </w:t>
      </w:r>
      <w:r>
        <w:t>relevant</w:t>
      </w:r>
      <w:r>
        <w:rPr>
          <w:spacing w:val="1"/>
        </w:rPr>
        <w:t xml:space="preserve"> </w:t>
      </w:r>
      <w:r>
        <w:t>experience</w:t>
      </w:r>
      <w:r>
        <w:rPr>
          <w:spacing w:val="59"/>
        </w:rPr>
        <w:t xml:space="preserve"> </w:t>
      </w:r>
      <w:r>
        <w:t>is</w:t>
      </w:r>
      <w:r>
        <w:rPr>
          <w:spacing w:val="-56"/>
        </w:rPr>
        <w:t xml:space="preserve"> </w:t>
      </w:r>
      <w:r>
        <w:t>experience that has equipped the applicant with the particular knowledge,</w:t>
      </w:r>
      <w:r>
        <w:rPr>
          <w:spacing w:val="1"/>
        </w:rPr>
        <w:t xml:space="preserve"> </w:t>
      </w:r>
      <w:r>
        <w:t>skills, and abilities to perform successfully the duties of the position and is</w:t>
      </w:r>
      <w:r>
        <w:rPr>
          <w:spacing w:val="1"/>
        </w:rPr>
        <w:t xml:space="preserve"> </w:t>
      </w:r>
      <w:r>
        <w:t>typically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work of the</w:t>
      </w:r>
      <w:r>
        <w:rPr>
          <w:spacing w:val="-1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filled.</w:t>
      </w:r>
    </w:p>
    <w:p w14:paraId="2DCA8B70" w14:textId="6A1C9522" w:rsidR="00447697" w:rsidDel="00224EA5" w:rsidRDefault="00BE6F0B">
      <w:pPr>
        <w:pStyle w:val="BodyText"/>
        <w:spacing w:before="167" w:line="319" w:lineRule="auto"/>
        <w:ind w:left="2160" w:right="1544"/>
        <w:jc w:val="both"/>
        <w:rPr>
          <w:del w:id="413" w:author="DELL" w:date="2025-07-03T09:25:00Z" w16du:dateUtc="2025-07-03T04:25:00Z"/>
        </w:rPr>
      </w:pPr>
      <w:r>
        <w:t xml:space="preserve">For example, if a position requires a Master’s </w:t>
      </w:r>
      <w:r w:rsidR="00606C3A">
        <w:t>degree</w:t>
      </w:r>
      <w:r>
        <w:t xml:space="preserve"> has not studied at that level, the </w:t>
      </w:r>
      <w:del w:id="414" w:author="DELL" w:date="2025-07-03T09:25:00Z" w16du:dateUtc="2025-07-03T04:25:00Z">
        <w:r w:rsidDel="00224EA5">
          <w:delText>MD</w:delText>
        </w:r>
      </w:del>
      <w:ins w:id="415" w:author="DELL" w:date="2025-07-03T09:25:00Z" w16du:dateUtc="2025-07-03T04:25:00Z">
        <w:r w:rsidR="00224EA5">
          <w:t xml:space="preserve">Chairman/person </w:t>
        </w:r>
      </w:ins>
      <w:del w:id="416" w:author="DELL" w:date="2025-07-03T09:25:00Z" w16du:dateUtc="2025-07-03T04:25:00Z">
        <w:r w:rsidDel="00224EA5">
          <w:rPr>
            <w:spacing w:val="-57"/>
          </w:rPr>
          <w:delText xml:space="preserve"> </w:delText>
        </w:r>
      </w:del>
      <w:r>
        <w:t>may</w:t>
      </w:r>
      <w:r>
        <w:rPr>
          <w:spacing w:val="-4"/>
        </w:rPr>
        <w:t xml:space="preserve"> </w:t>
      </w:r>
      <w:r>
        <w:t>determine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direct</w:t>
      </w:r>
      <w:r>
        <w:rPr>
          <w:spacing w:val="-2"/>
        </w:rPr>
        <w:t xml:space="preserve"> </w:t>
      </w:r>
      <w:r>
        <w:t>professional-</w:t>
      </w:r>
    </w:p>
    <w:p w14:paraId="4E5413E4" w14:textId="26612907" w:rsidR="00447697" w:rsidRDefault="00BE6F0B" w:rsidP="00224EA5">
      <w:pPr>
        <w:pStyle w:val="BodyText"/>
        <w:spacing w:before="167" w:line="319" w:lineRule="auto"/>
        <w:ind w:left="2160" w:right="1544"/>
        <w:jc w:val="both"/>
        <w:pPrChange w:id="417" w:author="DELL" w:date="2025-07-03T09:25:00Z" w16du:dateUtc="2025-07-03T04:25:00Z">
          <w:pPr>
            <w:pStyle w:val="BodyText"/>
            <w:spacing w:before="83" w:line="350" w:lineRule="auto"/>
            <w:ind w:left="2160" w:right="2574"/>
            <w:jc w:val="both"/>
          </w:pPr>
        </w:pPrChange>
      </w:pPr>
      <w:r>
        <w:t>level</w:t>
      </w:r>
      <w:r>
        <w:rPr>
          <w:spacing w:val="1"/>
        </w:rPr>
        <w:t xml:space="preserve"> </w:t>
      </w:r>
      <w:r>
        <w:t>primary</w:t>
      </w:r>
      <w:r>
        <w:rPr>
          <w:spacing w:val="1"/>
        </w:rPr>
        <w:t xml:space="preserve"> </w:t>
      </w:r>
      <w:r>
        <w:t>healthcare</w:t>
      </w:r>
      <w:r>
        <w:rPr>
          <w:spacing w:val="1"/>
        </w:rPr>
        <w:t xml:space="preserve"> </w:t>
      </w:r>
      <w:r>
        <w:t>delivery</w:t>
      </w:r>
      <w:r>
        <w:rPr>
          <w:spacing w:val="1"/>
        </w:rPr>
        <w:t xml:space="preserve"> </w:t>
      </w:r>
      <w:r>
        <w:t>experience,</w:t>
      </w:r>
      <w:r>
        <w:rPr>
          <w:spacing w:val="1"/>
        </w:rPr>
        <w:t xml:space="preserve"> </w:t>
      </w:r>
      <w:r>
        <w:t>supervised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qualified</w:t>
      </w:r>
      <w:r>
        <w:rPr>
          <w:spacing w:val="1"/>
        </w:rPr>
        <w:t xml:space="preserve"> </w:t>
      </w:r>
      <w:r>
        <w:t>expert, may substitute for such academic degree. However, where positions</w:t>
      </w:r>
      <w:r>
        <w:rPr>
          <w:spacing w:val="1"/>
        </w:rPr>
        <w:t xml:space="preserve"> </w:t>
      </w:r>
      <w:r>
        <w:t>require professional qualification such as accounting or medicine or nursing,</w:t>
      </w:r>
      <w:r>
        <w:rPr>
          <w:spacing w:val="1"/>
        </w:rPr>
        <w:t xml:space="preserve"> </w:t>
      </w:r>
      <w:r>
        <w:t xml:space="preserve">substitution cannot be granted on experience alone. In such cases the </w:t>
      </w:r>
      <w:del w:id="418" w:author="DELL" w:date="2025-07-03T09:26:00Z" w16du:dateUtc="2025-07-03T04:26:00Z">
        <w:r w:rsidDel="00224EA5">
          <w:delText>MD</w:delText>
        </w:r>
      </w:del>
      <w:ins w:id="419" w:author="DELL" w:date="2025-07-03T09:26:00Z" w16du:dateUtc="2025-07-03T04:26:00Z">
        <w:r w:rsidR="00224EA5">
          <w:t>Chairman/person</w:t>
        </w:r>
      </w:ins>
      <w:r>
        <w:rPr>
          <w:spacing w:val="1"/>
        </w:rPr>
        <w:t xml:space="preserve"> </w:t>
      </w:r>
      <w:r>
        <w:t>may direct the Human Resource Section to modify the job specifications, and</w:t>
      </w:r>
      <w:r>
        <w:rPr>
          <w:spacing w:val="-56"/>
        </w:rPr>
        <w:t xml:space="preserve"> </w:t>
      </w:r>
      <w:ins w:id="420" w:author="DELL" w:date="2025-07-03T09:26:00Z" w16du:dateUtc="2025-07-03T04:26:00Z">
        <w:r w:rsidR="00224EA5">
          <w:rPr>
            <w:spacing w:val="-56"/>
          </w:rPr>
          <w:t xml:space="preserve">    </w:t>
        </w:r>
      </w:ins>
      <w:r>
        <w:t>if necessary,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job</w:t>
      </w:r>
      <w:r>
        <w:rPr>
          <w:spacing w:val="-1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and restart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t>process.</w:t>
      </w:r>
    </w:p>
    <w:p w14:paraId="0A8BE141" w14:textId="77777777" w:rsidR="00447697" w:rsidRDefault="00447697">
      <w:pPr>
        <w:pStyle w:val="BodyText"/>
        <w:spacing w:before="10"/>
        <w:rPr>
          <w:sz w:val="18"/>
        </w:rPr>
      </w:pPr>
    </w:p>
    <w:p w14:paraId="334D42C5" w14:textId="77777777" w:rsidR="00447697" w:rsidRDefault="00BE6F0B">
      <w:pPr>
        <w:pStyle w:val="ListParagraph"/>
        <w:numPr>
          <w:ilvl w:val="3"/>
          <w:numId w:val="54"/>
        </w:numPr>
        <w:tabs>
          <w:tab w:val="left" w:pos="2238"/>
        </w:tabs>
        <w:spacing w:before="1"/>
        <w:ind w:hanging="798"/>
        <w:rPr>
          <w:rFonts w:ascii="Arial"/>
          <w:b/>
          <w:i/>
        </w:rPr>
      </w:pPr>
      <w:r>
        <w:rPr>
          <w:rFonts w:ascii="Arial"/>
          <w:b/>
          <w:i/>
          <w:sz w:val="19"/>
        </w:rPr>
        <w:t>Substitution</w:t>
      </w:r>
      <w:r>
        <w:rPr>
          <w:rFonts w:ascii="Arial"/>
          <w:b/>
          <w:i/>
          <w:spacing w:val="-4"/>
          <w:sz w:val="19"/>
        </w:rPr>
        <w:t xml:space="preserve"> </w:t>
      </w:r>
      <w:r>
        <w:rPr>
          <w:rFonts w:ascii="Arial"/>
          <w:b/>
          <w:i/>
          <w:sz w:val="19"/>
        </w:rPr>
        <w:t>of</w:t>
      </w:r>
      <w:r>
        <w:rPr>
          <w:rFonts w:ascii="Arial"/>
          <w:b/>
          <w:i/>
          <w:spacing w:val="-3"/>
          <w:sz w:val="19"/>
        </w:rPr>
        <w:t xml:space="preserve"> </w:t>
      </w:r>
      <w:r>
        <w:rPr>
          <w:rFonts w:ascii="Arial"/>
          <w:b/>
          <w:i/>
          <w:sz w:val="19"/>
        </w:rPr>
        <w:t>Education</w:t>
      </w:r>
      <w:r>
        <w:rPr>
          <w:rFonts w:ascii="Arial"/>
          <w:b/>
          <w:i/>
          <w:spacing w:val="-3"/>
          <w:sz w:val="19"/>
        </w:rPr>
        <w:t xml:space="preserve"> </w:t>
      </w:r>
      <w:r>
        <w:rPr>
          <w:rFonts w:ascii="Arial"/>
          <w:b/>
          <w:i/>
          <w:sz w:val="19"/>
        </w:rPr>
        <w:t>for</w:t>
      </w:r>
      <w:r>
        <w:rPr>
          <w:rFonts w:ascii="Arial"/>
          <w:b/>
          <w:i/>
          <w:spacing w:val="-2"/>
          <w:sz w:val="19"/>
        </w:rPr>
        <w:t xml:space="preserve"> </w:t>
      </w:r>
      <w:r>
        <w:rPr>
          <w:rFonts w:ascii="Arial"/>
          <w:b/>
          <w:i/>
          <w:sz w:val="19"/>
        </w:rPr>
        <w:t>Experience</w:t>
      </w:r>
    </w:p>
    <w:p w14:paraId="36075656" w14:textId="77777777" w:rsidR="00447697" w:rsidRDefault="00447697">
      <w:pPr>
        <w:pStyle w:val="BodyText"/>
        <w:rPr>
          <w:rFonts w:ascii="Arial"/>
          <w:b/>
          <w:i/>
          <w:sz w:val="23"/>
        </w:rPr>
      </w:pPr>
    </w:p>
    <w:p w14:paraId="5287E1C1" w14:textId="4728841A" w:rsidR="00447697" w:rsidRDefault="00BE6F0B">
      <w:pPr>
        <w:pStyle w:val="BodyText"/>
        <w:spacing w:line="350" w:lineRule="auto"/>
        <w:ind w:left="2160" w:right="2574"/>
        <w:jc w:val="both"/>
      </w:pPr>
      <w:r>
        <w:t>Unless otherwise specified, one year of relevant, accredited education at the</w:t>
      </w:r>
      <w:ins w:id="421" w:author="DELL" w:date="2025-07-03T09:27:00Z" w16du:dateUtc="2025-07-03T04:27:00Z">
        <w:r w:rsidR="00C16AF2">
          <w:t xml:space="preserve"> </w:t>
        </w:r>
      </w:ins>
      <w:del w:id="422" w:author="DELL" w:date="2025-07-03T09:26:00Z" w16du:dateUtc="2025-07-03T04:26:00Z">
        <w:r w:rsidDel="00C16AF2">
          <w:rPr>
            <w:spacing w:val="1"/>
          </w:rPr>
          <w:delText xml:space="preserve"> </w:delText>
        </w:r>
      </w:del>
      <w:r>
        <w:t>post-Bachelor’s</w:t>
      </w:r>
      <w:r>
        <w:rPr>
          <w:spacing w:val="1"/>
        </w:rPr>
        <w:t xml:space="preserve"> </w:t>
      </w:r>
      <w:r>
        <w:t>level</w:t>
      </w:r>
      <w:r w:rsidR="00606C3A">
        <w:t xml:space="preserve"> </w:t>
      </w:r>
      <w:del w:id="423" w:author="DELL" w:date="2025-07-03T09:27:00Z" w16du:dateUtc="2025-07-03T04:27:00Z">
        <w:r w:rsidDel="00C16AF2">
          <w:delText>stituted</w:delText>
        </w:r>
        <w:r w:rsidDel="00C16AF2">
          <w:rPr>
            <w:spacing w:val="1"/>
          </w:rPr>
          <w:delText xml:space="preserve"> </w:delText>
        </w:r>
        <w:r w:rsidDel="00C16AF2">
          <w:delText>formay</w:delText>
        </w:r>
        <w:r w:rsidR="00606C3A" w:rsidDel="00C16AF2">
          <w:delText xml:space="preserve"> </w:delText>
        </w:r>
        <w:r w:rsidDel="00C16AF2">
          <w:delText>one</w:delText>
        </w:r>
        <w:r w:rsidDel="00C16AF2">
          <w:rPr>
            <w:spacing w:val="1"/>
          </w:rPr>
          <w:delText xml:space="preserve"> </w:delText>
        </w:r>
        <w:r w:rsidDel="00C16AF2">
          <w:delText>yearbeof</w:delText>
        </w:r>
        <w:r w:rsidDel="00C16AF2">
          <w:rPr>
            <w:spacing w:val="1"/>
          </w:rPr>
          <w:delText xml:space="preserve"> </w:delText>
        </w:r>
        <w:r w:rsidDel="00C16AF2">
          <w:delText>subrequired</w:delText>
        </w:r>
        <w:r w:rsidDel="00C16AF2">
          <w:rPr>
            <w:spacing w:val="1"/>
          </w:rPr>
          <w:delText xml:space="preserve"> </w:delText>
        </w:r>
      </w:del>
      <w:r>
        <w:t>experience.</w:t>
      </w:r>
      <w:r>
        <w:rPr>
          <w:spacing w:val="-56"/>
        </w:rPr>
        <w:t xml:space="preserve"> </w:t>
      </w:r>
      <w:r>
        <w:t>Relevant education is education that has equipped the applicant with the</w:t>
      </w:r>
      <w:r>
        <w:rPr>
          <w:spacing w:val="1"/>
        </w:rPr>
        <w:t xml:space="preserve"> </w:t>
      </w:r>
      <w:r>
        <w:t xml:space="preserve">particular knowledge, skills, and abilities to perform successfully the duties </w:t>
      </w:r>
      <w:proofErr w:type="gramStart"/>
      <w:r>
        <w:t>of</w:t>
      </w:r>
      <w:ins w:id="424" w:author="DELL" w:date="2025-07-03T09:27:00Z" w16du:dateUtc="2025-07-03T04:27:00Z">
        <w:r w:rsidR="00CF3695">
          <w:t xml:space="preserve"> </w:t>
        </w:r>
      </w:ins>
      <w:r>
        <w:rPr>
          <w:spacing w:val="-56"/>
        </w:rPr>
        <w:t xml:space="preserve"> </w:t>
      </w:r>
      <w:r>
        <w:t>the</w:t>
      </w:r>
      <w:proofErr w:type="gramEnd"/>
      <w:r>
        <w:t xml:space="preserve"> position and is typically in or related to the work of the</w:t>
      </w:r>
      <w:r>
        <w:rPr>
          <w:spacing w:val="58"/>
        </w:rPr>
        <w:t xml:space="preserve"> </w:t>
      </w:r>
      <w:r>
        <w:t>position to be</w:t>
      </w:r>
      <w:r>
        <w:rPr>
          <w:spacing w:val="1"/>
        </w:rPr>
        <w:t xml:space="preserve"> </w:t>
      </w:r>
      <w:r>
        <w:t>filled.</w:t>
      </w:r>
    </w:p>
    <w:p w14:paraId="41EC9203" w14:textId="277BEDD4" w:rsidR="00447697" w:rsidDel="00CF3695" w:rsidRDefault="00BE6F0B">
      <w:pPr>
        <w:pStyle w:val="BodyText"/>
        <w:spacing w:before="170" w:line="338" w:lineRule="auto"/>
        <w:ind w:left="2160" w:right="2598"/>
        <w:jc w:val="both"/>
        <w:rPr>
          <w:del w:id="425" w:author="DELL" w:date="2025-07-03T09:28:00Z" w16du:dateUtc="2025-07-03T04:28:00Z"/>
        </w:rPr>
      </w:pPr>
      <w:r>
        <w:t>For example, if a position requires two years of accounting experience, an</w:t>
      </w:r>
      <w:r>
        <w:rPr>
          <w:spacing w:val="1"/>
        </w:rPr>
        <w:t xml:space="preserve"> </w:t>
      </w:r>
      <w:r>
        <w:t>equivalent amount of time spent studying and qualifying the intermediate</w:t>
      </w:r>
      <w:r>
        <w:rPr>
          <w:spacing w:val="1"/>
        </w:rPr>
        <w:t xml:space="preserve"> </w:t>
      </w:r>
      <w:r>
        <w:t>requirements of the Institute of Chartered Accountants of Pakistan (ICAP)</w:t>
      </w:r>
      <w:r>
        <w:rPr>
          <w:spacing w:val="1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substituted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ins w:id="426" w:author="DELL" w:date="2025-07-03T09:28:00Z" w16du:dateUtc="2025-07-03T04:28:00Z">
        <w:r w:rsidR="00CF3695">
          <w:rPr>
            <w:spacing w:val="1"/>
          </w:rPr>
          <w:t>-</w:t>
        </w:r>
      </w:ins>
      <w:del w:id="427" w:author="DELL" w:date="2025-07-03T09:28:00Z" w16du:dateUtc="2025-07-03T04:28:00Z">
        <w:r w:rsidDel="00CF3695">
          <w:rPr>
            <w:spacing w:val="1"/>
          </w:rPr>
          <w:delText xml:space="preserve"> </w:delText>
        </w:r>
      </w:del>
      <w:r>
        <w:t>year</w:t>
      </w:r>
      <w:ins w:id="428" w:author="DELL" w:date="2025-07-03T09:28:00Z" w16du:dateUtc="2025-07-03T04:28:00Z">
        <w:r w:rsidR="00CF3695">
          <w:t xml:space="preserve"> </w:t>
        </w:r>
      </w:ins>
    </w:p>
    <w:p w14:paraId="2BAA6252" w14:textId="27FED778" w:rsidR="00447697" w:rsidDel="00CF3695" w:rsidRDefault="00BE6F0B" w:rsidP="00CF3695">
      <w:pPr>
        <w:pStyle w:val="BodyText"/>
        <w:spacing w:before="170" w:line="338" w:lineRule="auto"/>
        <w:ind w:left="2160" w:right="2598"/>
        <w:jc w:val="both"/>
        <w:rPr>
          <w:del w:id="429" w:author="DELL" w:date="2025-07-03T09:28:00Z" w16du:dateUtc="2025-07-03T04:28:00Z"/>
        </w:rPr>
        <w:pPrChange w:id="430" w:author="DELL" w:date="2025-07-03T09:28:00Z" w16du:dateUtc="2025-07-03T04:28:00Z">
          <w:pPr>
            <w:pStyle w:val="BodyText"/>
            <w:spacing w:before="21"/>
            <w:ind w:left="2160"/>
            <w:jc w:val="both"/>
          </w:pPr>
        </w:pPrChange>
      </w:pPr>
      <w:r>
        <w:t>experience</w:t>
      </w:r>
      <w:r>
        <w:rPr>
          <w:spacing w:val="-2"/>
        </w:rPr>
        <w:t xml:space="preserve"> </w:t>
      </w:r>
      <w:r>
        <w:t>requirement.</w:t>
      </w:r>
      <w:r>
        <w:rPr>
          <w:spacing w:val="5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del w:id="431" w:author="DELL" w:date="2025-07-03T09:28:00Z" w16du:dateUtc="2025-07-03T04:28:00Z">
        <w:r w:rsidDel="00CF3695">
          <w:delText>MD</w:delText>
        </w:r>
      </w:del>
      <w:ins w:id="432" w:author="DELL" w:date="2025-07-03T09:28:00Z" w16du:dateUtc="2025-07-03T04:28:00Z">
        <w:r w:rsidR="00CF3695">
          <w:t>Chairperson</w:t>
        </w:r>
      </w:ins>
      <w:r>
        <w:t>’s</w:t>
      </w:r>
      <w:r>
        <w:rPr>
          <w:spacing w:val="54"/>
        </w:rPr>
        <w:t xml:space="preserve"> </w:t>
      </w:r>
      <w:r>
        <w:t>discretion,</w:t>
      </w:r>
      <w:r>
        <w:rPr>
          <w:spacing w:val="54"/>
        </w:rPr>
        <w:t xml:space="preserve"> </w:t>
      </w:r>
      <w:r>
        <w:t>credit</w:t>
      </w:r>
      <w:r>
        <w:rPr>
          <w:spacing w:val="54"/>
        </w:rPr>
        <w:t xml:space="preserve"> </w:t>
      </w:r>
      <w:r>
        <w:t>for</w:t>
      </w:r>
      <w:r>
        <w:rPr>
          <w:spacing w:val="111"/>
        </w:rPr>
        <w:t xml:space="preserve"> </w:t>
      </w:r>
      <w:r>
        <w:t>one</w:t>
      </w:r>
      <w:r>
        <w:rPr>
          <w:spacing w:val="113"/>
        </w:rPr>
        <w:t xml:space="preserve"> </w:t>
      </w:r>
      <w:bookmarkStart w:id="433" w:name="_bookmark7"/>
      <w:bookmarkEnd w:id="433"/>
      <w:r>
        <w:t>y</w:t>
      </w:r>
      <w:ins w:id="434" w:author="DELL" w:date="2025-07-03T09:28:00Z" w16du:dateUtc="2025-07-03T04:28:00Z">
        <w:r w:rsidR="00CF3695">
          <w:t xml:space="preserve">ear </w:t>
        </w:r>
      </w:ins>
    </w:p>
    <w:p w14:paraId="428AA67A" w14:textId="4CDD21DB" w:rsidR="00447697" w:rsidRDefault="00BE6F0B" w:rsidP="00CF3695">
      <w:pPr>
        <w:pStyle w:val="BodyText"/>
        <w:spacing w:before="170" w:line="338" w:lineRule="auto"/>
        <w:ind w:left="2160" w:right="2598"/>
        <w:jc w:val="both"/>
        <w:pPrChange w:id="435" w:author="DELL" w:date="2025-07-03T09:28:00Z" w16du:dateUtc="2025-07-03T04:28:00Z">
          <w:pPr>
            <w:pStyle w:val="BodyText"/>
            <w:spacing w:before="1" w:line="348" w:lineRule="auto"/>
            <w:ind w:left="2160" w:right="1410"/>
            <w:jc w:val="both"/>
          </w:pPr>
        </w:pPrChange>
      </w:pPr>
      <w:r>
        <w:t>given for each year of full-time, accredited studies at a</w:t>
      </w:r>
      <w:del w:id="436" w:author="DELL" w:date="2025-07-03T09:28:00Z" w16du:dateUtc="2025-07-03T04:28:00Z">
        <w:r w:rsidDel="00CF3695">
          <w:delText>n</w:delText>
        </w:r>
      </w:del>
      <w:r>
        <w:t xml:space="preserve"> Higher Education Commission-</w:t>
      </w:r>
      <w:r>
        <w:rPr>
          <w:spacing w:val="1"/>
        </w:rPr>
        <w:t xml:space="preserve"> </w:t>
      </w:r>
      <w:r>
        <w:t>approved institution provided the area of knowledge is directly relevant to the position to</w:t>
      </w:r>
      <w:r>
        <w:rPr>
          <w:spacing w:val="1"/>
        </w:rPr>
        <w:t xml:space="preserve"> </w:t>
      </w:r>
      <w:r>
        <w:t>be filled. Relevant professional courses, duly accredited by recognized academic bodies</w:t>
      </w:r>
      <w:r>
        <w:rPr>
          <w:spacing w:val="1"/>
        </w:rPr>
        <w:t xml:space="preserve"> </w:t>
      </w:r>
      <w:r>
        <w:t xml:space="preserve">may be substituted for experience at the discretion of the </w:t>
      </w:r>
      <w:del w:id="437" w:author="DELL" w:date="2025-07-03T09:33:00Z" w16du:dateUtc="2025-07-03T04:33:00Z">
        <w:r w:rsidDel="00583A16">
          <w:delText>MD</w:delText>
        </w:r>
      </w:del>
      <w:ins w:id="438" w:author="DELL" w:date="2025-07-03T09:33:00Z" w16du:dateUtc="2025-07-03T04:33:00Z">
        <w:r w:rsidR="00583A16">
          <w:t>Chairman/person</w:t>
        </w:r>
      </w:ins>
      <w:r>
        <w:t>, provided an applicant can</w:t>
      </w:r>
      <w:r>
        <w:rPr>
          <w:spacing w:val="1"/>
        </w:rPr>
        <w:t xml:space="preserve"> </w:t>
      </w:r>
      <w:r>
        <w:t>prove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academic</w:t>
      </w:r>
      <w:r>
        <w:rPr>
          <w:spacing w:val="-1"/>
        </w:rPr>
        <w:t xml:space="preserve"> </w:t>
      </w:r>
      <w:r>
        <w:t>credit</w:t>
      </w:r>
      <w:r>
        <w:rPr>
          <w:spacing w:val="-2"/>
        </w:rPr>
        <w:t xml:space="preserve"> </w:t>
      </w:r>
      <w:r>
        <w:t>and relevance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job.</w:t>
      </w:r>
    </w:p>
    <w:p w14:paraId="5C21631F" w14:textId="77777777" w:rsidR="00447697" w:rsidRDefault="00BE6F0B">
      <w:pPr>
        <w:pStyle w:val="ListParagraph"/>
        <w:numPr>
          <w:ilvl w:val="3"/>
          <w:numId w:val="54"/>
        </w:numPr>
        <w:tabs>
          <w:tab w:val="left" w:pos="2359"/>
          <w:tab w:val="left" w:pos="2360"/>
        </w:tabs>
        <w:spacing w:before="206"/>
        <w:ind w:left="2359" w:hanging="920"/>
        <w:rPr>
          <w:rFonts w:ascii="Arial"/>
          <w:b/>
          <w:i/>
        </w:rPr>
      </w:pPr>
      <w:r>
        <w:rPr>
          <w:rFonts w:ascii="Arial"/>
          <w:b/>
          <w:i/>
          <w:sz w:val="19"/>
        </w:rPr>
        <w:t>Level</w:t>
      </w:r>
      <w:r>
        <w:rPr>
          <w:rFonts w:ascii="Arial"/>
          <w:b/>
          <w:i/>
          <w:spacing w:val="-2"/>
          <w:sz w:val="19"/>
        </w:rPr>
        <w:t xml:space="preserve"> </w:t>
      </w:r>
      <w:r>
        <w:rPr>
          <w:rFonts w:ascii="Arial"/>
          <w:b/>
          <w:i/>
          <w:sz w:val="19"/>
        </w:rPr>
        <w:t>of</w:t>
      </w:r>
      <w:r>
        <w:rPr>
          <w:rFonts w:ascii="Arial"/>
          <w:b/>
          <w:i/>
          <w:spacing w:val="-3"/>
          <w:sz w:val="19"/>
        </w:rPr>
        <w:t xml:space="preserve"> </w:t>
      </w:r>
      <w:r>
        <w:rPr>
          <w:rFonts w:ascii="Arial"/>
          <w:b/>
          <w:i/>
          <w:sz w:val="19"/>
        </w:rPr>
        <w:t>Experience</w:t>
      </w:r>
    </w:p>
    <w:p w14:paraId="07E47D13" w14:textId="77777777" w:rsidR="00447697" w:rsidRDefault="00447697">
      <w:pPr>
        <w:pStyle w:val="BodyText"/>
        <w:rPr>
          <w:rFonts w:ascii="Arial"/>
          <w:b/>
          <w:i/>
          <w:sz w:val="23"/>
        </w:rPr>
      </w:pPr>
    </w:p>
    <w:p w14:paraId="639EE917" w14:textId="77777777" w:rsidR="00447697" w:rsidRDefault="00BE6F0B">
      <w:pPr>
        <w:pStyle w:val="BodyText"/>
        <w:spacing w:line="345" w:lineRule="auto"/>
        <w:ind w:left="2160" w:right="1436"/>
        <w:jc w:val="both"/>
      </w:pPr>
      <w:r>
        <w:t>Only related professional level experience will be credited for professional positions.</w:t>
      </w:r>
      <w:r>
        <w:rPr>
          <w:spacing w:val="1"/>
        </w:rPr>
        <w:t xml:space="preserve"> </w:t>
      </w:r>
      <w:r>
        <w:t>Professional level experience involves work</w:t>
      </w:r>
      <w:r>
        <w:rPr>
          <w:spacing w:val="1"/>
        </w:rPr>
        <w:t xml:space="preserve"> </w:t>
      </w:r>
      <w:r>
        <w:t>that is intellectual and varied in nature,</w:t>
      </w:r>
      <w:r>
        <w:rPr>
          <w:spacing w:val="1"/>
        </w:rPr>
        <w:t xml:space="preserve"> </w:t>
      </w:r>
      <w:r>
        <w:t>requires</w:t>
      </w:r>
      <w:r>
        <w:rPr>
          <w:spacing w:val="28"/>
        </w:rPr>
        <w:t xml:space="preserve"> </w:t>
      </w:r>
      <w:r>
        <w:t>advanced</w:t>
      </w:r>
      <w:r>
        <w:rPr>
          <w:spacing w:val="28"/>
        </w:rPr>
        <w:t xml:space="preserve"> </w:t>
      </w:r>
      <w:r>
        <w:t>knowledge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education,</w:t>
      </w:r>
      <w:r>
        <w:rPr>
          <w:spacing w:val="30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exercise</w:t>
      </w:r>
      <w:r>
        <w:rPr>
          <w:spacing w:val="28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discretion</w:t>
      </w:r>
      <w:r>
        <w:rPr>
          <w:spacing w:val="28"/>
        </w:rPr>
        <w:t xml:space="preserve"> </w:t>
      </w:r>
      <w:r>
        <w:t>and</w:t>
      </w:r>
    </w:p>
    <w:p w14:paraId="6260F11E" w14:textId="77777777" w:rsidR="00447697" w:rsidRDefault="00447697">
      <w:pPr>
        <w:spacing w:line="345" w:lineRule="auto"/>
        <w:jc w:val="both"/>
        <w:sectPr w:rsidR="00447697">
          <w:headerReference w:type="default" r:id="rId23"/>
          <w:footerReference w:type="default" r:id="rId24"/>
          <w:pgSz w:w="11900" w:h="16840"/>
          <w:pgMar w:top="1280" w:right="0" w:bottom="280" w:left="0" w:header="138" w:footer="0" w:gutter="0"/>
          <w:cols w:space="720"/>
        </w:sectPr>
      </w:pPr>
    </w:p>
    <w:p w14:paraId="3C0EFCF7" w14:textId="4B33050B" w:rsidR="00447697" w:rsidRDefault="00606C3A">
      <w:pPr>
        <w:pStyle w:val="BodyText"/>
        <w:spacing w:before="81" w:line="345" w:lineRule="auto"/>
        <w:ind w:left="2160" w:right="1432"/>
        <w:jc w:val="both"/>
      </w:pPr>
      <w:r>
        <w:lastRenderedPageBreak/>
        <w:t xml:space="preserve">Judgment </w:t>
      </w:r>
      <w:r w:rsidR="00BE6F0B">
        <w:t>Non-professional level experience may not be substituted for the required</w:t>
      </w:r>
      <w:r w:rsidR="00BE6F0B">
        <w:rPr>
          <w:spacing w:val="1"/>
        </w:rPr>
        <w:t xml:space="preserve"> </w:t>
      </w:r>
      <w:r w:rsidR="00BE6F0B">
        <w:t xml:space="preserve">professional level experience. In certain instances, and at the discretion of the </w:t>
      </w:r>
      <w:del w:id="439" w:author="DELL" w:date="2025-07-03T09:34:00Z" w16du:dateUtc="2025-07-03T04:34:00Z">
        <w:r w:rsidR="00BE6F0B" w:rsidDel="00583A16">
          <w:delText>MD</w:delText>
        </w:r>
      </w:del>
      <w:ins w:id="440" w:author="DELL" w:date="2025-07-03T09:34:00Z" w16du:dateUtc="2025-07-03T04:34:00Z">
        <w:r w:rsidR="00583A16">
          <w:t>Chairman/person</w:t>
        </w:r>
      </w:ins>
      <w:r w:rsidR="00BE6F0B">
        <w:t>, non-</w:t>
      </w:r>
      <w:del w:id="441" w:author="DELL" w:date="2025-07-03T09:34:00Z" w16du:dateUtc="2025-07-03T04:34:00Z">
        <w:r w:rsidR="00BE6F0B" w:rsidDel="00583A16">
          <w:rPr>
            <w:spacing w:val="1"/>
          </w:rPr>
          <w:delText xml:space="preserve"> </w:delText>
        </w:r>
      </w:del>
      <w:r w:rsidR="00BE6F0B">
        <w:t>professional</w:t>
      </w:r>
      <w:r w:rsidR="00BE6F0B">
        <w:rPr>
          <w:spacing w:val="1"/>
        </w:rPr>
        <w:t xml:space="preserve"> </w:t>
      </w:r>
      <w:r w:rsidR="00BE6F0B">
        <w:t>experience</w:t>
      </w:r>
      <w:r w:rsidR="00BE6F0B">
        <w:rPr>
          <w:spacing w:val="1"/>
        </w:rPr>
        <w:t xml:space="preserve"> </w:t>
      </w:r>
      <w:r w:rsidR="00BE6F0B">
        <w:t>may</w:t>
      </w:r>
      <w:r w:rsidR="00BE6F0B">
        <w:rPr>
          <w:spacing w:val="1"/>
        </w:rPr>
        <w:t xml:space="preserve"> </w:t>
      </w:r>
      <w:r w:rsidR="00BE6F0B">
        <w:t>be</w:t>
      </w:r>
      <w:r w:rsidR="00BE6F0B">
        <w:rPr>
          <w:spacing w:val="1"/>
        </w:rPr>
        <w:t xml:space="preserve"> </w:t>
      </w:r>
      <w:r w:rsidR="00BE6F0B">
        <w:t>substituted</w:t>
      </w:r>
      <w:r w:rsidR="00BE6F0B">
        <w:rPr>
          <w:spacing w:val="1"/>
        </w:rPr>
        <w:t xml:space="preserve"> </w:t>
      </w:r>
      <w:r w:rsidR="00BE6F0B">
        <w:t>for</w:t>
      </w:r>
      <w:r w:rsidR="00BE6F0B">
        <w:rPr>
          <w:spacing w:val="1"/>
        </w:rPr>
        <w:t xml:space="preserve"> </w:t>
      </w:r>
      <w:r w:rsidR="00BE6F0B">
        <w:t>educational</w:t>
      </w:r>
      <w:r w:rsidR="00BE6F0B">
        <w:rPr>
          <w:spacing w:val="1"/>
        </w:rPr>
        <w:t xml:space="preserve"> </w:t>
      </w:r>
      <w:r w:rsidR="00BE6F0B">
        <w:t>requirements</w:t>
      </w:r>
      <w:r w:rsidR="00BE6F0B">
        <w:rPr>
          <w:spacing w:val="1"/>
        </w:rPr>
        <w:t xml:space="preserve"> </w:t>
      </w:r>
      <w:r w:rsidR="00BE6F0B">
        <w:t>when</w:t>
      </w:r>
      <w:r w:rsidR="00BE6F0B">
        <w:rPr>
          <w:spacing w:val="1"/>
        </w:rPr>
        <w:t xml:space="preserve"> </w:t>
      </w:r>
      <w:r w:rsidR="00BE6F0B">
        <w:t>the</w:t>
      </w:r>
      <w:r w:rsidR="00BE6F0B">
        <w:rPr>
          <w:spacing w:val="1"/>
        </w:rPr>
        <w:t xml:space="preserve"> </w:t>
      </w:r>
      <w:r w:rsidR="00BE6F0B">
        <w:t>applicant pool does not contain applicants who meet the minimum requirements of the</w:t>
      </w:r>
      <w:r w:rsidR="00BE6F0B">
        <w:rPr>
          <w:spacing w:val="1"/>
        </w:rPr>
        <w:t xml:space="preserve"> </w:t>
      </w:r>
      <w:r w:rsidR="00BE6F0B">
        <w:t>position.</w:t>
      </w:r>
    </w:p>
    <w:p w14:paraId="260B6D3E" w14:textId="77777777" w:rsidR="00447697" w:rsidRDefault="00BE6F0B">
      <w:pPr>
        <w:pStyle w:val="BodyText"/>
        <w:spacing w:before="179" w:line="348" w:lineRule="auto"/>
        <w:ind w:left="2160" w:right="1437"/>
        <w:jc w:val="both"/>
      </w:pPr>
      <w:r>
        <w:t>Supervisory level experience will be credited if the experience involves supervision of two</w:t>
      </w:r>
      <w:r>
        <w:rPr>
          <w:spacing w:val="-56"/>
        </w:rPr>
        <w:t xml:space="preserve"> </w:t>
      </w:r>
      <w:r>
        <w:t>or more full-time positions. Supervisory experience involves work where one has the</w:t>
      </w:r>
      <w:r>
        <w:rPr>
          <w:spacing w:val="1"/>
        </w:rPr>
        <w:t xml:space="preserve"> </w:t>
      </w:r>
      <w:r>
        <w:t>authority to conduct performance evaluations, approve requests for leave, and make</w:t>
      </w:r>
      <w:r>
        <w:rPr>
          <w:spacing w:val="1"/>
        </w:rPr>
        <w:t xml:space="preserve"> </w:t>
      </w:r>
      <w:r>
        <w:t>recommendations</w:t>
      </w:r>
      <w:r>
        <w:rPr>
          <w:spacing w:val="1"/>
        </w:rPr>
        <w:t xml:space="preserve"> </w:t>
      </w:r>
      <w:r>
        <w:t>regarding</w:t>
      </w:r>
      <w:r>
        <w:rPr>
          <w:spacing w:val="1"/>
        </w:rPr>
        <w:t xml:space="preserve"> </w:t>
      </w:r>
      <w:r>
        <w:t>hiring,</w:t>
      </w:r>
      <w:r>
        <w:rPr>
          <w:spacing w:val="1"/>
        </w:rPr>
        <w:t xml:space="preserve"> </w:t>
      </w:r>
      <w:r>
        <w:t>termination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decisions</w:t>
      </w:r>
      <w:r>
        <w:rPr>
          <w:spacing w:val="1"/>
        </w:rPr>
        <w:t xml:space="preserve"> </w:t>
      </w:r>
      <w:r>
        <w:t>affecting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employment</w:t>
      </w:r>
      <w:r>
        <w:rPr>
          <w:spacing w:val="-2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of others.</w:t>
      </w:r>
    </w:p>
    <w:p w14:paraId="1F6AB160" w14:textId="77777777" w:rsidR="00447697" w:rsidRDefault="00BE6F0B">
      <w:pPr>
        <w:pStyle w:val="ListParagraph"/>
        <w:numPr>
          <w:ilvl w:val="3"/>
          <w:numId w:val="54"/>
        </w:numPr>
        <w:tabs>
          <w:tab w:val="left" w:pos="2300"/>
        </w:tabs>
        <w:spacing w:before="211"/>
        <w:ind w:left="2299" w:hanging="860"/>
        <w:rPr>
          <w:rFonts w:ascii="Arial"/>
          <w:b/>
          <w:i/>
        </w:rPr>
      </w:pPr>
      <w:r>
        <w:rPr>
          <w:rFonts w:ascii="Arial"/>
          <w:b/>
          <w:i/>
          <w:sz w:val="19"/>
        </w:rPr>
        <w:t>Non-Allowable</w:t>
      </w:r>
      <w:r>
        <w:rPr>
          <w:rFonts w:ascii="Arial"/>
          <w:b/>
          <w:i/>
          <w:spacing w:val="-6"/>
          <w:sz w:val="19"/>
        </w:rPr>
        <w:t xml:space="preserve"> </w:t>
      </w:r>
      <w:r>
        <w:rPr>
          <w:rFonts w:ascii="Arial"/>
          <w:b/>
          <w:i/>
          <w:sz w:val="19"/>
        </w:rPr>
        <w:t>Substitutions</w:t>
      </w:r>
    </w:p>
    <w:p w14:paraId="5B237F26" w14:textId="77777777" w:rsidR="00447697" w:rsidRDefault="00447697">
      <w:pPr>
        <w:pStyle w:val="BodyText"/>
        <w:spacing w:before="6"/>
        <w:rPr>
          <w:rFonts w:ascii="Arial"/>
          <w:b/>
          <w:i/>
          <w:sz w:val="23"/>
        </w:rPr>
      </w:pPr>
    </w:p>
    <w:p w14:paraId="7BD1B562" w14:textId="7C8B1A4F" w:rsidR="00447697" w:rsidRDefault="00BE6F0B">
      <w:pPr>
        <w:pStyle w:val="BodyText"/>
        <w:spacing w:line="350" w:lineRule="auto"/>
        <w:ind w:left="2299" w:right="1433"/>
        <w:jc w:val="both"/>
      </w:pPr>
      <w:r>
        <w:t>For professional positions that require a professional qualification such as accounting or</w:t>
      </w:r>
      <w:r>
        <w:rPr>
          <w:spacing w:val="-56"/>
        </w:rPr>
        <w:t xml:space="preserve"> </w:t>
      </w:r>
      <w:r>
        <w:t>medicine or nursing, or a post-graduate degree or license or certification, such as in</w:t>
      </w:r>
      <w:r>
        <w:rPr>
          <w:spacing w:val="1"/>
        </w:rPr>
        <w:t xml:space="preserve"> </w:t>
      </w:r>
      <w:r>
        <w:t>accounting or psychology in order to practice within the discipline, experience cannot</w:t>
      </w:r>
      <w:r>
        <w:rPr>
          <w:spacing w:val="1"/>
        </w:rPr>
        <w:t xml:space="preserve"> </w:t>
      </w:r>
      <w:r>
        <w:t xml:space="preserve">serve as a substitute for education. In such cases the </w:t>
      </w:r>
      <w:del w:id="442" w:author="DELL" w:date="2025-07-03T09:35:00Z" w16du:dateUtc="2025-07-03T04:35:00Z">
        <w:r w:rsidDel="00583A16">
          <w:delText>MD</w:delText>
        </w:r>
      </w:del>
      <w:ins w:id="443" w:author="DELL" w:date="2025-07-03T09:35:00Z" w16du:dateUtc="2025-07-03T04:35:00Z">
        <w:r w:rsidR="00583A16">
          <w:t>Chairman/person</w:t>
        </w:r>
      </w:ins>
      <w:r>
        <w:t xml:space="preserve"> may direct the Human</w:t>
      </w:r>
      <w:r>
        <w:rPr>
          <w:spacing w:val="1"/>
        </w:rPr>
        <w:t xml:space="preserve"> </w:t>
      </w:r>
      <w:r>
        <w:t>Resource Section to modify the job specifications, and if necessary, the job class or</w:t>
      </w:r>
      <w:r>
        <w:rPr>
          <w:spacing w:val="1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and restart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t>process.</w:t>
      </w:r>
    </w:p>
    <w:p w14:paraId="372875FA" w14:textId="77777777" w:rsidR="00447697" w:rsidRDefault="00447697">
      <w:pPr>
        <w:pStyle w:val="BodyText"/>
        <w:spacing w:before="4"/>
        <w:rPr>
          <w:sz w:val="31"/>
        </w:rPr>
      </w:pPr>
    </w:p>
    <w:p w14:paraId="2642B796" w14:textId="77777777" w:rsidR="00447697" w:rsidRDefault="00BE6F0B">
      <w:pPr>
        <w:pStyle w:val="ListParagraph"/>
        <w:numPr>
          <w:ilvl w:val="3"/>
          <w:numId w:val="53"/>
        </w:numPr>
        <w:tabs>
          <w:tab w:val="left" w:pos="2161"/>
        </w:tabs>
        <w:spacing w:before="1"/>
        <w:ind w:hanging="721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Instant/Direct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Hiring</w:t>
      </w:r>
    </w:p>
    <w:p w14:paraId="6889BF12" w14:textId="77777777" w:rsidR="00447697" w:rsidRDefault="005E534A">
      <w:pPr>
        <w:pStyle w:val="BodyText"/>
        <w:spacing w:before="101" w:line="360" w:lineRule="auto"/>
        <w:ind w:left="2160" w:right="1152"/>
        <w:jc w:val="both"/>
      </w:pPr>
      <w:r>
        <w:t>WRC</w:t>
      </w:r>
      <w:r w:rsidR="00BE6F0B">
        <w:t xml:space="preserve">’s existing employees who have previous experience in </w:t>
      </w:r>
      <w:r>
        <w:t>WRC</w:t>
      </w:r>
      <w:r w:rsidR="00BE6F0B">
        <w:t>’s emergency projects</w:t>
      </w:r>
      <w:r w:rsidR="00BE6F0B">
        <w:rPr>
          <w:spacing w:val="1"/>
        </w:rPr>
        <w:t xml:space="preserve"> </w:t>
      </w:r>
      <w:r w:rsidR="00BE6F0B">
        <w:t>and have enhanced their skills, capabilities and potential and</w:t>
      </w:r>
      <w:r w:rsidR="00BE6F0B">
        <w:rPr>
          <w:spacing w:val="58"/>
        </w:rPr>
        <w:t xml:space="preserve"> </w:t>
      </w:r>
      <w:r w:rsidR="00BE6F0B">
        <w:t>meet with the basic criterion</w:t>
      </w:r>
      <w:r w:rsidR="00BE6F0B">
        <w:rPr>
          <w:spacing w:val="1"/>
        </w:rPr>
        <w:t xml:space="preserve"> </w:t>
      </w:r>
      <w:r w:rsidR="00BE6F0B">
        <w:t>for the position vacant shall be encouraged. Such recruitment shall be encouraged and no</w:t>
      </w:r>
      <w:r w:rsidR="00BE6F0B">
        <w:rPr>
          <w:spacing w:val="1"/>
        </w:rPr>
        <w:t xml:space="preserve"> </w:t>
      </w:r>
      <w:r w:rsidR="00BE6F0B">
        <w:t>employee</w:t>
      </w:r>
      <w:r w:rsidR="00BE6F0B">
        <w:rPr>
          <w:spacing w:val="1"/>
        </w:rPr>
        <w:t xml:space="preserve"> </w:t>
      </w:r>
      <w:r w:rsidR="00BE6F0B">
        <w:t>shall</w:t>
      </w:r>
      <w:r w:rsidR="00BE6F0B">
        <w:rPr>
          <w:spacing w:val="1"/>
        </w:rPr>
        <w:t xml:space="preserve"> </w:t>
      </w:r>
      <w:r w:rsidR="00BE6F0B">
        <w:t>be</w:t>
      </w:r>
      <w:r w:rsidR="00BE6F0B">
        <w:rPr>
          <w:spacing w:val="1"/>
        </w:rPr>
        <w:t xml:space="preserve"> </w:t>
      </w:r>
      <w:r w:rsidR="00BE6F0B">
        <w:t>intimidated</w:t>
      </w:r>
      <w:r w:rsidR="00BE6F0B">
        <w:rPr>
          <w:spacing w:val="1"/>
        </w:rPr>
        <w:t xml:space="preserve"> </w:t>
      </w:r>
      <w:r w:rsidR="00BE6F0B">
        <w:t>or</w:t>
      </w:r>
      <w:r w:rsidR="00BE6F0B">
        <w:rPr>
          <w:spacing w:val="1"/>
        </w:rPr>
        <w:t xml:space="preserve"> </w:t>
      </w:r>
      <w:r w:rsidR="00BE6F0B">
        <w:t>discouraged</w:t>
      </w:r>
      <w:r w:rsidR="00BE6F0B">
        <w:rPr>
          <w:spacing w:val="1"/>
        </w:rPr>
        <w:t xml:space="preserve"> </w:t>
      </w:r>
      <w:r w:rsidR="00BE6F0B">
        <w:t>from</w:t>
      </w:r>
      <w:r w:rsidR="00BE6F0B">
        <w:rPr>
          <w:spacing w:val="1"/>
        </w:rPr>
        <w:t xml:space="preserve"> </w:t>
      </w:r>
      <w:r w:rsidR="00BE6F0B">
        <w:t>applying</w:t>
      </w:r>
      <w:r w:rsidR="00BE6F0B">
        <w:rPr>
          <w:spacing w:val="1"/>
        </w:rPr>
        <w:t xml:space="preserve"> </w:t>
      </w:r>
      <w:r w:rsidR="00BE6F0B">
        <w:t>for</w:t>
      </w:r>
      <w:r w:rsidR="00BE6F0B">
        <w:rPr>
          <w:spacing w:val="1"/>
        </w:rPr>
        <w:t xml:space="preserve"> </w:t>
      </w:r>
      <w:r w:rsidR="00BE6F0B">
        <w:t>a</w:t>
      </w:r>
      <w:r w:rsidR="00BE6F0B">
        <w:rPr>
          <w:spacing w:val="1"/>
        </w:rPr>
        <w:t xml:space="preserve"> </w:t>
      </w:r>
      <w:r w:rsidR="00BE6F0B">
        <w:t>vacant</w:t>
      </w:r>
      <w:r w:rsidR="00BE6F0B">
        <w:rPr>
          <w:spacing w:val="1"/>
        </w:rPr>
        <w:t xml:space="preserve"> </w:t>
      </w:r>
      <w:r w:rsidR="00BE6F0B">
        <w:t>position</w:t>
      </w:r>
      <w:r w:rsidR="00BE6F0B">
        <w:rPr>
          <w:spacing w:val="1"/>
        </w:rPr>
        <w:t xml:space="preserve"> </w:t>
      </w:r>
      <w:r w:rsidR="00BE6F0B">
        <w:t>in</w:t>
      </w:r>
      <w:r w:rsidR="00BE6F0B">
        <w:rPr>
          <w:spacing w:val="1"/>
        </w:rPr>
        <w:t xml:space="preserve"> </w:t>
      </w:r>
      <w:r w:rsidR="00BE6F0B">
        <w:t>emergency situation. The application procedure shall be processed in a manner as defined</w:t>
      </w:r>
      <w:r w:rsidR="00BE6F0B">
        <w:rPr>
          <w:spacing w:val="1"/>
        </w:rPr>
        <w:t xml:space="preserve"> </w:t>
      </w:r>
      <w:r w:rsidR="00BE6F0B">
        <w:t>below:</w:t>
      </w:r>
    </w:p>
    <w:p w14:paraId="0773FD9E" w14:textId="1B8DE114" w:rsidR="00447697" w:rsidRDefault="00BE6F0B">
      <w:pPr>
        <w:pStyle w:val="ListParagraph"/>
        <w:numPr>
          <w:ilvl w:val="4"/>
          <w:numId w:val="53"/>
        </w:numPr>
        <w:tabs>
          <w:tab w:val="left" w:pos="2881"/>
        </w:tabs>
        <w:spacing w:before="201" w:line="360" w:lineRule="auto"/>
        <w:ind w:right="1156"/>
        <w:jc w:val="both"/>
        <w:rPr>
          <w:sz w:val="21"/>
        </w:rPr>
      </w:pPr>
      <w:r>
        <w:rPr>
          <w:sz w:val="21"/>
        </w:rPr>
        <w:t>The recruitment authorization form shall be submitted to the Human Resources</w:t>
      </w:r>
      <w:r>
        <w:rPr>
          <w:spacing w:val="1"/>
          <w:sz w:val="21"/>
        </w:rPr>
        <w:t xml:space="preserve"> </w:t>
      </w:r>
      <w:r w:rsidR="00606C3A">
        <w:rPr>
          <w:sz w:val="21"/>
        </w:rPr>
        <w:t>Department within five days</w:t>
      </w:r>
      <w:ins w:id="444" w:author="DELL" w:date="2025-07-03T09:37:00Z" w16du:dateUtc="2025-07-03T04:37:00Z">
        <w:r w:rsidR="00583A16">
          <w:rPr>
            <w:sz w:val="21"/>
          </w:rPr>
          <w:t>’</w:t>
        </w:r>
      </w:ins>
      <w:r w:rsidR="00606C3A">
        <w:rPr>
          <w:sz w:val="21"/>
        </w:rPr>
        <w:t xml:space="preserve"> </w:t>
      </w:r>
      <w:r>
        <w:rPr>
          <w:sz w:val="21"/>
        </w:rPr>
        <w:t>time of the posting</w:t>
      </w:r>
      <w:ins w:id="445" w:author="DELL" w:date="2025-07-03T09:37:00Z" w16du:dateUtc="2025-07-03T04:37:00Z">
        <w:r w:rsidR="00583A16">
          <w:rPr>
            <w:sz w:val="21"/>
          </w:rPr>
          <w:t xml:space="preserve">. </w:t>
        </w:r>
      </w:ins>
      <w:del w:id="446" w:author="DELL" w:date="2025-07-03T09:37:00Z" w16du:dateUtc="2025-07-03T04:37:00Z">
        <w:r w:rsidDel="00583A16">
          <w:rPr>
            <w:sz w:val="21"/>
          </w:rPr>
          <w:delText xml:space="preserve">.. </w:delText>
        </w:r>
      </w:del>
      <w:r>
        <w:rPr>
          <w:sz w:val="21"/>
        </w:rPr>
        <w:t>The form once submitted shall</w:t>
      </w:r>
      <w:r>
        <w:rPr>
          <w:spacing w:val="1"/>
          <w:sz w:val="21"/>
        </w:rPr>
        <w:t xml:space="preserve"> </w:t>
      </w:r>
      <w:r>
        <w:rPr>
          <w:sz w:val="21"/>
        </w:rPr>
        <w:t>become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part</w:t>
      </w:r>
      <w:r>
        <w:rPr>
          <w:spacing w:val="-3"/>
          <w:sz w:val="21"/>
        </w:rPr>
        <w:t xml:space="preserve"> </w:t>
      </w:r>
      <w:r>
        <w:rPr>
          <w:sz w:val="21"/>
        </w:rPr>
        <w:t>of the</w:t>
      </w:r>
      <w:r>
        <w:rPr>
          <w:spacing w:val="-1"/>
          <w:sz w:val="21"/>
        </w:rPr>
        <w:t xml:space="preserve"> </w:t>
      </w:r>
      <w:r>
        <w:rPr>
          <w:sz w:val="21"/>
        </w:rPr>
        <w:t>recruitment</w:t>
      </w:r>
      <w:r>
        <w:rPr>
          <w:spacing w:val="-2"/>
          <w:sz w:val="21"/>
        </w:rPr>
        <w:t xml:space="preserve"> </w:t>
      </w:r>
      <w:r>
        <w:rPr>
          <w:sz w:val="21"/>
        </w:rPr>
        <w:t>file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vacant</w:t>
      </w:r>
      <w:r>
        <w:rPr>
          <w:spacing w:val="-2"/>
          <w:sz w:val="21"/>
        </w:rPr>
        <w:t xml:space="preserve"> </w:t>
      </w:r>
      <w:r>
        <w:rPr>
          <w:sz w:val="21"/>
        </w:rPr>
        <w:t>position.</w:t>
      </w:r>
    </w:p>
    <w:p w14:paraId="07D55558" w14:textId="45B9ADBA" w:rsidR="00447697" w:rsidRDefault="00BE6F0B">
      <w:pPr>
        <w:pStyle w:val="ListParagraph"/>
        <w:numPr>
          <w:ilvl w:val="4"/>
          <w:numId w:val="53"/>
        </w:numPr>
        <w:tabs>
          <w:tab w:val="left" w:pos="2881"/>
        </w:tabs>
        <w:spacing w:line="360" w:lineRule="auto"/>
        <w:ind w:right="1163"/>
        <w:jc w:val="both"/>
        <w:rPr>
          <w:sz w:val="21"/>
        </w:rPr>
      </w:pPr>
      <w:r>
        <w:rPr>
          <w:sz w:val="21"/>
        </w:rPr>
        <w:t>All qualified employees who apply for the vacant positions in five days</w:t>
      </w:r>
      <w:ins w:id="447" w:author="DELL" w:date="2025-07-03T09:37:00Z" w16du:dateUtc="2025-07-03T04:37:00Z">
        <w:r w:rsidR="00583A16">
          <w:rPr>
            <w:sz w:val="21"/>
          </w:rPr>
          <w:t>’</w:t>
        </w:r>
      </w:ins>
      <w:r>
        <w:rPr>
          <w:sz w:val="21"/>
        </w:rPr>
        <w:t xml:space="preserve"> time of the</w:t>
      </w:r>
      <w:r>
        <w:rPr>
          <w:spacing w:val="1"/>
          <w:sz w:val="21"/>
        </w:rPr>
        <w:t xml:space="preserve"> </w:t>
      </w:r>
      <w:r>
        <w:rPr>
          <w:sz w:val="21"/>
        </w:rPr>
        <w:t>advertisement</w:t>
      </w:r>
      <w:r>
        <w:rPr>
          <w:spacing w:val="-3"/>
          <w:sz w:val="21"/>
        </w:rPr>
        <w:t xml:space="preserve"> </w:t>
      </w:r>
      <w:r>
        <w:rPr>
          <w:sz w:val="21"/>
        </w:rPr>
        <w:t>shall be</w:t>
      </w:r>
      <w:r>
        <w:rPr>
          <w:spacing w:val="-1"/>
          <w:sz w:val="21"/>
        </w:rPr>
        <w:t xml:space="preserve"> </w:t>
      </w:r>
      <w:r>
        <w:rPr>
          <w:sz w:val="21"/>
        </w:rPr>
        <w:t>given</w:t>
      </w:r>
      <w:r>
        <w:rPr>
          <w:spacing w:val="-1"/>
          <w:sz w:val="21"/>
        </w:rPr>
        <w:t xml:space="preserve"> </w:t>
      </w:r>
      <w:r>
        <w:rPr>
          <w:sz w:val="21"/>
        </w:rPr>
        <w:t>an</w:t>
      </w:r>
      <w:r>
        <w:rPr>
          <w:spacing w:val="-1"/>
          <w:sz w:val="21"/>
        </w:rPr>
        <w:t xml:space="preserve"> </w:t>
      </w:r>
      <w:r>
        <w:rPr>
          <w:sz w:val="21"/>
        </w:rPr>
        <w:t>opportunity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ins w:id="448" w:author="DELL" w:date="2025-07-03T09:37:00Z" w16du:dateUtc="2025-07-03T04:37:00Z">
        <w:r w:rsidR="00583A16">
          <w:rPr>
            <w:spacing w:val="-2"/>
            <w:sz w:val="21"/>
          </w:rPr>
          <w:t>appearin</w:t>
        </w:r>
      </w:ins>
      <w:ins w:id="449" w:author="DELL" w:date="2025-07-03T09:38:00Z" w16du:dateUtc="2025-07-03T04:38:00Z">
        <w:r w:rsidR="00583A16">
          <w:rPr>
            <w:spacing w:val="-2"/>
            <w:sz w:val="21"/>
          </w:rPr>
          <w:t xml:space="preserve">g in </w:t>
        </w:r>
      </w:ins>
      <w:r>
        <w:rPr>
          <w:sz w:val="21"/>
        </w:rPr>
        <w:t>test</w:t>
      </w:r>
      <w:r>
        <w:rPr>
          <w:spacing w:val="-2"/>
          <w:sz w:val="21"/>
        </w:rPr>
        <w:t xml:space="preserve"> </w:t>
      </w:r>
      <w:r>
        <w:rPr>
          <w:sz w:val="21"/>
        </w:rPr>
        <w:t>and interview.</w:t>
      </w:r>
    </w:p>
    <w:p w14:paraId="1E37B443" w14:textId="0100CCA1" w:rsidR="00447697" w:rsidRDefault="00BE6F0B">
      <w:pPr>
        <w:pStyle w:val="ListParagraph"/>
        <w:numPr>
          <w:ilvl w:val="4"/>
          <w:numId w:val="53"/>
        </w:numPr>
        <w:tabs>
          <w:tab w:val="left" w:pos="2881"/>
        </w:tabs>
        <w:spacing w:line="360" w:lineRule="auto"/>
        <w:ind w:right="1161"/>
        <w:jc w:val="both"/>
        <w:rPr>
          <w:sz w:val="21"/>
        </w:rPr>
      </w:pPr>
      <w:r>
        <w:rPr>
          <w:sz w:val="21"/>
        </w:rPr>
        <w:t xml:space="preserve">Applicants shall be informed </w:t>
      </w:r>
      <w:del w:id="450" w:author="DELL" w:date="2025-07-03T09:38:00Z" w16du:dateUtc="2025-07-03T04:38:00Z">
        <w:r w:rsidDel="00954362">
          <w:rPr>
            <w:sz w:val="21"/>
          </w:rPr>
          <w:delText>of</w:delText>
        </w:r>
      </w:del>
      <w:ins w:id="451" w:author="DELL" w:date="2025-07-03T09:38:00Z" w16du:dateUtc="2025-07-03T04:38:00Z">
        <w:r w:rsidR="00954362">
          <w:rPr>
            <w:sz w:val="21"/>
          </w:rPr>
          <w:t>about</w:t>
        </w:r>
      </w:ins>
      <w:r>
        <w:rPr>
          <w:sz w:val="21"/>
        </w:rPr>
        <w:t xml:space="preserve"> a decision after recruitment procedures have been</w:t>
      </w:r>
      <w:r>
        <w:rPr>
          <w:spacing w:val="1"/>
          <w:sz w:val="21"/>
        </w:rPr>
        <w:t xml:space="preserve"> </w:t>
      </w:r>
      <w:r>
        <w:rPr>
          <w:sz w:val="21"/>
        </w:rPr>
        <w:t>concluded.</w:t>
      </w:r>
    </w:p>
    <w:p w14:paraId="5A0B3705" w14:textId="1EDFB0AD" w:rsidR="00447697" w:rsidDel="00954362" w:rsidRDefault="00447697">
      <w:pPr>
        <w:pStyle w:val="BodyText"/>
        <w:rPr>
          <w:del w:id="452" w:author="DELL" w:date="2025-07-03T09:38:00Z" w16du:dateUtc="2025-07-03T04:38:00Z"/>
          <w:sz w:val="24"/>
        </w:rPr>
      </w:pPr>
    </w:p>
    <w:p w14:paraId="7B4A9BFF" w14:textId="2E69A386" w:rsidR="00447697" w:rsidDel="00954362" w:rsidRDefault="00447697">
      <w:pPr>
        <w:pStyle w:val="BodyText"/>
        <w:rPr>
          <w:del w:id="453" w:author="DELL" w:date="2025-07-03T09:38:00Z" w16du:dateUtc="2025-07-03T04:38:00Z"/>
          <w:sz w:val="24"/>
        </w:rPr>
      </w:pPr>
    </w:p>
    <w:p w14:paraId="784F7607" w14:textId="100BFC40" w:rsidR="00447697" w:rsidDel="00954362" w:rsidRDefault="00447697">
      <w:pPr>
        <w:pStyle w:val="BodyText"/>
        <w:spacing w:before="11"/>
        <w:rPr>
          <w:del w:id="454" w:author="DELL" w:date="2025-07-03T09:38:00Z" w16du:dateUtc="2025-07-03T04:38:00Z"/>
          <w:sz w:val="28"/>
        </w:rPr>
      </w:pPr>
    </w:p>
    <w:p w14:paraId="1B6FD611" w14:textId="77777777" w:rsidR="00447697" w:rsidRDefault="00BE6F0B">
      <w:pPr>
        <w:pStyle w:val="Heading5"/>
        <w:numPr>
          <w:ilvl w:val="2"/>
          <w:numId w:val="54"/>
        </w:numPr>
        <w:tabs>
          <w:tab w:val="left" w:pos="2160"/>
          <w:tab w:val="left" w:pos="2161"/>
        </w:tabs>
        <w:ind w:hanging="721"/>
      </w:pPr>
      <w:r>
        <w:t>Interviews</w:t>
      </w:r>
    </w:p>
    <w:p w14:paraId="2C7416D4" w14:textId="77777777" w:rsidR="00447697" w:rsidRDefault="00447697">
      <w:pPr>
        <w:pStyle w:val="BodyText"/>
        <w:spacing w:before="10"/>
        <w:rPr>
          <w:rFonts w:ascii="Arial"/>
          <w:b/>
          <w:sz w:val="24"/>
        </w:rPr>
      </w:pPr>
    </w:p>
    <w:p w14:paraId="7C9C95E2" w14:textId="77777777" w:rsidR="00447697" w:rsidRDefault="00BE6F0B">
      <w:pPr>
        <w:pStyle w:val="BodyText"/>
        <w:spacing w:line="319" w:lineRule="auto"/>
        <w:ind w:left="2160" w:right="1440"/>
        <w:jc w:val="both"/>
      </w:pPr>
      <w:r>
        <w:t>The Human Resource Section will arrange interviews time and accessible location for</w:t>
      </w:r>
      <w:r>
        <w:rPr>
          <w:spacing w:val="1"/>
        </w:rPr>
        <w:t xml:space="preserve"> </w:t>
      </w:r>
      <w:r>
        <w:t>them to</w:t>
      </w:r>
      <w:r>
        <w:rPr>
          <w:spacing w:val="-2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once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short-listing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satisfactorily</w:t>
      </w:r>
      <w:r>
        <w:rPr>
          <w:spacing w:val="-4"/>
        </w:rPr>
        <w:t xml:space="preserve"> </w:t>
      </w:r>
      <w:r>
        <w:t>completed.</w:t>
      </w:r>
    </w:p>
    <w:p w14:paraId="1E2EFB43" w14:textId="77777777" w:rsidR="00447697" w:rsidRDefault="00447697">
      <w:pPr>
        <w:spacing w:line="319" w:lineRule="auto"/>
        <w:jc w:val="both"/>
        <w:sectPr w:rsidR="00447697">
          <w:headerReference w:type="default" r:id="rId25"/>
          <w:footerReference w:type="default" r:id="rId26"/>
          <w:pgSz w:w="11900" w:h="16840"/>
          <w:pgMar w:top="1340" w:right="0" w:bottom="280" w:left="0" w:header="0" w:footer="0" w:gutter="0"/>
          <w:cols w:space="720"/>
        </w:sectPr>
      </w:pPr>
    </w:p>
    <w:p w14:paraId="0B69EC12" w14:textId="77777777" w:rsidR="00447697" w:rsidRDefault="00BE6F0B">
      <w:pPr>
        <w:pStyle w:val="ListParagraph"/>
        <w:numPr>
          <w:ilvl w:val="0"/>
          <w:numId w:val="52"/>
        </w:numPr>
        <w:tabs>
          <w:tab w:val="left" w:pos="2621"/>
          <w:tab w:val="left" w:pos="2622"/>
        </w:tabs>
        <w:spacing w:before="81" w:line="302" w:lineRule="auto"/>
        <w:ind w:right="1439"/>
        <w:rPr>
          <w:sz w:val="21"/>
        </w:rPr>
      </w:pPr>
      <w:r>
        <w:rPr>
          <w:sz w:val="21"/>
        </w:rPr>
        <w:lastRenderedPageBreak/>
        <w:t>Interviews</w:t>
      </w:r>
      <w:r>
        <w:rPr>
          <w:spacing w:val="52"/>
          <w:sz w:val="21"/>
        </w:rPr>
        <w:t xml:space="preserve"> </w:t>
      </w:r>
      <w:r>
        <w:rPr>
          <w:sz w:val="21"/>
        </w:rPr>
        <w:t>shall</w:t>
      </w:r>
      <w:r>
        <w:rPr>
          <w:spacing w:val="54"/>
          <w:sz w:val="21"/>
        </w:rPr>
        <w:t xml:space="preserve"> </w:t>
      </w:r>
      <w:r>
        <w:rPr>
          <w:sz w:val="21"/>
        </w:rPr>
        <w:t>include</w:t>
      </w:r>
      <w:r>
        <w:rPr>
          <w:spacing w:val="54"/>
          <w:sz w:val="21"/>
        </w:rPr>
        <w:t xml:space="preserve"> </w:t>
      </w:r>
      <w:r>
        <w:rPr>
          <w:sz w:val="21"/>
        </w:rPr>
        <w:t>a</w:t>
      </w:r>
      <w:r>
        <w:rPr>
          <w:spacing w:val="54"/>
          <w:sz w:val="21"/>
        </w:rPr>
        <w:t xml:space="preserve"> </w:t>
      </w:r>
      <w:r>
        <w:rPr>
          <w:sz w:val="21"/>
        </w:rPr>
        <w:t>weighted</w:t>
      </w:r>
      <w:r>
        <w:rPr>
          <w:spacing w:val="54"/>
          <w:sz w:val="21"/>
        </w:rPr>
        <w:t xml:space="preserve"> </w:t>
      </w:r>
      <w:r>
        <w:rPr>
          <w:sz w:val="21"/>
        </w:rPr>
        <w:t>scoring</w:t>
      </w:r>
      <w:r>
        <w:rPr>
          <w:spacing w:val="51"/>
          <w:sz w:val="21"/>
        </w:rPr>
        <w:t xml:space="preserve"> </w:t>
      </w:r>
      <w:r>
        <w:rPr>
          <w:sz w:val="21"/>
        </w:rPr>
        <w:t>mechanism</w:t>
      </w:r>
      <w:r>
        <w:rPr>
          <w:spacing w:val="55"/>
          <w:sz w:val="21"/>
        </w:rPr>
        <w:t xml:space="preserve"> </w:t>
      </w:r>
      <w:r>
        <w:rPr>
          <w:sz w:val="21"/>
        </w:rPr>
        <w:t>developed</w:t>
      </w:r>
      <w:r>
        <w:rPr>
          <w:spacing w:val="54"/>
          <w:sz w:val="21"/>
        </w:rPr>
        <w:t xml:space="preserve"> </w:t>
      </w:r>
      <w:r>
        <w:rPr>
          <w:sz w:val="21"/>
        </w:rPr>
        <w:t>to</w:t>
      </w:r>
      <w:r>
        <w:rPr>
          <w:spacing w:val="54"/>
          <w:sz w:val="21"/>
        </w:rPr>
        <w:t xml:space="preserve"> </w:t>
      </w:r>
      <w:r>
        <w:rPr>
          <w:sz w:val="21"/>
        </w:rPr>
        <w:t>provide</w:t>
      </w:r>
      <w:r>
        <w:rPr>
          <w:spacing w:val="51"/>
          <w:sz w:val="21"/>
        </w:rPr>
        <w:t xml:space="preserve"> </w:t>
      </w:r>
      <w:r>
        <w:rPr>
          <w:sz w:val="21"/>
        </w:rPr>
        <w:t>a</w:t>
      </w:r>
      <w:r>
        <w:rPr>
          <w:spacing w:val="-55"/>
          <w:sz w:val="21"/>
        </w:rPr>
        <w:t xml:space="preserve"> </w:t>
      </w:r>
      <w:r>
        <w:rPr>
          <w:sz w:val="21"/>
        </w:rPr>
        <w:t>standardized</w:t>
      </w:r>
      <w:r>
        <w:rPr>
          <w:spacing w:val="-1"/>
          <w:sz w:val="21"/>
        </w:rPr>
        <w:t xml:space="preserve"> </w:t>
      </w:r>
      <w:r>
        <w:rPr>
          <w:sz w:val="21"/>
        </w:rPr>
        <w:t>way</w:t>
      </w:r>
      <w:r>
        <w:rPr>
          <w:spacing w:val="-4"/>
          <w:sz w:val="21"/>
        </w:rPr>
        <w:t xml:space="preserve"> </w:t>
      </w:r>
      <w:r>
        <w:rPr>
          <w:sz w:val="21"/>
        </w:rPr>
        <w:t>of rating</w:t>
      </w:r>
      <w:r>
        <w:rPr>
          <w:spacing w:val="-4"/>
          <w:sz w:val="21"/>
        </w:rPr>
        <w:t xml:space="preserve"> </w:t>
      </w:r>
      <w:r>
        <w:rPr>
          <w:sz w:val="21"/>
        </w:rPr>
        <w:t>answers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interview</w:t>
      </w:r>
      <w:r>
        <w:rPr>
          <w:spacing w:val="-5"/>
          <w:sz w:val="21"/>
        </w:rPr>
        <w:t xml:space="preserve"> </w:t>
      </w:r>
      <w:r>
        <w:rPr>
          <w:sz w:val="21"/>
        </w:rPr>
        <w:t>questions.</w:t>
      </w:r>
    </w:p>
    <w:p w14:paraId="799220E3" w14:textId="77777777" w:rsidR="00447697" w:rsidRDefault="00447697">
      <w:pPr>
        <w:pStyle w:val="BodyText"/>
        <w:spacing w:before="7"/>
        <w:rPr>
          <w:sz w:val="25"/>
        </w:rPr>
      </w:pPr>
    </w:p>
    <w:p w14:paraId="7604A710" w14:textId="77777777" w:rsidR="00447697" w:rsidRDefault="00BE6F0B">
      <w:pPr>
        <w:ind w:right="1156"/>
        <w:jc w:val="right"/>
        <w:rPr>
          <w:sz w:val="14"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3C165BD7" wp14:editId="40CE0AEA">
            <wp:simplePos x="0" y="0"/>
            <wp:positionH relativeFrom="page">
              <wp:posOffset>635</wp:posOffset>
            </wp:positionH>
            <wp:positionV relativeFrom="paragraph">
              <wp:posOffset>282789</wp:posOffset>
            </wp:positionV>
            <wp:extent cx="7555357" cy="176529"/>
            <wp:effectExtent l="0" t="0" r="0" b="0"/>
            <wp:wrapNone/>
            <wp:docPr id="2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357" cy="176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3"/>
        </w:rPr>
        <w:t>20</w:t>
      </w:r>
      <w:r>
        <w:rPr>
          <w:rFonts w:ascii="Arial"/>
          <w:b/>
          <w:spacing w:val="-2"/>
          <w:sz w:val="23"/>
        </w:rPr>
        <w:t xml:space="preserve"> </w:t>
      </w:r>
      <w:r>
        <w:rPr>
          <w:sz w:val="14"/>
        </w:rPr>
        <w:t>of 74</w:t>
      </w:r>
    </w:p>
    <w:p w14:paraId="2B8A01BB" w14:textId="77777777" w:rsidR="00447697" w:rsidRDefault="00447697">
      <w:pPr>
        <w:jc w:val="right"/>
        <w:rPr>
          <w:sz w:val="14"/>
        </w:rPr>
        <w:sectPr w:rsidR="00447697">
          <w:headerReference w:type="default" r:id="rId27"/>
          <w:footerReference w:type="default" r:id="rId28"/>
          <w:pgSz w:w="11900" w:h="16840"/>
          <w:pgMar w:top="1340" w:right="0" w:bottom="280" w:left="0" w:header="0" w:footer="0" w:gutter="0"/>
          <w:cols w:space="720"/>
        </w:sectPr>
      </w:pPr>
    </w:p>
    <w:p w14:paraId="68713295" w14:textId="77777777" w:rsidR="00447697" w:rsidRDefault="00BE6F0B">
      <w:pPr>
        <w:pStyle w:val="ListParagraph"/>
        <w:numPr>
          <w:ilvl w:val="0"/>
          <w:numId w:val="52"/>
        </w:numPr>
        <w:tabs>
          <w:tab w:val="left" w:pos="2621"/>
          <w:tab w:val="left" w:pos="2622"/>
        </w:tabs>
        <w:spacing w:before="131"/>
        <w:ind w:hanging="462"/>
        <w:rPr>
          <w:sz w:val="21"/>
        </w:rPr>
      </w:pPr>
      <w:bookmarkStart w:id="455" w:name="_bookmark8"/>
      <w:bookmarkEnd w:id="455"/>
      <w:r>
        <w:rPr>
          <w:sz w:val="21"/>
        </w:rPr>
        <w:lastRenderedPageBreak/>
        <w:t>Applicants</w:t>
      </w:r>
      <w:r>
        <w:rPr>
          <w:spacing w:val="-2"/>
          <w:sz w:val="21"/>
        </w:rPr>
        <w:t xml:space="preserve"> </w:t>
      </w:r>
      <w:r>
        <w:rPr>
          <w:sz w:val="21"/>
        </w:rPr>
        <w:t>shall not</w:t>
      </w:r>
      <w:r>
        <w:rPr>
          <w:spacing w:val="-2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asked</w:t>
      </w:r>
      <w:r>
        <w:rPr>
          <w:spacing w:val="-2"/>
          <w:sz w:val="21"/>
        </w:rPr>
        <w:t xml:space="preserve"> </w:t>
      </w:r>
      <w:r>
        <w:rPr>
          <w:sz w:val="21"/>
        </w:rPr>
        <w:t>about</w:t>
      </w:r>
      <w:r>
        <w:rPr>
          <w:spacing w:val="-2"/>
          <w:sz w:val="21"/>
        </w:rPr>
        <w:t xml:space="preserve"> </w:t>
      </w:r>
      <w:r>
        <w:rPr>
          <w:sz w:val="21"/>
        </w:rPr>
        <w:t>items</w:t>
      </w:r>
      <w:r>
        <w:rPr>
          <w:spacing w:val="-1"/>
          <w:sz w:val="21"/>
        </w:rPr>
        <w:t xml:space="preserve"> </w:t>
      </w:r>
      <w:r>
        <w:rPr>
          <w:sz w:val="21"/>
        </w:rPr>
        <w:t>not</w:t>
      </w:r>
      <w:r>
        <w:rPr>
          <w:spacing w:val="-2"/>
          <w:sz w:val="21"/>
        </w:rPr>
        <w:t xml:space="preserve"> </w:t>
      </w:r>
      <w:r>
        <w:rPr>
          <w:sz w:val="21"/>
        </w:rPr>
        <w:t>relevant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ability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do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job.</w:t>
      </w:r>
    </w:p>
    <w:p w14:paraId="59AE5B30" w14:textId="77777777" w:rsidR="00447697" w:rsidRDefault="00447697">
      <w:pPr>
        <w:pStyle w:val="BodyText"/>
        <w:spacing w:before="2"/>
        <w:rPr>
          <w:sz w:val="25"/>
        </w:rPr>
      </w:pPr>
    </w:p>
    <w:p w14:paraId="10ED3135" w14:textId="77777777" w:rsidR="00447697" w:rsidRDefault="00BE6F0B">
      <w:pPr>
        <w:pStyle w:val="ListParagraph"/>
        <w:numPr>
          <w:ilvl w:val="0"/>
          <w:numId w:val="52"/>
        </w:numPr>
        <w:tabs>
          <w:tab w:val="left" w:pos="2621"/>
          <w:tab w:val="left" w:pos="2622"/>
        </w:tabs>
        <w:spacing w:line="302" w:lineRule="auto"/>
        <w:ind w:right="1440"/>
        <w:rPr>
          <w:sz w:val="21"/>
        </w:rPr>
      </w:pPr>
      <w:r>
        <w:rPr>
          <w:sz w:val="21"/>
        </w:rPr>
        <w:t>If</w:t>
      </w:r>
      <w:r>
        <w:rPr>
          <w:spacing w:val="15"/>
          <w:sz w:val="21"/>
        </w:rPr>
        <w:t xml:space="preserve"> </w:t>
      </w:r>
      <w:r>
        <w:rPr>
          <w:sz w:val="21"/>
        </w:rPr>
        <w:t>interviews</w:t>
      </w:r>
      <w:r>
        <w:rPr>
          <w:spacing w:val="12"/>
          <w:sz w:val="21"/>
        </w:rPr>
        <w:t xml:space="preserve"> </w:t>
      </w:r>
      <w:r>
        <w:rPr>
          <w:sz w:val="21"/>
        </w:rPr>
        <w:t>are</w:t>
      </w:r>
      <w:r>
        <w:rPr>
          <w:spacing w:val="15"/>
          <w:sz w:val="21"/>
        </w:rPr>
        <w:t xml:space="preserve"> </w:t>
      </w:r>
      <w:r>
        <w:rPr>
          <w:sz w:val="21"/>
        </w:rPr>
        <w:t>scheduled</w:t>
      </w:r>
      <w:r>
        <w:rPr>
          <w:spacing w:val="15"/>
          <w:sz w:val="21"/>
        </w:rPr>
        <w:t xml:space="preserve"> </w:t>
      </w:r>
      <w:r>
        <w:rPr>
          <w:sz w:val="21"/>
        </w:rPr>
        <w:t>by</w:t>
      </w:r>
      <w:r>
        <w:rPr>
          <w:spacing w:val="12"/>
          <w:sz w:val="21"/>
        </w:rPr>
        <w:t xml:space="preserve"> </w:t>
      </w:r>
      <w:r>
        <w:rPr>
          <w:sz w:val="21"/>
        </w:rPr>
        <w:t>telephone,</w:t>
      </w:r>
      <w:r>
        <w:rPr>
          <w:spacing w:val="15"/>
          <w:sz w:val="21"/>
        </w:rPr>
        <w:t xml:space="preserve"> </w:t>
      </w:r>
      <w:r>
        <w:rPr>
          <w:sz w:val="21"/>
        </w:rPr>
        <w:t>the</w:t>
      </w:r>
      <w:r>
        <w:rPr>
          <w:spacing w:val="12"/>
          <w:sz w:val="21"/>
        </w:rPr>
        <w:t xml:space="preserve"> </w:t>
      </w:r>
      <w:r>
        <w:rPr>
          <w:sz w:val="21"/>
        </w:rPr>
        <w:t>applicant</w:t>
      </w:r>
      <w:r>
        <w:rPr>
          <w:spacing w:val="14"/>
          <w:sz w:val="21"/>
        </w:rPr>
        <w:t xml:space="preserve"> </w:t>
      </w:r>
      <w:r>
        <w:rPr>
          <w:sz w:val="21"/>
        </w:rPr>
        <w:t>shall</w:t>
      </w:r>
      <w:r>
        <w:rPr>
          <w:spacing w:val="15"/>
          <w:sz w:val="21"/>
        </w:rPr>
        <w:t xml:space="preserve"> </w:t>
      </w:r>
      <w:r>
        <w:rPr>
          <w:sz w:val="21"/>
        </w:rPr>
        <w:t>be</w:t>
      </w:r>
      <w:r>
        <w:rPr>
          <w:spacing w:val="12"/>
          <w:sz w:val="21"/>
        </w:rPr>
        <w:t xml:space="preserve"> </w:t>
      </w:r>
      <w:r>
        <w:rPr>
          <w:sz w:val="21"/>
        </w:rPr>
        <w:t>informed</w:t>
      </w:r>
      <w:r>
        <w:rPr>
          <w:spacing w:val="16"/>
          <w:sz w:val="21"/>
        </w:rPr>
        <w:t xml:space="preserve"> </w:t>
      </w:r>
      <w:r>
        <w:rPr>
          <w:sz w:val="21"/>
        </w:rPr>
        <w:t>about</w:t>
      </w:r>
      <w:r>
        <w:rPr>
          <w:spacing w:val="13"/>
          <w:sz w:val="21"/>
        </w:rPr>
        <w:t xml:space="preserve"> </w:t>
      </w:r>
      <w:r>
        <w:rPr>
          <w:sz w:val="21"/>
        </w:rPr>
        <w:t>the</w:t>
      </w:r>
      <w:r>
        <w:rPr>
          <w:spacing w:val="-55"/>
          <w:sz w:val="21"/>
        </w:rPr>
        <w:t xml:space="preserve"> </w:t>
      </w:r>
      <w:r>
        <w:rPr>
          <w:sz w:val="21"/>
        </w:rPr>
        <w:t>availability</w:t>
      </w:r>
      <w:r>
        <w:rPr>
          <w:spacing w:val="-5"/>
          <w:sz w:val="21"/>
        </w:rPr>
        <w:t xml:space="preserve"> </w:t>
      </w:r>
      <w:r>
        <w:rPr>
          <w:sz w:val="21"/>
        </w:rPr>
        <w:t>of reasonable</w:t>
      </w:r>
      <w:r>
        <w:rPr>
          <w:spacing w:val="-2"/>
          <w:sz w:val="21"/>
        </w:rPr>
        <w:t xml:space="preserve"> </w:t>
      </w:r>
      <w:r>
        <w:rPr>
          <w:sz w:val="21"/>
        </w:rPr>
        <w:t>accommodation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interview</w:t>
      </w:r>
      <w:r>
        <w:rPr>
          <w:spacing w:val="-3"/>
          <w:sz w:val="21"/>
        </w:rPr>
        <w:t xml:space="preserve"> </w:t>
      </w:r>
      <w:r>
        <w:rPr>
          <w:sz w:val="21"/>
        </w:rPr>
        <w:t>and/or</w:t>
      </w:r>
      <w:r>
        <w:rPr>
          <w:spacing w:val="-2"/>
          <w:sz w:val="21"/>
        </w:rPr>
        <w:t xml:space="preserve"> </w:t>
      </w:r>
      <w:r>
        <w:rPr>
          <w:sz w:val="21"/>
        </w:rPr>
        <w:t>testing</w:t>
      </w:r>
      <w:r>
        <w:rPr>
          <w:spacing w:val="-2"/>
          <w:sz w:val="21"/>
        </w:rPr>
        <w:t xml:space="preserve"> </w:t>
      </w:r>
      <w:r>
        <w:rPr>
          <w:sz w:val="21"/>
        </w:rPr>
        <w:t>process.</w:t>
      </w:r>
    </w:p>
    <w:p w14:paraId="76857FE3" w14:textId="77777777" w:rsidR="00447697" w:rsidRDefault="00447697">
      <w:pPr>
        <w:pStyle w:val="BodyText"/>
        <w:spacing w:before="8"/>
        <w:rPr>
          <w:sz w:val="19"/>
        </w:rPr>
      </w:pPr>
    </w:p>
    <w:p w14:paraId="7A882C29" w14:textId="2E06DF57" w:rsidR="00447697" w:rsidDel="00954362" w:rsidRDefault="00BE6F0B">
      <w:pPr>
        <w:pStyle w:val="ListParagraph"/>
        <w:numPr>
          <w:ilvl w:val="0"/>
          <w:numId w:val="52"/>
        </w:numPr>
        <w:tabs>
          <w:tab w:val="left" w:pos="2621"/>
          <w:tab w:val="left" w:pos="2622"/>
        </w:tabs>
        <w:spacing w:line="302" w:lineRule="auto"/>
        <w:ind w:right="1418"/>
        <w:rPr>
          <w:del w:id="456" w:author="DELL" w:date="2025-07-03T09:39:00Z" w16du:dateUtc="2025-07-03T04:39:00Z"/>
          <w:sz w:val="21"/>
        </w:rPr>
      </w:pPr>
      <w:r>
        <w:rPr>
          <w:sz w:val="21"/>
        </w:rPr>
        <w:t>The</w:t>
      </w:r>
      <w:r w:rsidRPr="00954362">
        <w:rPr>
          <w:spacing w:val="23"/>
          <w:sz w:val="21"/>
        </w:rPr>
        <w:t xml:space="preserve"> </w:t>
      </w:r>
      <w:r>
        <w:rPr>
          <w:sz w:val="21"/>
        </w:rPr>
        <w:t>Human</w:t>
      </w:r>
      <w:r w:rsidRPr="00954362">
        <w:rPr>
          <w:spacing w:val="23"/>
          <w:sz w:val="21"/>
        </w:rPr>
        <w:t xml:space="preserve"> </w:t>
      </w:r>
      <w:r>
        <w:rPr>
          <w:sz w:val="21"/>
        </w:rPr>
        <w:t>Resource</w:t>
      </w:r>
      <w:r w:rsidRPr="00954362">
        <w:rPr>
          <w:spacing w:val="22"/>
          <w:sz w:val="21"/>
        </w:rPr>
        <w:t xml:space="preserve"> </w:t>
      </w:r>
      <w:r>
        <w:rPr>
          <w:sz w:val="21"/>
        </w:rPr>
        <w:t>Section</w:t>
      </w:r>
      <w:r w:rsidRPr="00954362">
        <w:rPr>
          <w:spacing w:val="23"/>
          <w:sz w:val="21"/>
        </w:rPr>
        <w:t xml:space="preserve"> </w:t>
      </w:r>
      <w:r>
        <w:rPr>
          <w:sz w:val="21"/>
        </w:rPr>
        <w:t>is</w:t>
      </w:r>
      <w:r w:rsidRPr="00954362">
        <w:rPr>
          <w:spacing w:val="22"/>
          <w:sz w:val="21"/>
        </w:rPr>
        <w:t xml:space="preserve"> </w:t>
      </w:r>
      <w:r>
        <w:rPr>
          <w:sz w:val="21"/>
        </w:rPr>
        <w:t>responsible</w:t>
      </w:r>
      <w:r w:rsidRPr="00954362">
        <w:rPr>
          <w:spacing w:val="22"/>
          <w:sz w:val="21"/>
        </w:rPr>
        <w:t xml:space="preserve"> </w:t>
      </w:r>
      <w:r>
        <w:rPr>
          <w:sz w:val="21"/>
        </w:rPr>
        <w:t>for</w:t>
      </w:r>
      <w:r w:rsidRPr="00954362">
        <w:rPr>
          <w:spacing w:val="22"/>
          <w:sz w:val="21"/>
        </w:rPr>
        <w:t xml:space="preserve"> </w:t>
      </w:r>
      <w:r>
        <w:rPr>
          <w:sz w:val="21"/>
        </w:rPr>
        <w:t>contacting</w:t>
      </w:r>
      <w:r w:rsidRPr="00954362">
        <w:rPr>
          <w:spacing w:val="23"/>
          <w:sz w:val="21"/>
        </w:rPr>
        <w:t xml:space="preserve"> </w:t>
      </w:r>
      <w:r>
        <w:rPr>
          <w:sz w:val="21"/>
        </w:rPr>
        <w:t>references</w:t>
      </w:r>
      <w:r w:rsidRPr="00954362">
        <w:rPr>
          <w:spacing w:val="22"/>
          <w:sz w:val="21"/>
        </w:rPr>
        <w:t xml:space="preserve"> </w:t>
      </w:r>
      <w:r>
        <w:rPr>
          <w:sz w:val="21"/>
        </w:rPr>
        <w:t>or</w:t>
      </w:r>
      <w:r w:rsidRPr="00954362">
        <w:rPr>
          <w:spacing w:val="22"/>
          <w:sz w:val="21"/>
        </w:rPr>
        <w:t xml:space="preserve"> </w:t>
      </w:r>
      <w:r>
        <w:rPr>
          <w:sz w:val="21"/>
        </w:rPr>
        <w:t>verifying</w:t>
      </w:r>
      <w:r w:rsidRPr="00954362">
        <w:rPr>
          <w:spacing w:val="-55"/>
          <w:sz w:val="21"/>
        </w:rPr>
        <w:t xml:space="preserve"> </w:t>
      </w:r>
      <w:r>
        <w:rPr>
          <w:sz w:val="21"/>
        </w:rPr>
        <w:t>previous</w:t>
      </w:r>
      <w:r w:rsidRPr="00954362">
        <w:rPr>
          <w:spacing w:val="-2"/>
          <w:sz w:val="21"/>
        </w:rPr>
        <w:t xml:space="preserve"> </w:t>
      </w:r>
      <w:r>
        <w:rPr>
          <w:sz w:val="21"/>
        </w:rPr>
        <w:t>employment.</w:t>
      </w:r>
    </w:p>
    <w:p w14:paraId="5513151B" w14:textId="77777777" w:rsidR="00447697" w:rsidRPr="00954362" w:rsidRDefault="00447697" w:rsidP="00954362">
      <w:pPr>
        <w:pStyle w:val="ListParagraph"/>
        <w:numPr>
          <w:ilvl w:val="0"/>
          <w:numId w:val="52"/>
        </w:numPr>
        <w:tabs>
          <w:tab w:val="left" w:pos="2621"/>
          <w:tab w:val="left" w:pos="2622"/>
        </w:tabs>
        <w:spacing w:line="302" w:lineRule="auto"/>
        <w:ind w:right="1418"/>
        <w:rPr>
          <w:sz w:val="24"/>
        </w:rPr>
        <w:pPrChange w:id="457" w:author="DELL" w:date="2025-07-03T09:39:00Z" w16du:dateUtc="2025-07-03T04:39:00Z">
          <w:pPr>
            <w:pStyle w:val="BodyText"/>
          </w:pPr>
        </w:pPrChange>
      </w:pPr>
    </w:p>
    <w:p w14:paraId="581DA285" w14:textId="77777777" w:rsidR="00447697" w:rsidRDefault="00447697">
      <w:pPr>
        <w:pStyle w:val="BodyText"/>
        <w:spacing w:before="7"/>
        <w:rPr>
          <w:sz w:val="32"/>
        </w:rPr>
      </w:pPr>
    </w:p>
    <w:p w14:paraId="03F0AFDF" w14:textId="77777777" w:rsidR="00447697" w:rsidRDefault="00BE6F0B">
      <w:pPr>
        <w:pStyle w:val="Heading5"/>
        <w:numPr>
          <w:ilvl w:val="2"/>
          <w:numId w:val="54"/>
        </w:numPr>
        <w:tabs>
          <w:tab w:val="left" w:pos="2160"/>
          <w:tab w:val="left" w:pos="2161"/>
        </w:tabs>
        <w:ind w:hanging="721"/>
      </w:pPr>
      <w:r>
        <w:t>Employment</w:t>
      </w:r>
      <w:r>
        <w:rPr>
          <w:spacing w:val="-2"/>
        </w:rPr>
        <w:t xml:space="preserve"> </w:t>
      </w:r>
      <w:r>
        <w:t>Testing</w:t>
      </w:r>
    </w:p>
    <w:p w14:paraId="4397B289" w14:textId="77777777" w:rsidR="00447697" w:rsidRDefault="00447697">
      <w:pPr>
        <w:pStyle w:val="BodyText"/>
        <w:spacing w:before="11"/>
        <w:rPr>
          <w:rFonts w:ascii="Arial"/>
          <w:b/>
          <w:sz w:val="24"/>
        </w:rPr>
      </w:pPr>
    </w:p>
    <w:p w14:paraId="2DA91846" w14:textId="77777777" w:rsidR="00447697" w:rsidRDefault="00BE6F0B">
      <w:pPr>
        <w:pStyle w:val="BodyText"/>
        <w:spacing w:line="350" w:lineRule="auto"/>
        <w:ind w:left="2160" w:right="1415"/>
        <w:jc w:val="both"/>
      </w:pPr>
      <w:r>
        <w:t>The Human Resource Manager and concerned Sections/Regions shall review all written,</w:t>
      </w:r>
      <w:r>
        <w:rPr>
          <w:spacing w:val="1"/>
        </w:rPr>
        <w:t xml:space="preserve"> </w:t>
      </w:r>
      <w:r>
        <w:t>skills and field testing procedures to assure that these tests are valid and conducted in a</w:t>
      </w:r>
      <w:r>
        <w:rPr>
          <w:spacing w:val="1"/>
        </w:rPr>
        <w:t xml:space="preserve"> </w:t>
      </w:r>
      <w:r>
        <w:t>standardized and impartial manner and are job related. This review shall ensure that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tests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quantitatively</w:t>
      </w:r>
      <w:r>
        <w:rPr>
          <w:spacing w:val="1"/>
        </w:rPr>
        <w:t xml:space="preserve"> </w:t>
      </w:r>
      <w:r>
        <w:t>scored</w:t>
      </w:r>
      <w:r>
        <w:rPr>
          <w:spacing w:val="1"/>
        </w:rPr>
        <w:t xml:space="preserve"> </w:t>
      </w:r>
      <w:r>
        <w:t>prior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administered.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job</w:t>
      </w:r>
      <w:r>
        <w:rPr>
          <w:spacing w:val="-57"/>
        </w:rPr>
        <w:t xml:space="preserve"> </w:t>
      </w:r>
      <w:r>
        <w:t>announcement will indicate that applicant testing will be required, and an invitation to</w:t>
      </w:r>
      <w:r>
        <w:rPr>
          <w:spacing w:val="1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reasonable</w:t>
      </w:r>
      <w:r>
        <w:rPr>
          <w:spacing w:val="-1"/>
        </w:rPr>
        <w:t xml:space="preserve"> </w:t>
      </w:r>
      <w:r>
        <w:t>accommodation</w:t>
      </w:r>
      <w:r>
        <w:rPr>
          <w:spacing w:val="-1"/>
        </w:rPr>
        <w:t xml:space="preserve"> </w:t>
      </w:r>
      <w:r>
        <w:t>needed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test.</w:t>
      </w:r>
    </w:p>
    <w:p w14:paraId="4B14FB7D" w14:textId="1AAA05F5" w:rsidR="00447697" w:rsidDel="00B557D1" w:rsidRDefault="00447697">
      <w:pPr>
        <w:pStyle w:val="BodyText"/>
        <w:rPr>
          <w:del w:id="458" w:author="DELL" w:date="2025-07-03T09:40:00Z" w16du:dateUtc="2025-07-03T04:40:00Z"/>
          <w:sz w:val="24"/>
        </w:rPr>
      </w:pPr>
    </w:p>
    <w:p w14:paraId="7F00BDE0" w14:textId="063D7337" w:rsidR="00447697" w:rsidDel="00B557D1" w:rsidRDefault="00447697">
      <w:pPr>
        <w:pStyle w:val="BodyText"/>
        <w:spacing w:before="2"/>
        <w:rPr>
          <w:del w:id="459" w:author="DELL" w:date="2025-07-03T09:40:00Z" w16du:dateUtc="2025-07-03T04:40:00Z"/>
          <w:sz w:val="29"/>
        </w:rPr>
      </w:pPr>
    </w:p>
    <w:p w14:paraId="5A8147EA" w14:textId="77777777" w:rsidR="00447697" w:rsidRDefault="00BE6F0B">
      <w:pPr>
        <w:pStyle w:val="Heading4"/>
        <w:numPr>
          <w:ilvl w:val="1"/>
          <w:numId w:val="54"/>
        </w:numPr>
        <w:tabs>
          <w:tab w:val="left" w:pos="2021"/>
          <w:tab w:val="left" w:pos="2022"/>
        </w:tabs>
        <w:spacing w:before="1"/>
        <w:ind w:hanging="582"/>
      </w:pPr>
      <w:r>
        <w:t>Administrative</w:t>
      </w:r>
      <w:r>
        <w:rPr>
          <w:spacing w:val="-5"/>
        </w:rPr>
        <w:t xml:space="preserve"> </w:t>
      </w:r>
      <w:r>
        <w:t>Hiring</w:t>
      </w:r>
      <w:r>
        <w:rPr>
          <w:spacing w:val="-4"/>
        </w:rPr>
        <w:t xml:space="preserve"> </w:t>
      </w:r>
      <w:r>
        <w:t>Procedures</w:t>
      </w:r>
    </w:p>
    <w:p w14:paraId="2CB0BA7E" w14:textId="77777777" w:rsidR="00447697" w:rsidRDefault="00447697">
      <w:pPr>
        <w:pStyle w:val="BodyText"/>
        <w:rPr>
          <w:rFonts w:ascii="Arial"/>
          <w:b/>
          <w:sz w:val="22"/>
        </w:rPr>
      </w:pPr>
    </w:p>
    <w:p w14:paraId="12EF4F7D" w14:textId="77777777" w:rsidR="00447697" w:rsidRDefault="00BE6F0B">
      <w:pPr>
        <w:pStyle w:val="Heading5"/>
        <w:numPr>
          <w:ilvl w:val="2"/>
          <w:numId w:val="54"/>
        </w:numPr>
        <w:tabs>
          <w:tab w:val="left" w:pos="2160"/>
          <w:tab w:val="left" w:pos="2161"/>
        </w:tabs>
        <w:ind w:hanging="721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Memorandum</w:t>
      </w:r>
    </w:p>
    <w:p w14:paraId="01C92E7A" w14:textId="3B99C5EE" w:rsidR="00447697" w:rsidRDefault="00BE6F0B">
      <w:pPr>
        <w:pStyle w:val="BodyText"/>
        <w:spacing w:before="172" w:line="218" w:lineRule="auto"/>
        <w:ind w:left="2040" w:right="1703"/>
      </w:pPr>
      <w:r>
        <w:t>When a section has a staffing requirement, the concerned Section’s,</w:t>
      </w:r>
      <w:ins w:id="460" w:author="DELL" w:date="2025-07-03T09:40:00Z" w16du:dateUtc="2025-07-03T04:40:00Z">
        <w:r w:rsidR="00B557D1">
          <w:t xml:space="preserve"> </w:t>
        </w:r>
      </w:ins>
      <w:r>
        <w:t>after approval</w:t>
      </w:r>
      <w:ins w:id="461" w:author="DELL" w:date="2025-07-03T09:41:00Z" w16du:dateUtc="2025-07-03T04:41:00Z">
        <w:r w:rsidR="00B557D1">
          <w:t xml:space="preserve"> of the </w:t>
        </w:r>
      </w:ins>
      <w:proofErr w:type="gramStart"/>
      <w:r>
        <w:t>Head</w:t>
      </w:r>
      <w:ins w:id="462" w:author="DELL" w:date="2025-07-03T09:41:00Z" w16du:dateUtc="2025-07-03T04:41:00Z">
        <w:r w:rsidR="00B557D1">
          <w:t xml:space="preserve"> </w:t>
        </w:r>
      </w:ins>
      <w:r>
        <w:rPr>
          <w:spacing w:val="-56"/>
        </w:rPr>
        <w:t xml:space="preserve"> </w:t>
      </w:r>
      <w:r>
        <w:t>from</w:t>
      </w:r>
      <w:proofErr w:type="gramEnd"/>
      <w:r>
        <w:rPr>
          <w:spacing w:val="-1"/>
        </w:rPr>
        <w:t xml:space="preserve"> </w:t>
      </w:r>
      <w:del w:id="463" w:author="DELL" w:date="2025-07-03T09:41:00Z" w16du:dateUtc="2025-07-03T04:41:00Z">
        <w:r w:rsidDel="00B557D1">
          <w:delText>MD</w:delText>
        </w:r>
      </w:del>
      <w:ins w:id="464" w:author="DELL" w:date="2025-07-03T09:41:00Z" w16du:dateUtc="2025-07-03T04:41:00Z">
        <w:r w:rsidR="00B557D1">
          <w:t>Chairman/person</w:t>
        </w:r>
      </w:ins>
      <w:r>
        <w:t>,</w:t>
      </w:r>
      <w:r>
        <w:rPr>
          <w:spacing w:val="-3"/>
        </w:rPr>
        <w:t xml:space="preserve"> </w:t>
      </w:r>
      <w:r>
        <w:t>will prepare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memorandum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send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Section.</w:t>
      </w:r>
    </w:p>
    <w:p w14:paraId="1E08BD6A" w14:textId="77777777" w:rsidR="00447697" w:rsidRDefault="00BE6F0B">
      <w:pPr>
        <w:pStyle w:val="BodyText"/>
        <w:spacing w:before="41" w:line="218" w:lineRule="auto"/>
        <w:ind w:left="2040" w:right="1634"/>
      </w:pPr>
      <w:r>
        <w:t>The memorandum will include essential information required for the advertisement in the</w:t>
      </w:r>
      <w:r>
        <w:rPr>
          <w:spacing w:val="-57"/>
        </w:rPr>
        <w:t xml:space="preserve"> </w:t>
      </w:r>
      <w:r>
        <w:t>news</w:t>
      </w:r>
      <w:del w:id="465" w:author="DELL" w:date="2025-07-03T09:41:00Z" w16du:dateUtc="2025-07-03T04:41:00Z">
        <w:r w:rsidDel="00B557D1">
          <w:rPr>
            <w:spacing w:val="-2"/>
          </w:rPr>
          <w:delText xml:space="preserve"> </w:delText>
        </w:r>
      </w:del>
      <w:r>
        <w:t>paper,</w:t>
      </w:r>
      <w:r>
        <w:rPr>
          <w:spacing w:val="-3"/>
        </w:rPr>
        <w:t xml:space="preserve"> </w:t>
      </w:r>
      <w:r>
        <w:t>including;</w:t>
      </w:r>
    </w:p>
    <w:p w14:paraId="50573CBD" w14:textId="77777777" w:rsidR="00447697" w:rsidRDefault="00BE6F0B">
      <w:pPr>
        <w:pStyle w:val="ListParagraph"/>
        <w:numPr>
          <w:ilvl w:val="0"/>
          <w:numId w:val="51"/>
        </w:numPr>
        <w:tabs>
          <w:tab w:val="left" w:pos="2881"/>
        </w:tabs>
        <w:spacing w:before="124"/>
        <w:ind w:hanging="361"/>
        <w:rPr>
          <w:sz w:val="21"/>
        </w:rPr>
      </w:pPr>
      <w:r>
        <w:rPr>
          <w:sz w:val="21"/>
        </w:rPr>
        <w:t>Dates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advertised</w:t>
      </w:r>
    </w:p>
    <w:p w14:paraId="3DC1F61A" w14:textId="77777777" w:rsidR="00447697" w:rsidRDefault="00447697">
      <w:pPr>
        <w:pStyle w:val="BodyText"/>
        <w:spacing w:before="6"/>
        <w:rPr>
          <w:sz w:val="20"/>
        </w:rPr>
      </w:pPr>
    </w:p>
    <w:p w14:paraId="550B1C4F" w14:textId="77777777" w:rsidR="00447697" w:rsidRDefault="00BE6F0B">
      <w:pPr>
        <w:pStyle w:val="ListParagraph"/>
        <w:numPr>
          <w:ilvl w:val="0"/>
          <w:numId w:val="51"/>
        </w:numPr>
        <w:tabs>
          <w:tab w:val="left" w:pos="2881"/>
        </w:tabs>
        <w:ind w:hanging="361"/>
        <w:rPr>
          <w:sz w:val="21"/>
        </w:rPr>
      </w:pPr>
      <w:r>
        <w:rPr>
          <w:sz w:val="21"/>
        </w:rPr>
        <w:t>Type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1"/>
          <w:sz w:val="21"/>
        </w:rPr>
        <w:t xml:space="preserve"> </w:t>
      </w:r>
      <w:r>
        <w:rPr>
          <w:sz w:val="21"/>
        </w:rPr>
        <w:t>range of</w:t>
      </w:r>
      <w:r>
        <w:rPr>
          <w:spacing w:val="1"/>
          <w:sz w:val="21"/>
        </w:rPr>
        <w:t xml:space="preserve"> </w:t>
      </w:r>
      <w:r>
        <w:rPr>
          <w:sz w:val="21"/>
        </w:rPr>
        <w:t>pay-monthly,</w:t>
      </w:r>
      <w:r>
        <w:rPr>
          <w:spacing w:val="-2"/>
          <w:sz w:val="21"/>
        </w:rPr>
        <w:t xml:space="preserve"> </w:t>
      </w:r>
      <w:r>
        <w:rPr>
          <w:sz w:val="21"/>
        </w:rPr>
        <w:t>hourly,</w:t>
      </w:r>
      <w:r>
        <w:rPr>
          <w:spacing w:val="-1"/>
          <w:sz w:val="21"/>
        </w:rPr>
        <w:t xml:space="preserve"> </w:t>
      </w:r>
      <w:r>
        <w:rPr>
          <w:sz w:val="21"/>
        </w:rPr>
        <w:t>salary</w:t>
      </w:r>
      <w:r>
        <w:rPr>
          <w:spacing w:val="-3"/>
          <w:sz w:val="21"/>
        </w:rPr>
        <w:t xml:space="preserve"> </w:t>
      </w:r>
      <w:r>
        <w:rPr>
          <w:sz w:val="21"/>
        </w:rPr>
        <w:t>range,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contract.</w:t>
      </w:r>
    </w:p>
    <w:p w14:paraId="2649ECE0" w14:textId="77777777" w:rsidR="00447697" w:rsidRDefault="00447697">
      <w:pPr>
        <w:pStyle w:val="BodyText"/>
        <w:spacing w:before="2"/>
      </w:pPr>
    </w:p>
    <w:p w14:paraId="7D110F9C" w14:textId="77777777" w:rsidR="00447697" w:rsidRDefault="00BE6F0B">
      <w:pPr>
        <w:pStyle w:val="ListParagraph"/>
        <w:numPr>
          <w:ilvl w:val="0"/>
          <w:numId w:val="51"/>
        </w:numPr>
        <w:tabs>
          <w:tab w:val="left" w:pos="2881"/>
        </w:tabs>
        <w:ind w:hanging="361"/>
        <w:rPr>
          <w:sz w:val="21"/>
        </w:rPr>
      </w:pPr>
      <w:r>
        <w:rPr>
          <w:sz w:val="21"/>
        </w:rPr>
        <w:t>Category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employment.</w:t>
      </w:r>
    </w:p>
    <w:p w14:paraId="1290C365" w14:textId="77777777" w:rsidR="00447697" w:rsidRDefault="00447697">
      <w:pPr>
        <w:pStyle w:val="BodyText"/>
        <w:spacing w:before="8"/>
        <w:rPr>
          <w:sz w:val="20"/>
        </w:rPr>
      </w:pPr>
    </w:p>
    <w:p w14:paraId="56A4A693" w14:textId="77777777" w:rsidR="00447697" w:rsidRDefault="00BE6F0B">
      <w:pPr>
        <w:pStyle w:val="ListParagraph"/>
        <w:numPr>
          <w:ilvl w:val="0"/>
          <w:numId w:val="51"/>
        </w:numPr>
        <w:tabs>
          <w:tab w:val="left" w:pos="2881"/>
        </w:tabs>
        <w:ind w:hanging="361"/>
        <w:rPr>
          <w:sz w:val="21"/>
        </w:rPr>
      </w:pPr>
      <w:r>
        <w:rPr>
          <w:sz w:val="21"/>
        </w:rPr>
        <w:t>Job</w:t>
      </w:r>
      <w:r>
        <w:rPr>
          <w:spacing w:val="-1"/>
          <w:sz w:val="21"/>
        </w:rPr>
        <w:t xml:space="preserve"> </w:t>
      </w:r>
      <w:r>
        <w:rPr>
          <w:sz w:val="21"/>
        </w:rPr>
        <w:t>description</w:t>
      </w:r>
      <w:r>
        <w:rPr>
          <w:spacing w:val="-1"/>
          <w:sz w:val="21"/>
        </w:rPr>
        <w:t xml:space="preserve"> </w:t>
      </w:r>
      <w:r>
        <w:rPr>
          <w:sz w:val="21"/>
        </w:rPr>
        <w:t>changes.</w:t>
      </w:r>
    </w:p>
    <w:p w14:paraId="059727AD" w14:textId="77777777" w:rsidR="00447697" w:rsidRDefault="00447697">
      <w:pPr>
        <w:pStyle w:val="BodyText"/>
        <w:spacing w:before="2"/>
      </w:pPr>
    </w:p>
    <w:p w14:paraId="12D9DC43" w14:textId="77777777" w:rsidR="00447697" w:rsidRDefault="00BE6F0B">
      <w:pPr>
        <w:pStyle w:val="ListParagraph"/>
        <w:numPr>
          <w:ilvl w:val="0"/>
          <w:numId w:val="51"/>
        </w:numPr>
        <w:tabs>
          <w:tab w:val="left" w:pos="2881"/>
        </w:tabs>
        <w:ind w:hanging="361"/>
        <w:rPr>
          <w:sz w:val="21"/>
        </w:rPr>
      </w:pPr>
      <w:r>
        <w:rPr>
          <w:sz w:val="21"/>
        </w:rPr>
        <w:t>Where</w:t>
      </w:r>
      <w:r>
        <w:rPr>
          <w:spacing w:val="-2"/>
          <w:sz w:val="21"/>
        </w:rPr>
        <w:t xml:space="preserve"> </w:t>
      </w:r>
      <w:r>
        <w:rPr>
          <w:sz w:val="21"/>
        </w:rPr>
        <w:t>ads</w:t>
      </w:r>
      <w:r>
        <w:rPr>
          <w:spacing w:val="-1"/>
          <w:sz w:val="21"/>
        </w:rPr>
        <w:t xml:space="preserve"> </w:t>
      </w:r>
      <w:r>
        <w:rPr>
          <w:sz w:val="21"/>
        </w:rPr>
        <w:t>are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published.</w:t>
      </w:r>
    </w:p>
    <w:p w14:paraId="4AE3A399" w14:textId="77777777" w:rsidR="00447697" w:rsidRDefault="00447697">
      <w:pPr>
        <w:pStyle w:val="BodyText"/>
        <w:spacing w:before="9"/>
        <w:rPr>
          <w:sz w:val="20"/>
        </w:rPr>
      </w:pPr>
    </w:p>
    <w:p w14:paraId="1A07F356" w14:textId="77777777" w:rsidR="00447697" w:rsidRDefault="00BE6F0B">
      <w:pPr>
        <w:pStyle w:val="ListParagraph"/>
        <w:numPr>
          <w:ilvl w:val="0"/>
          <w:numId w:val="51"/>
        </w:numPr>
        <w:tabs>
          <w:tab w:val="left" w:pos="2880"/>
          <w:tab w:val="left" w:pos="2881"/>
        </w:tabs>
        <w:ind w:hanging="361"/>
        <w:rPr>
          <w:sz w:val="21"/>
        </w:rPr>
      </w:pPr>
      <w:r>
        <w:rPr>
          <w:sz w:val="21"/>
        </w:rPr>
        <w:t>Funding</w:t>
      </w:r>
      <w:r>
        <w:rPr>
          <w:spacing w:val="-2"/>
          <w:sz w:val="21"/>
        </w:rPr>
        <w:t xml:space="preserve"> </w:t>
      </w:r>
      <w:r>
        <w:rPr>
          <w:sz w:val="21"/>
        </w:rPr>
        <w:t>source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advertisement.</w:t>
      </w:r>
    </w:p>
    <w:p w14:paraId="3E0EDA0C" w14:textId="77777777" w:rsidR="00447697" w:rsidRDefault="00447697">
      <w:pPr>
        <w:pStyle w:val="BodyText"/>
        <w:spacing w:before="8"/>
        <w:rPr>
          <w:sz w:val="20"/>
        </w:rPr>
      </w:pPr>
    </w:p>
    <w:p w14:paraId="5ACFD3DA" w14:textId="77777777" w:rsidR="00447697" w:rsidRDefault="00BE6F0B">
      <w:pPr>
        <w:pStyle w:val="ListParagraph"/>
        <w:numPr>
          <w:ilvl w:val="0"/>
          <w:numId w:val="51"/>
        </w:numPr>
        <w:tabs>
          <w:tab w:val="left" w:pos="2881"/>
        </w:tabs>
        <w:ind w:hanging="361"/>
        <w:rPr>
          <w:sz w:val="21"/>
        </w:rPr>
      </w:pPr>
      <w:r>
        <w:rPr>
          <w:sz w:val="21"/>
        </w:rPr>
        <w:t>Whether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test</w:t>
      </w:r>
      <w:r>
        <w:rPr>
          <w:spacing w:val="-3"/>
          <w:sz w:val="21"/>
        </w:rPr>
        <w:t xml:space="preserve"> </w:t>
      </w:r>
      <w:r>
        <w:rPr>
          <w:sz w:val="21"/>
        </w:rPr>
        <w:t>will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sz w:val="21"/>
        </w:rPr>
        <w:t>administered,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specific</w:t>
      </w:r>
      <w:r>
        <w:rPr>
          <w:spacing w:val="-2"/>
          <w:sz w:val="21"/>
        </w:rPr>
        <w:t xml:space="preserve"> </w:t>
      </w:r>
      <w:r>
        <w:rPr>
          <w:sz w:val="21"/>
        </w:rPr>
        <w:t>arrangements</w:t>
      </w:r>
      <w:r>
        <w:rPr>
          <w:spacing w:val="-2"/>
          <w:sz w:val="21"/>
        </w:rPr>
        <w:t xml:space="preserve"> </w:t>
      </w:r>
      <w:r>
        <w:rPr>
          <w:sz w:val="21"/>
        </w:rPr>
        <w:t>needed.</w:t>
      </w:r>
    </w:p>
    <w:p w14:paraId="71FF35B3" w14:textId="77777777" w:rsidR="00447697" w:rsidRDefault="00447697">
      <w:pPr>
        <w:pStyle w:val="BodyText"/>
        <w:rPr>
          <w:sz w:val="24"/>
        </w:rPr>
      </w:pPr>
    </w:p>
    <w:p w14:paraId="66BBF642" w14:textId="23DC67A7" w:rsidR="00447697" w:rsidDel="00B557D1" w:rsidRDefault="00447697">
      <w:pPr>
        <w:pStyle w:val="BodyText"/>
        <w:spacing w:before="1"/>
        <w:rPr>
          <w:del w:id="466" w:author="DELL" w:date="2025-07-03T09:42:00Z" w16du:dateUtc="2025-07-03T04:42:00Z"/>
          <w:sz w:val="28"/>
        </w:rPr>
      </w:pPr>
    </w:p>
    <w:p w14:paraId="53E320E9" w14:textId="77777777" w:rsidR="00447697" w:rsidRDefault="00BE6F0B">
      <w:pPr>
        <w:pStyle w:val="Heading5"/>
        <w:numPr>
          <w:ilvl w:val="2"/>
          <w:numId w:val="54"/>
        </w:numPr>
        <w:tabs>
          <w:tab w:val="left" w:pos="2160"/>
          <w:tab w:val="left" w:pos="2161"/>
        </w:tabs>
        <w:ind w:hanging="721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Assembling</w:t>
      </w:r>
      <w:r>
        <w:rPr>
          <w:spacing w:val="-2"/>
        </w:rPr>
        <w:t xml:space="preserve"> </w:t>
      </w:r>
      <w:r>
        <w:t>Staffing</w:t>
      </w:r>
      <w:r>
        <w:rPr>
          <w:spacing w:val="-2"/>
        </w:rPr>
        <w:t xml:space="preserve"> </w:t>
      </w:r>
      <w:r>
        <w:t>Review</w:t>
      </w:r>
      <w:r>
        <w:rPr>
          <w:spacing w:val="-1"/>
        </w:rPr>
        <w:t xml:space="preserve"> </w:t>
      </w:r>
      <w:r>
        <w:t>Committee</w:t>
      </w:r>
    </w:p>
    <w:p w14:paraId="4B7269CE" w14:textId="4E1D5E7B" w:rsidR="00447697" w:rsidRDefault="00BE6F0B">
      <w:pPr>
        <w:pStyle w:val="BodyText"/>
        <w:spacing w:before="172" w:line="348" w:lineRule="auto"/>
        <w:ind w:left="2160" w:right="1418"/>
        <w:jc w:val="both"/>
      </w:pPr>
      <w:r>
        <w:t>When</w:t>
      </w:r>
      <w:r>
        <w:rPr>
          <w:spacing w:val="44"/>
        </w:rPr>
        <w:t xml:space="preserve"> </w:t>
      </w:r>
      <w:r>
        <w:t>directed</w:t>
      </w:r>
      <w:r>
        <w:rPr>
          <w:spacing w:val="44"/>
        </w:rPr>
        <w:t xml:space="preserve"> </w:t>
      </w:r>
      <w:r>
        <w:t>by</w:t>
      </w:r>
      <w:r>
        <w:rPr>
          <w:spacing w:val="43"/>
        </w:rPr>
        <w:t xml:space="preserve"> </w:t>
      </w:r>
      <w:r>
        <w:t>the</w:t>
      </w:r>
      <w:r>
        <w:rPr>
          <w:spacing w:val="44"/>
        </w:rPr>
        <w:t xml:space="preserve"> </w:t>
      </w:r>
      <w:del w:id="467" w:author="DELL" w:date="2025-07-03T09:42:00Z" w16du:dateUtc="2025-07-03T04:42:00Z">
        <w:r w:rsidDel="00B557D1">
          <w:delText>MD</w:delText>
        </w:r>
      </w:del>
      <w:ins w:id="468" w:author="DELL" w:date="2025-07-03T09:42:00Z" w16du:dateUtc="2025-07-03T04:42:00Z">
        <w:r w:rsidR="00B557D1">
          <w:t>Chairman/person</w:t>
        </w:r>
      </w:ins>
      <w:r>
        <w:t>,</w:t>
      </w:r>
      <w:r>
        <w:rPr>
          <w:spacing w:val="43"/>
        </w:rPr>
        <w:t xml:space="preserve"> </w:t>
      </w:r>
      <w:r>
        <w:t>Staffing</w:t>
      </w:r>
      <w:r>
        <w:rPr>
          <w:spacing w:val="45"/>
        </w:rPr>
        <w:t xml:space="preserve"> </w:t>
      </w:r>
      <w:r>
        <w:t>Review</w:t>
      </w:r>
      <w:r>
        <w:rPr>
          <w:spacing w:val="43"/>
        </w:rPr>
        <w:t xml:space="preserve"> </w:t>
      </w:r>
      <w:r>
        <w:t>Committee</w:t>
      </w:r>
      <w:r>
        <w:rPr>
          <w:spacing w:val="44"/>
        </w:rPr>
        <w:t xml:space="preserve"> </w:t>
      </w:r>
      <w:r>
        <w:t>will</w:t>
      </w:r>
      <w:r>
        <w:rPr>
          <w:spacing w:val="46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assembled</w:t>
      </w:r>
      <w:r>
        <w:rPr>
          <w:spacing w:val="42"/>
        </w:rPr>
        <w:t xml:space="preserve"> </w:t>
      </w:r>
      <w:r>
        <w:t>chaired</w:t>
      </w:r>
      <w:r>
        <w:rPr>
          <w:spacing w:val="45"/>
        </w:rPr>
        <w:t xml:space="preserve"> </w:t>
      </w:r>
      <w:r>
        <w:t>by</w:t>
      </w:r>
      <w:r>
        <w:rPr>
          <w:spacing w:val="-56"/>
        </w:rPr>
        <w:t xml:space="preserve"> </w:t>
      </w:r>
      <w:ins w:id="469" w:author="DELL" w:date="2025-07-03T09:42:00Z" w16du:dateUtc="2025-07-03T04:42:00Z">
        <w:r w:rsidR="00B557D1">
          <w:rPr>
            <w:spacing w:val="-56"/>
          </w:rPr>
          <w:t xml:space="preserve">        </w:t>
        </w:r>
      </w:ins>
      <w:r>
        <w:t xml:space="preserve">Head of </w:t>
      </w:r>
      <w:del w:id="470" w:author="DELL" w:date="2025-07-03T09:42:00Z" w16du:dateUtc="2025-07-03T04:42:00Z">
        <w:r w:rsidDel="00B557D1">
          <w:delText>S</w:delText>
        </w:r>
      </w:del>
      <w:ins w:id="471" w:author="DELL" w:date="2025-07-03T09:42:00Z" w16du:dateUtc="2025-07-03T04:42:00Z">
        <w:r w:rsidR="00B557D1">
          <w:t>s</w:t>
        </w:r>
      </w:ins>
      <w:r>
        <w:t>ection and will include Head HR and Head Finance and Budgeting and any</w:t>
      </w:r>
      <w:r>
        <w:rPr>
          <w:spacing w:val="1"/>
        </w:rPr>
        <w:t xml:space="preserve"> </w:t>
      </w:r>
      <w:r>
        <w:t xml:space="preserve">other appointee nominated by the </w:t>
      </w:r>
      <w:del w:id="472" w:author="DELL" w:date="2025-07-03T09:42:00Z" w16du:dateUtc="2025-07-03T04:42:00Z">
        <w:r w:rsidDel="00B557D1">
          <w:delText>MD</w:delText>
        </w:r>
      </w:del>
      <w:ins w:id="473" w:author="DELL" w:date="2025-07-03T09:42:00Z" w16du:dateUtc="2025-07-03T04:42:00Z">
        <w:r w:rsidR="00B557D1">
          <w:t>Chairman/pers</w:t>
        </w:r>
      </w:ins>
      <w:ins w:id="474" w:author="DELL" w:date="2025-07-03T09:43:00Z" w16du:dateUtc="2025-07-03T04:43:00Z">
        <w:r w:rsidR="00B557D1">
          <w:t>on</w:t>
        </w:r>
      </w:ins>
      <w:r>
        <w:t>. The Staffing Review Committee will convene and</w:t>
      </w:r>
      <w:r>
        <w:rPr>
          <w:spacing w:val="1"/>
        </w:rPr>
        <w:t xml:space="preserve"> </w:t>
      </w:r>
      <w:r>
        <w:t>review all hiring requests and recommend approval/disapproval of each vacancy. The</w:t>
      </w:r>
      <w:r>
        <w:rPr>
          <w:spacing w:val="1"/>
        </w:rPr>
        <w:t xml:space="preserve"> </w:t>
      </w:r>
      <w:r>
        <w:t>Heads/Managers</w:t>
      </w:r>
      <w:r>
        <w:rPr>
          <w:spacing w:val="-3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appeal</w:t>
      </w:r>
      <w:r>
        <w:rPr>
          <w:spacing w:val="-1"/>
        </w:rPr>
        <w:t xml:space="preserve"> </w:t>
      </w:r>
      <w:r>
        <w:t>disapproval by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Staffing</w:t>
      </w:r>
      <w:r>
        <w:rPr>
          <w:spacing w:val="-2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Committee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del w:id="475" w:author="DELL" w:date="2025-07-03T09:43:00Z" w16du:dateUtc="2025-07-03T04:43:00Z">
        <w:r w:rsidDel="00B557D1">
          <w:delText>MD</w:delText>
        </w:r>
      </w:del>
      <w:ins w:id="476" w:author="DELL" w:date="2025-07-03T09:43:00Z" w16du:dateUtc="2025-07-03T04:43:00Z">
        <w:r w:rsidR="00B557D1">
          <w:t>Chairman/person</w:t>
        </w:r>
      </w:ins>
      <w:r>
        <w:t>.</w:t>
      </w:r>
    </w:p>
    <w:p w14:paraId="7F51D188" w14:textId="77777777" w:rsidR="00447697" w:rsidRDefault="00447697">
      <w:pPr>
        <w:spacing w:line="348" w:lineRule="auto"/>
        <w:jc w:val="both"/>
        <w:sectPr w:rsidR="00447697">
          <w:headerReference w:type="default" r:id="rId29"/>
          <w:footerReference w:type="default" r:id="rId30"/>
          <w:pgSz w:w="11900" w:h="16840"/>
          <w:pgMar w:top="1280" w:right="0" w:bottom="1380" w:left="0" w:header="138" w:footer="1197" w:gutter="0"/>
          <w:pgNumType w:start="21"/>
          <w:cols w:space="720"/>
        </w:sectPr>
      </w:pPr>
    </w:p>
    <w:p w14:paraId="00E05C79" w14:textId="77777777" w:rsidR="00447697" w:rsidRDefault="00BE6F0B">
      <w:pPr>
        <w:pStyle w:val="Heading5"/>
        <w:numPr>
          <w:ilvl w:val="2"/>
          <w:numId w:val="54"/>
        </w:numPr>
        <w:tabs>
          <w:tab w:val="left" w:pos="2160"/>
          <w:tab w:val="left" w:pos="2161"/>
        </w:tabs>
        <w:spacing w:before="128"/>
        <w:ind w:hanging="721"/>
      </w:pPr>
      <w:bookmarkStart w:id="477" w:name="_bookmark9"/>
      <w:bookmarkEnd w:id="477"/>
      <w:r>
        <w:lastRenderedPageBreak/>
        <w:t>Step</w:t>
      </w:r>
      <w:r>
        <w:rPr>
          <w:spacing w:val="-1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Resource</w:t>
      </w:r>
      <w:r>
        <w:rPr>
          <w:spacing w:val="-1"/>
        </w:rPr>
        <w:t xml:space="preserve"> </w:t>
      </w:r>
      <w:r>
        <w:t>Section</w:t>
      </w:r>
    </w:p>
    <w:p w14:paraId="3A48506B" w14:textId="77777777" w:rsidR="00447697" w:rsidRDefault="00447697">
      <w:pPr>
        <w:pStyle w:val="BodyText"/>
        <w:spacing w:before="2"/>
        <w:rPr>
          <w:rFonts w:ascii="Arial"/>
          <w:b/>
        </w:rPr>
      </w:pPr>
    </w:p>
    <w:p w14:paraId="0341F723" w14:textId="77777777" w:rsidR="00447697" w:rsidRDefault="00BE6F0B">
      <w:pPr>
        <w:pStyle w:val="BodyText"/>
        <w:ind w:left="2520"/>
      </w:pPr>
      <w:r>
        <w:t>The</w:t>
      </w:r>
      <w:r>
        <w:rPr>
          <w:spacing w:val="-5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will:</w:t>
      </w:r>
    </w:p>
    <w:p w14:paraId="14B2A5A0" w14:textId="77777777" w:rsidR="00447697" w:rsidRDefault="00447697">
      <w:pPr>
        <w:pStyle w:val="BodyText"/>
        <w:spacing w:before="2"/>
      </w:pPr>
    </w:p>
    <w:p w14:paraId="2488AF8A" w14:textId="77777777" w:rsidR="00447697" w:rsidRDefault="00BE6F0B">
      <w:pPr>
        <w:pStyle w:val="ListParagraph"/>
        <w:numPr>
          <w:ilvl w:val="0"/>
          <w:numId w:val="50"/>
        </w:numPr>
        <w:tabs>
          <w:tab w:val="left" w:pos="2881"/>
        </w:tabs>
        <w:ind w:hanging="361"/>
        <w:rPr>
          <w:sz w:val="21"/>
        </w:rPr>
      </w:pPr>
      <w:r>
        <w:rPr>
          <w:sz w:val="21"/>
        </w:rPr>
        <w:t>Establish</w:t>
      </w:r>
      <w:r>
        <w:rPr>
          <w:spacing w:val="-3"/>
          <w:sz w:val="21"/>
        </w:rPr>
        <w:t xml:space="preserve"> </w:t>
      </w:r>
      <w:r>
        <w:rPr>
          <w:sz w:val="21"/>
        </w:rPr>
        <w:t>Class,</w:t>
      </w:r>
      <w:r>
        <w:rPr>
          <w:spacing w:val="-3"/>
          <w:sz w:val="21"/>
        </w:rPr>
        <w:t xml:space="preserve"> </w:t>
      </w:r>
      <w:r>
        <w:rPr>
          <w:sz w:val="21"/>
        </w:rPr>
        <w:t>Salary</w:t>
      </w:r>
      <w:r>
        <w:rPr>
          <w:spacing w:val="-5"/>
          <w:sz w:val="21"/>
        </w:rPr>
        <w:t xml:space="preserve"> </w:t>
      </w:r>
      <w:r>
        <w:rPr>
          <w:sz w:val="21"/>
        </w:rPr>
        <w:t>Grade/Step,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Job</w:t>
      </w:r>
      <w:r>
        <w:rPr>
          <w:spacing w:val="-2"/>
          <w:sz w:val="21"/>
        </w:rPr>
        <w:t xml:space="preserve"> </w:t>
      </w:r>
      <w:r>
        <w:rPr>
          <w:sz w:val="21"/>
        </w:rPr>
        <w:t>Specification.</w:t>
      </w:r>
    </w:p>
    <w:p w14:paraId="2AC30565" w14:textId="77777777" w:rsidR="00447697" w:rsidRDefault="00447697">
      <w:pPr>
        <w:pStyle w:val="BodyText"/>
        <w:spacing w:before="6"/>
        <w:rPr>
          <w:sz w:val="24"/>
        </w:rPr>
      </w:pPr>
    </w:p>
    <w:p w14:paraId="16B2B961" w14:textId="77777777" w:rsidR="00447697" w:rsidRDefault="00BE6F0B">
      <w:pPr>
        <w:pStyle w:val="ListParagraph"/>
        <w:numPr>
          <w:ilvl w:val="0"/>
          <w:numId w:val="50"/>
        </w:numPr>
        <w:tabs>
          <w:tab w:val="left" w:pos="2881"/>
        </w:tabs>
        <w:spacing w:line="316" w:lineRule="auto"/>
        <w:ind w:right="1440"/>
        <w:jc w:val="both"/>
        <w:rPr>
          <w:sz w:val="21"/>
        </w:rPr>
      </w:pPr>
      <w:r>
        <w:rPr>
          <w:sz w:val="21"/>
        </w:rPr>
        <w:t>Update</w:t>
      </w:r>
      <w:r>
        <w:rPr>
          <w:spacing w:val="1"/>
          <w:sz w:val="21"/>
        </w:rPr>
        <w:t xml:space="preserve"> </w:t>
      </w:r>
      <w:r>
        <w:rPr>
          <w:sz w:val="21"/>
        </w:rPr>
        <w:t>Job</w:t>
      </w:r>
      <w:r>
        <w:rPr>
          <w:spacing w:val="1"/>
          <w:sz w:val="21"/>
        </w:rPr>
        <w:t xml:space="preserve"> </w:t>
      </w:r>
      <w:r>
        <w:rPr>
          <w:sz w:val="21"/>
        </w:rPr>
        <w:t>Description</w:t>
      </w:r>
      <w:r>
        <w:rPr>
          <w:spacing w:val="1"/>
          <w:sz w:val="21"/>
        </w:rPr>
        <w:t xml:space="preserve"> </w:t>
      </w:r>
      <w:r>
        <w:rPr>
          <w:sz w:val="21"/>
        </w:rPr>
        <w:t>based</w:t>
      </w:r>
      <w:r>
        <w:rPr>
          <w:spacing w:val="1"/>
          <w:sz w:val="21"/>
        </w:rPr>
        <w:t xml:space="preserve"> </w:t>
      </w:r>
      <w:r>
        <w:rPr>
          <w:sz w:val="21"/>
        </w:rPr>
        <w:t>on</w:t>
      </w:r>
      <w:r>
        <w:rPr>
          <w:spacing w:val="1"/>
          <w:sz w:val="21"/>
        </w:rPr>
        <w:t xml:space="preserve"> </w:t>
      </w:r>
      <w:r>
        <w:rPr>
          <w:sz w:val="21"/>
        </w:rPr>
        <w:t>new</w:t>
      </w:r>
      <w:r>
        <w:rPr>
          <w:spacing w:val="1"/>
          <w:sz w:val="21"/>
        </w:rPr>
        <w:t xml:space="preserve"> </w:t>
      </w:r>
      <w:r>
        <w:rPr>
          <w:sz w:val="21"/>
        </w:rPr>
        <w:t>position</w:t>
      </w:r>
      <w:r>
        <w:rPr>
          <w:spacing w:val="1"/>
          <w:sz w:val="21"/>
        </w:rPr>
        <w:t xml:space="preserve"> </w:t>
      </w:r>
      <w:r>
        <w:rPr>
          <w:sz w:val="21"/>
        </w:rPr>
        <w:t>evaluation,</w:t>
      </w:r>
      <w:r>
        <w:rPr>
          <w:spacing w:val="1"/>
          <w:sz w:val="21"/>
        </w:rPr>
        <w:t xml:space="preserve"> </w:t>
      </w:r>
      <w:r>
        <w:rPr>
          <w:sz w:val="21"/>
        </w:rPr>
        <w:t>if</w:t>
      </w:r>
      <w:r>
        <w:rPr>
          <w:spacing w:val="1"/>
          <w:sz w:val="21"/>
        </w:rPr>
        <w:t xml:space="preserve"> </w:t>
      </w:r>
      <w:r>
        <w:rPr>
          <w:sz w:val="21"/>
        </w:rPr>
        <w:t>required</w:t>
      </w:r>
      <w:r>
        <w:rPr>
          <w:spacing w:val="1"/>
          <w:sz w:val="21"/>
        </w:rPr>
        <w:t xml:space="preserve"> </w:t>
      </w:r>
      <w:r>
        <w:rPr>
          <w:sz w:val="21"/>
        </w:rPr>
        <w:t>in</w:t>
      </w:r>
      <w:r>
        <w:rPr>
          <w:spacing w:val="1"/>
          <w:sz w:val="21"/>
        </w:rPr>
        <w:t xml:space="preserve"> </w:t>
      </w:r>
      <w:r>
        <w:rPr>
          <w:sz w:val="21"/>
        </w:rPr>
        <w:t>consultation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concerned</w:t>
      </w:r>
      <w:r>
        <w:rPr>
          <w:spacing w:val="-1"/>
          <w:sz w:val="21"/>
        </w:rPr>
        <w:t xml:space="preserve"> </w:t>
      </w:r>
      <w:r>
        <w:rPr>
          <w:sz w:val="21"/>
        </w:rPr>
        <w:t>Sections/Regions.</w:t>
      </w:r>
    </w:p>
    <w:p w14:paraId="617E6EDD" w14:textId="77777777" w:rsidR="00447697" w:rsidRDefault="00BE6F0B">
      <w:pPr>
        <w:pStyle w:val="ListParagraph"/>
        <w:numPr>
          <w:ilvl w:val="0"/>
          <w:numId w:val="50"/>
        </w:numPr>
        <w:tabs>
          <w:tab w:val="left" w:pos="2881"/>
        </w:tabs>
        <w:spacing w:before="162"/>
        <w:ind w:hanging="361"/>
        <w:rPr>
          <w:sz w:val="21"/>
        </w:rPr>
      </w:pPr>
      <w:r>
        <w:rPr>
          <w:sz w:val="21"/>
        </w:rPr>
        <w:t>Prepare</w:t>
      </w:r>
      <w:r>
        <w:rPr>
          <w:spacing w:val="-1"/>
          <w:sz w:val="21"/>
        </w:rPr>
        <w:t xml:space="preserve"> </w:t>
      </w:r>
      <w:r>
        <w:rPr>
          <w:sz w:val="21"/>
        </w:rPr>
        <w:t>advertisement</w:t>
      </w:r>
      <w:r>
        <w:rPr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appropriate</w:t>
      </w:r>
    </w:p>
    <w:p w14:paraId="4A701011" w14:textId="77777777" w:rsidR="00447697" w:rsidRDefault="00447697">
      <w:pPr>
        <w:pStyle w:val="BodyText"/>
        <w:spacing w:before="10"/>
        <w:rPr>
          <w:sz w:val="24"/>
        </w:rPr>
      </w:pPr>
    </w:p>
    <w:p w14:paraId="482538B6" w14:textId="1E9037CD" w:rsidR="00447697" w:rsidRDefault="00BE6F0B">
      <w:pPr>
        <w:pStyle w:val="ListParagraph"/>
        <w:numPr>
          <w:ilvl w:val="0"/>
          <w:numId w:val="50"/>
        </w:numPr>
        <w:tabs>
          <w:tab w:val="left" w:pos="2881"/>
        </w:tabs>
        <w:spacing w:line="338" w:lineRule="auto"/>
        <w:ind w:right="1440"/>
        <w:jc w:val="both"/>
        <w:rPr>
          <w:sz w:val="21"/>
        </w:rPr>
      </w:pPr>
      <w:r>
        <w:rPr>
          <w:sz w:val="21"/>
        </w:rPr>
        <w:t xml:space="preserve">Advertise Vacant positions in at least two leading </w:t>
      </w:r>
      <w:del w:id="478" w:author="DELL" w:date="2025-07-03T09:44:00Z" w16du:dateUtc="2025-07-03T04:44:00Z">
        <w:r w:rsidDel="00815F26">
          <w:rPr>
            <w:sz w:val="21"/>
          </w:rPr>
          <w:delText>N</w:delText>
        </w:r>
      </w:del>
      <w:ins w:id="479" w:author="DELL" w:date="2025-07-03T09:44:00Z" w16du:dateUtc="2025-07-03T04:44:00Z">
        <w:r w:rsidR="00815F26">
          <w:rPr>
            <w:sz w:val="21"/>
          </w:rPr>
          <w:t xml:space="preserve"> n</w:t>
        </w:r>
      </w:ins>
      <w:r>
        <w:rPr>
          <w:sz w:val="21"/>
        </w:rPr>
        <w:t>ewspapers one English and</w:t>
      </w:r>
      <w:r>
        <w:rPr>
          <w:spacing w:val="1"/>
          <w:sz w:val="21"/>
        </w:rPr>
        <w:t xml:space="preserve"> </w:t>
      </w:r>
      <w:r>
        <w:rPr>
          <w:sz w:val="21"/>
        </w:rPr>
        <w:t>one</w:t>
      </w:r>
      <w:r>
        <w:rPr>
          <w:spacing w:val="1"/>
          <w:sz w:val="21"/>
        </w:rPr>
        <w:t xml:space="preserve"> </w:t>
      </w:r>
      <w:r>
        <w:rPr>
          <w:sz w:val="21"/>
        </w:rPr>
        <w:t>Urdu</w:t>
      </w:r>
      <w:r>
        <w:rPr>
          <w:spacing w:val="1"/>
          <w:sz w:val="21"/>
        </w:rPr>
        <w:t xml:space="preserve"> </w:t>
      </w:r>
      <w:r>
        <w:rPr>
          <w:sz w:val="21"/>
        </w:rPr>
        <w:t>with</w:t>
      </w:r>
      <w:r>
        <w:rPr>
          <w:spacing w:val="1"/>
          <w:sz w:val="21"/>
        </w:rPr>
        <w:t xml:space="preserve"> </w:t>
      </w:r>
      <w:r>
        <w:rPr>
          <w:sz w:val="21"/>
        </w:rPr>
        <w:t>national</w:t>
      </w:r>
      <w:r>
        <w:rPr>
          <w:spacing w:val="1"/>
          <w:sz w:val="21"/>
        </w:rPr>
        <w:t xml:space="preserve"> </w:t>
      </w:r>
      <w:r>
        <w:rPr>
          <w:sz w:val="21"/>
        </w:rPr>
        <w:t>circulation</w:t>
      </w:r>
      <w:r>
        <w:rPr>
          <w:spacing w:val="1"/>
          <w:sz w:val="21"/>
        </w:rPr>
        <w:t xml:space="preserve"> </w:t>
      </w:r>
      <w:r>
        <w:rPr>
          <w:sz w:val="21"/>
        </w:rPr>
        <w:t>or</w:t>
      </w:r>
      <w:r>
        <w:rPr>
          <w:spacing w:val="1"/>
          <w:sz w:val="21"/>
        </w:rPr>
        <w:t xml:space="preserve"> </w:t>
      </w:r>
      <w:r>
        <w:rPr>
          <w:sz w:val="21"/>
        </w:rPr>
        <w:t>display</w:t>
      </w:r>
      <w:r>
        <w:rPr>
          <w:spacing w:val="1"/>
          <w:sz w:val="21"/>
        </w:rPr>
        <w:t xml:space="preserve"> </w:t>
      </w:r>
      <w:r>
        <w:rPr>
          <w:sz w:val="21"/>
        </w:rPr>
        <w:t>it</w:t>
      </w:r>
      <w:r>
        <w:rPr>
          <w:spacing w:val="1"/>
          <w:sz w:val="21"/>
        </w:rPr>
        <w:t xml:space="preserve"> </w:t>
      </w:r>
      <w:r>
        <w:rPr>
          <w:sz w:val="21"/>
        </w:rPr>
        <w:t>on</w:t>
      </w:r>
      <w:r>
        <w:rPr>
          <w:spacing w:val="1"/>
          <w:sz w:val="21"/>
        </w:rPr>
        <w:t xml:space="preserve"> </w:t>
      </w:r>
      <w:r>
        <w:rPr>
          <w:sz w:val="21"/>
        </w:rPr>
        <w:t>notice</w:t>
      </w:r>
      <w:del w:id="480" w:author="DELL" w:date="2025-07-03T09:44:00Z" w16du:dateUtc="2025-07-03T04:44:00Z">
        <w:r w:rsidDel="00815F26">
          <w:rPr>
            <w:spacing w:val="1"/>
            <w:sz w:val="21"/>
          </w:rPr>
          <w:delText xml:space="preserve"> </w:delText>
        </w:r>
      </w:del>
      <w:r>
        <w:rPr>
          <w:sz w:val="21"/>
        </w:rPr>
        <w:t>boards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other</w:t>
      </w:r>
      <w:r>
        <w:rPr>
          <w:spacing w:val="1"/>
          <w:sz w:val="21"/>
        </w:rPr>
        <w:t xml:space="preserve"> </w:t>
      </w:r>
      <w:r>
        <w:rPr>
          <w:sz w:val="21"/>
        </w:rPr>
        <w:t>organizations</w:t>
      </w:r>
      <w:r>
        <w:rPr>
          <w:spacing w:val="-4"/>
          <w:sz w:val="21"/>
        </w:rPr>
        <w:t xml:space="preserve"> </w:t>
      </w:r>
      <w:r>
        <w:rPr>
          <w:sz w:val="21"/>
        </w:rPr>
        <w:t>and website.</w:t>
      </w:r>
    </w:p>
    <w:p w14:paraId="56FD8478" w14:textId="77777777" w:rsidR="00447697" w:rsidRDefault="00BE6F0B">
      <w:pPr>
        <w:pStyle w:val="ListParagraph"/>
        <w:numPr>
          <w:ilvl w:val="0"/>
          <w:numId w:val="50"/>
        </w:numPr>
        <w:tabs>
          <w:tab w:val="left" w:pos="2881"/>
        </w:tabs>
        <w:spacing w:before="184" w:line="319" w:lineRule="auto"/>
        <w:ind w:right="1436"/>
        <w:jc w:val="both"/>
        <w:rPr>
          <w:sz w:val="21"/>
        </w:rPr>
      </w:pPr>
      <w:r>
        <w:rPr>
          <w:sz w:val="21"/>
        </w:rPr>
        <w:t>Fix deadline for submitting the application which should not be less than ten</w:t>
      </w:r>
      <w:r>
        <w:rPr>
          <w:spacing w:val="1"/>
          <w:sz w:val="21"/>
        </w:rPr>
        <w:t xml:space="preserve"> </w:t>
      </w:r>
      <w:r>
        <w:rPr>
          <w:sz w:val="21"/>
        </w:rPr>
        <w:t>working</w:t>
      </w:r>
      <w:r>
        <w:rPr>
          <w:spacing w:val="-2"/>
          <w:sz w:val="21"/>
        </w:rPr>
        <w:t xml:space="preserve"> </w:t>
      </w:r>
      <w:r>
        <w:rPr>
          <w:sz w:val="21"/>
        </w:rPr>
        <w:t>days.</w:t>
      </w:r>
    </w:p>
    <w:p w14:paraId="56CFCE14" w14:textId="77777777" w:rsidR="00447697" w:rsidRDefault="00BE6F0B">
      <w:pPr>
        <w:pStyle w:val="ListParagraph"/>
        <w:numPr>
          <w:ilvl w:val="0"/>
          <w:numId w:val="50"/>
        </w:numPr>
        <w:tabs>
          <w:tab w:val="left" w:pos="2880"/>
          <w:tab w:val="left" w:pos="2881"/>
        </w:tabs>
        <w:spacing w:before="159"/>
        <w:ind w:hanging="361"/>
        <w:rPr>
          <w:sz w:val="21"/>
        </w:rPr>
      </w:pPr>
      <w:r>
        <w:rPr>
          <w:sz w:val="21"/>
        </w:rPr>
        <w:t>Respond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requests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additional</w:t>
      </w:r>
      <w:r>
        <w:rPr>
          <w:spacing w:val="-1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applicants.</w:t>
      </w:r>
    </w:p>
    <w:p w14:paraId="7D21B0F9" w14:textId="77777777" w:rsidR="00447697" w:rsidRDefault="00447697">
      <w:pPr>
        <w:pStyle w:val="BodyText"/>
        <w:spacing w:before="9"/>
        <w:rPr>
          <w:sz w:val="20"/>
        </w:rPr>
      </w:pPr>
    </w:p>
    <w:p w14:paraId="108F4D40" w14:textId="77777777" w:rsidR="00447697" w:rsidRDefault="00BE6F0B">
      <w:pPr>
        <w:pStyle w:val="Heading5"/>
        <w:numPr>
          <w:ilvl w:val="2"/>
          <w:numId w:val="54"/>
        </w:numPr>
        <w:tabs>
          <w:tab w:val="left" w:pos="2160"/>
          <w:tab w:val="left" w:pos="2161"/>
        </w:tabs>
        <w:ind w:hanging="721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Screening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Applications,</w:t>
      </w:r>
      <w:r>
        <w:rPr>
          <w:spacing w:val="-3"/>
        </w:rPr>
        <w:t xml:space="preserve"> </w:t>
      </w:r>
      <w:r>
        <w:t>interview and</w:t>
      </w:r>
      <w:r>
        <w:rPr>
          <w:spacing w:val="-4"/>
        </w:rPr>
        <w:t xml:space="preserve"> </w:t>
      </w:r>
      <w:r>
        <w:t>selection</w:t>
      </w:r>
    </w:p>
    <w:p w14:paraId="64934F6A" w14:textId="77777777" w:rsidR="00447697" w:rsidRDefault="00447697">
      <w:pPr>
        <w:pStyle w:val="BodyText"/>
        <w:spacing w:before="10"/>
        <w:rPr>
          <w:rFonts w:ascii="Arial"/>
          <w:b/>
          <w:sz w:val="24"/>
        </w:rPr>
      </w:pPr>
    </w:p>
    <w:p w14:paraId="025A7412" w14:textId="0BAE7B8A" w:rsidR="00447697" w:rsidRDefault="00BE6F0B">
      <w:pPr>
        <w:pStyle w:val="BodyText"/>
        <w:spacing w:line="312" w:lineRule="auto"/>
        <w:ind w:left="2160" w:right="973"/>
      </w:pPr>
      <w:r>
        <w:t>Sections</w:t>
      </w:r>
      <w:r>
        <w:rPr>
          <w:spacing w:val="43"/>
        </w:rPr>
        <w:t xml:space="preserve"> </w:t>
      </w:r>
      <w:r>
        <w:t>heads</w:t>
      </w:r>
      <w:r>
        <w:rPr>
          <w:spacing w:val="45"/>
        </w:rPr>
        <w:t xml:space="preserve"> </w:t>
      </w:r>
      <w:r>
        <w:t>are</w:t>
      </w:r>
      <w:r>
        <w:rPr>
          <w:spacing w:val="41"/>
        </w:rPr>
        <w:t xml:space="preserve"> </w:t>
      </w:r>
      <w:r>
        <w:t>accountable</w:t>
      </w:r>
      <w:r>
        <w:rPr>
          <w:spacing w:val="43"/>
        </w:rPr>
        <w:t xml:space="preserve"> </w:t>
      </w:r>
      <w:r>
        <w:t>for</w:t>
      </w:r>
      <w:r>
        <w:rPr>
          <w:spacing w:val="44"/>
        </w:rPr>
        <w:t xml:space="preserve"> </w:t>
      </w:r>
      <w:del w:id="481" w:author="DELL" w:date="2025-07-03T09:44:00Z" w16du:dateUtc="2025-07-03T04:44:00Z">
        <w:r w:rsidDel="00815F26">
          <w:delText>i</w:delText>
        </w:r>
      </w:del>
      <w:ins w:id="482" w:author="DELL" w:date="2025-07-03T09:44:00Z" w16du:dateUtc="2025-07-03T04:44:00Z">
        <w:r w:rsidR="00815F26">
          <w:t>e</w:t>
        </w:r>
      </w:ins>
      <w:r>
        <w:t>nsuring</w:t>
      </w:r>
      <w:r>
        <w:rPr>
          <w:spacing w:val="45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any</w:t>
      </w:r>
      <w:r>
        <w:rPr>
          <w:spacing w:val="43"/>
        </w:rPr>
        <w:t xml:space="preserve"> </w:t>
      </w:r>
      <w:r>
        <w:t>part</w:t>
      </w:r>
      <w:r>
        <w:rPr>
          <w:spacing w:val="43"/>
        </w:rPr>
        <w:t xml:space="preserve"> </w:t>
      </w:r>
      <w:r>
        <w:t>of</w:t>
      </w:r>
      <w:r>
        <w:rPr>
          <w:spacing w:val="46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hiring</w:t>
      </w:r>
      <w:r>
        <w:rPr>
          <w:spacing w:val="43"/>
        </w:rPr>
        <w:t xml:space="preserve"> </w:t>
      </w:r>
      <w:r>
        <w:t>process</w:t>
      </w:r>
      <w:r>
        <w:rPr>
          <w:spacing w:val="45"/>
        </w:rPr>
        <w:t xml:space="preserve"> </w:t>
      </w:r>
      <w:r>
        <w:t>they</w:t>
      </w:r>
      <w:r>
        <w:rPr>
          <w:spacing w:val="-55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accomplished following</w:t>
      </w:r>
      <w:r>
        <w:rPr>
          <w:spacing w:val="-1"/>
        </w:rPr>
        <w:t xml:space="preserve"> </w:t>
      </w:r>
      <w:r>
        <w:t>legally</w:t>
      </w:r>
      <w:r>
        <w:rPr>
          <w:spacing w:val="-5"/>
        </w:rPr>
        <w:t xml:space="preserve"> </w:t>
      </w:r>
      <w:r>
        <w:t>prescribed hiring</w:t>
      </w:r>
      <w:r>
        <w:rPr>
          <w:spacing w:val="-1"/>
        </w:rPr>
        <w:t xml:space="preserve"> </w:t>
      </w:r>
      <w:r>
        <w:t>processes.</w:t>
      </w:r>
    </w:p>
    <w:p w14:paraId="632392DB" w14:textId="77777777" w:rsidR="00447697" w:rsidRDefault="00447697">
      <w:pPr>
        <w:pStyle w:val="BodyText"/>
        <w:spacing w:before="10"/>
        <w:rPr>
          <w:sz w:val="18"/>
        </w:rPr>
      </w:pPr>
    </w:p>
    <w:p w14:paraId="66C5BDDD" w14:textId="77777777" w:rsidR="00447697" w:rsidRDefault="00BE6F0B">
      <w:pPr>
        <w:pStyle w:val="ListParagraph"/>
        <w:numPr>
          <w:ilvl w:val="0"/>
          <w:numId w:val="49"/>
        </w:numPr>
        <w:tabs>
          <w:tab w:val="left" w:pos="2161"/>
        </w:tabs>
        <w:spacing w:line="338" w:lineRule="auto"/>
        <w:ind w:right="1924"/>
        <w:rPr>
          <w:sz w:val="21"/>
        </w:rPr>
      </w:pPr>
      <w:r>
        <w:rPr>
          <w:sz w:val="21"/>
        </w:rPr>
        <w:t>Section Managers/Regions in collaboration with Manager, Human Resource, will</w:t>
      </w:r>
      <w:r>
        <w:rPr>
          <w:spacing w:val="1"/>
          <w:sz w:val="21"/>
        </w:rPr>
        <w:t xml:space="preserve"> </w:t>
      </w:r>
      <w:r>
        <w:rPr>
          <w:sz w:val="21"/>
        </w:rPr>
        <w:t>determine the method for screening applications and set the date, location, and time</w:t>
      </w:r>
      <w:r>
        <w:rPr>
          <w:spacing w:val="-56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interviews.</w:t>
      </w:r>
    </w:p>
    <w:p w14:paraId="4B11C41E" w14:textId="77777777" w:rsidR="00447697" w:rsidRDefault="00BE6F0B">
      <w:pPr>
        <w:pStyle w:val="ListParagraph"/>
        <w:numPr>
          <w:ilvl w:val="0"/>
          <w:numId w:val="49"/>
        </w:numPr>
        <w:tabs>
          <w:tab w:val="left" w:pos="2161"/>
        </w:tabs>
        <w:spacing w:before="141"/>
        <w:ind w:hanging="361"/>
        <w:rPr>
          <w:sz w:val="21"/>
        </w:rPr>
      </w:pPr>
      <w:r>
        <w:rPr>
          <w:sz w:val="21"/>
        </w:rPr>
        <w:t>Screen</w:t>
      </w:r>
      <w:r>
        <w:rPr>
          <w:spacing w:val="-2"/>
          <w:sz w:val="21"/>
        </w:rPr>
        <w:t xml:space="preserve"> </w:t>
      </w:r>
      <w:r>
        <w:rPr>
          <w:sz w:val="21"/>
        </w:rPr>
        <w:t>received</w:t>
      </w:r>
      <w:r>
        <w:rPr>
          <w:spacing w:val="-2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credentials</w:t>
      </w:r>
      <w:r>
        <w:rPr>
          <w:spacing w:val="-2"/>
          <w:sz w:val="21"/>
        </w:rPr>
        <w:t xml:space="preserve"> </w:t>
      </w:r>
      <w:r>
        <w:rPr>
          <w:sz w:val="21"/>
        </w:rPr>
        <w:t>like</w:t>
      </w:r>
      <w:r>
        <w:rPr>
          <w:spacing w:val="-5"/>
          <w:sz w:val="21"/>
        </w:rPr>
        <w:t xml:space="preserve"> </w:t>
      </w:r>
      <w:r>
        <w:rPr>
          <w:sz w:val="21"/>
        </w:rPr>
        <w:t>degrees,</w:t>
      </w:r>
      <w:r>
        <w:rPr>
          <w:spacing w:val="-3"/>
          <w:sz w:val="21"/>
        </w:rPr>
        <w:t xml:space="preserve"> </w:t>
      </w:r>
      <w:r>
        <w:rPr>
          <w:sz w:val="21"/>
        </w:rPr>
        <w:t>certificates,</w:t>
      </w:r>
      <w:r>
        <w:rPr>
          <w:spacing w:val="-2"/>
          <w:sz w:val="21"/>
        </w:rPr>
        <w:t xml:space="preserve"> </w:t>
      </w:r>
      <w:r>
        <w:rPr>
          <w:sz w:val="21"/>
        </w:rPr>
        <w:t>etc.</w:t>
      </w:r>
    </w:p>
    <w:p w14:paraId="039D7DE8" w14:textId="77777777" w:rsidR="00447697" w:rsidRDefault="00447697">
      <w:pPr>
        <w:pStyle w:val="BodyText"/>
        <w:spacing w:before="11"/>
        <w:rPr>
          <w:sz w:val="20"/>
        </w:rPr>
      </w:pPr>
    </w:p>
    <w:p w14:paraId="4BF3D9F0" w14:textId="77777777" w:rsidR="00447697" w:rsidRDefault="00BE6F0B">
      <w:pPr>
        <w:pStyle w:val="ListParagraph"/>
        <w:numPr>
          <w:ilvl w:val="0"/>
          <w:numId w:val="49"/>
        </w:numPr>
        <w:tabs>
          <w:tab w:val="left" w:pos="2161"/>
        </w:tabs>
        <w:ind w:hanging="361"/>
        <w:rPr>
          <w:sz w:val="21"/>
        </w:rPr>
      </w:pPr>
      <w:r>
        <w:rPr>
          <w:sz w:val="21"/>
        </w:rPr>
        <w:t>Reviews</w:t>
      </w:r>
      <w:r>
        <w:rPr>
          <w:spacing w:val="-5"/>
          <w:sz w:val="21"/>
        </w:rPr>
        <w:t xml:space="preserve"> </w:t>
      </w:r>
      <w:r>
        <w:rPr>
          <w:sz w:val="21"/>
        </w:rPr>
        <w:t>applications</w:t>
      </w:r>
    </w:p>
    <w:p w14:paraId="64FCAFEA" w14:textId="77777777" w:rsidR="00447697" w:rsidRDefault="00447697">
      <w:pPr>
        <w:pStyle w:val="BodyText"/>
        <w:spacing w:before="8"/>
        <w:rPr>
          <w:sz w:val="20"/>
        </w:rPr>
      </w:pPr>
    </w:p>
    <w:p w14:paraId="4CF59B25" w14:textId="77777777" w:rsidR="00447697" w:rsidRDefault="00BE6F0B">
      <w:pPr>
        <w:pStyle w:val="ListParagraph"/>
        <w:numPr>
          <w:ilvl w:val="0"/>
          <w:numId w:val="49"/>
        </w:numPr>
        <w:tabs>
          <w:tab w:val="left" w:pos="2161"/>
        </w:tabs>
        <w:ind w:hanging="361"/>
        <w:rPr>
          <w:sz w:val="21"/>
        </w:rPr>
      </w:pPr>
      <w:r>
        <w:rPr>
          <w:sz w:val="21"/>
        </w:rPr>
        <w:t>Shortlist</w:t>
      </w:r>
      <w:del w:id="483" w:author="DELL" w:date="2025-07-03T09:45:00Z" w16du:dateUtc="2025-07-03T04:45:00Z">
        <w:r w:rsidDel="00815F26">
          <w:rPr>
            <w:sz w:val="21"/>
          </w:rPr>
          <w:delText>s</w:delText>
        </w:r>
      </w:del>
      <w:r>
        <w:rPr>
          <w:spacing w:val="-4"/>
          <w:sz w:val="21"/>
        </w:rPr>
        <w:t xml:space="preserve"> </w:t>
      </w:r>
      <w:r>
        <w:rPr>
          <w:sz w:val="21"/>
        </w:rPr>
        <w:t>candidates,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consultation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HR</w:t>
      </w:r>
      <w:r>
        <w:rPr>
          <w:spacing w:val="-2"/>
          <w:sz w:val="21"/>
        </w:rPr>
        <w:t xml:space="preserve"> </w:t>
      </w:r>
      <w:r>
        <w:rPr>
          <w:sz w:val="21"/>
        </w:rPr>
        <w:t>Section.</w:t>
      </w:r>
    </w:p>
    <w:p w14:paraId="054DACF1" w14:textId="77777777" w:rsidR="00447697" w:rsidRDefault="00447697">
      <w:pPr>
        <w:pStyle w:val="BodyText"/>
        <w:spacing w:before="2"/>
      </w:pPr>
    </w:p>
    <w:p w14:paraId="0FF04C81" w14:textId="77777777" w:rsidR="00447697" w:rsidRDefault="00BE6F0B">
      <w:pPr>
        <w:pStyle w:val="ListParagraph"/>
        <w:numPr>
          <w:ilvl w:val="0"/>
          <w:numId w:val="49"/>
        </w:numPr>
        <w:tabs>
          <w:tab w:val="left" w:pos="2161"/>
        </w:tabs>
        <w:ind w:hanging="361"/>
        <w:rPr>
          <w:sz w:val="21"/>
        </w:rPr>
      </w:pPr>
      <w:r>
        <w:rPr>
          <w:sz w:val="21"/>
        </w:rPr>
        <w:t>Set</w:t>
      </w:r>
      <w:r>
        <w:rPr>
          <w:spacing w:val="-3"/>
          <w:sz w:val="21"/>
        </w:rPr>
        <w:t xml:space="preserve"> </w:t>
      </w:r>
      <w:r>
        <w:rPr>
          <w:sz w:val="21"/>
        </w:rPr>
        <w:t>date,</w:t>
      </w:r>
      <w:r>
        <w:rPr>
          <w:spacing w:val="-2"/>
          <w:sz w:val="21"/>
        </w:rPr>
        <w:t xml:space="preserve"> </w:t>
      </w:r>
      <w:r>
        <w:rPr>
          <w:sz w:val="21"/>
        </w:rPr>
        <w:t>time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venue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interviews</w:t>
      </w:r>
    </w:p>
    <w:p w14:paraId="10B3B820" w14:textId="77777777" w:rsidR="00447697" w:rsidRDefault="00447697">
      <w:pPr>
        <w:pStyle w:val="BodyText"/>
        <w:spacing w:before="9"/>
        <w:rPr>
          <w:sz w:val="20"/>
        </w:rPr>
      </w:pPr>
    </w:p>
    <w:p w14:paraId="59AB4D22" w14:textId="77777777" w:rsidR="00447697" w:rsidRDefault="00BE6F0B">
      <w:pPr>
        <w:pStyle w:val="ListParagraph"/>
        <w:numPr>
          <w:ilvl w:val="0"/>
          <w:numId w:val="49"/>
        </w:numPr>
        <w:tabs>
          <w:tab w:val="left" w:pos="2160"/>
          <w:tab w:val="left" w:pos="2161"/>
        </w:tabs>
        <w:ind w:hanging="361"/>
        <w:rPr>
          <w:sz w:val="21"/>
        </w:rPr>
      </w:pPr>
      <w:r>
        <w:rPr>
          <w:sz w:val="21"/>
        </w:rPr>
        <w:t>Send</w:t>
      </w:r>
      <w:r>
        <w:rPr>
          <w:spacing w:val="-2"/>
          <w:sz w:val="21"/>
        </w:rPr>
        <w:t xml:space="preserve"> </w:t>
      </w:r>
      <w:r>
        <w:rPr>
          <w:sz w:val="21"/>
        </w:rPr>
        <w:t>call letters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prospective</w:t>
      </w:r>
      <w:r>
        <w:rPr>
          <w:spacing w:val="-2"/>
          <w:sz w:val="21"/>
        </w:rPr>
        <w:t xml:space="preserve"> </w:t>
      </w:r>
      <w:r>
        <w:rPr>
          <w:sz w:val="21"/>
        </w:rPr>
        <w:t>candidates</w:t>
      </w:r>
    </w:p>
    <w:p w14:paraId="1BBB0352" w14:textId="77777777" w:rsidR="00447697" w:rsidRDefault="00447697">
      <w:pPr>
        <w:pStyle w:val="BodyText"/>
        <w:spacing w:before="2"/>
      </w:pPr>
    </w:p>
    <w:p w14:paraId="707B1ED4" w14:textId="77777777" w:rsidR="00447697" w:rsidRDefault="00BE6F0B">
      <w:pPr>
        <w:pStyle w:val="ListParagraph"/>
        <w:numPr>
          <w:ilvl w:val="0"/>
          <w:numId w:val="49"/>
        </w:numPr>
        <w:tabs>
          <w:tab w:val="left" w:pos="2161"/>
        </w:tabs>
        <w:ind w:hanging="361"/>
        <w:rPr>
          <w:sz w:val="21"/>
        </w:rPr>
      </w:pPr>
      <w:r>
        <w:rPr>
          <w:sz w:val="21"/>
        </w:rPr>
        <w:t>Assemble</w:t>
      </w:r>
      <w:r>
        <w:rPr>
          <w:spacing w:val="-2"/>
          <w:sz w:val="21"/>
        </w:rPr>
        <w:t xml:space="preserve"> </w:t>
      </w:r>
      <w:r>
        <w:rPr>
          <w:sz w:val="21"/>
        </w:rPr>
        <w:t>interview</w:t>
      </w:r>
      <w:r>
        <w:rPr>
          <w:spacing w:val="-3"/>
          <w:sz w:val="21"/>
        </w:rPr>
        <w:t xml:space="preserve"> </w:t>
      </w:r>
      <w:r>
        <w:rPr>
          <w:sz w:val="21"/>
        </w:rPr>
        <w:t>panel</w:t>
      </w:r>
    </w:p>
    <w:p w14:paraId="3E5A9424" w14:textId="77777777" w:rsidR="00447697" w:rsidRDefault="00447697">
      <w:pPr>
        <w:pStyle w:val="BodyText"/>
        <w:spacing w:before="6"/>
        <w:rPr>
          <w:sz w:val="20"/>
        </w:rPr>
      </w:pPr>
    </w:p>
    <w:p w14:paraId="33F1FCED" w14:textId="77777777" w:rsidR="00447697" w:rsidRDefault="00BE6F0B">
      <w:pPr>
        <w:pStyle w:val="ListParagraph"/>
        <w:numPr>
          <w:ilvl w:val="0"/>
          <w:numId w:val="49"/>
        </w:numPr>
        <w:tabs>
          <w:tab w:val="left" w:pos="2161"/>
        </w:tabs>
        <w:ind w:hanging="361"/>
        <w:rPr>
          <w:sz w:val="21"/>
        </w:rPr>
      </w:pPr>
      <w:r>
        <w:rPr>
          <w:sz w:val="21"/>
        </w:rPr>
        <w:t>Coordinates</w:t>
      </w:r>
      <w:r>
        <w:rPr>
          <w:spacing w:val="-2"/>
          <w:sz w:val="21"/>
        </w:rPr>
        <w:t xml:space="preserve"> </w:t>
      </w:r>
      <w:r>
        <w:rPr>
          <w:sz w:val="21"/>
        </w:rPr>
        <w:t>written</w:t>
      </w:r>
      <w:r>
        <w:rPr>
          <w:spacing w:val="-2"/>
          <w:sz w:val="21"/>
        </w:rPr>
        <w:t xml:space="preserve"> </w:t>
      </w:r>
      <w:r>
        <w:rPr>
          <w:sz w:val="21"/>
        </w:rPr>
        <w:t>exams,</w:t>
      </w:r>
      <w:r>
        <w:rPr>
          <w:spacing w:val="-3"/>
          <w:sz w:val="21"/>
        </w:rPr>
        <w:t xml:space="preserve"> </w:t>
      </w:r>
      <w:r>
        <w:rPr>
          <w:sz w:val="21"/>
        </w:rPr>
        <w:t>medicals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other</w:t>
      </w:r>
      <w:r>
        <w:rPr>
          <w:spacing w:val="-3"/>
          <w:sz w:val="21"/>
        </w:rPr>
        <w:t xml:space="preserve"> </w:t>
      </w:r>
      <w:r>
        <w:rPr>
          <w:sz w:val="21"/>
        </w:rPr>
        <w:t>job</w:t>
      </w:r>
      <w:r>
        <w:rPr>
          <w:spacing w:val="-1"/>
          <w:sz w:val="21"/>
        </w:rPr>
        <w:t xml:space="preserve"> </w:t>
      </w:r>
      <w:r>
        <w:rPr>
          <w:sz w:val="21"/>
        </w:rPr>
        <w:t>related</w:t>
      </w:r>
      <w:r>
        <w:rPr>
          <w:spacing w:val="-2"/>
          <w:sz w:val="21"/>
        </w:rPr>
        <w:t xml:space="preserve"> </w:t>
      </w:r>
      <w:r>
        <w:rPr>
          <w:sz w:val="21"/>
        </w:rPr>
        <w:t>assessments.</w:t>
      </w:r>
    </w:p>
    <w:p w14:paraId="6580CD63" w14:textId="77777777" w:rsidR="00447697" w:rsidRDefault="00447697">
      <w:pPr>
        <w:pStyle w:val="BodyText"/>
        <w:spacing w:before="2"/>
      </w:pPr>
    </w:p>
    <w:p w14:paraId="19543F23" w14:textId="77777777" w:rsidR="00447697" w:rsidRDefault="00BE6F0B">
      <w:pPr>
        <w:pStyle w:val="ListParagraph"/>
        <w:numPr>
          <w:ilvl w:val="0"/>
          <w:numId w:val="49"/>
        </w:numPr>
        <w:tabs>
          <w:tab w:val="left" w:pos="2141"/>
          <w:tab w:val="left" w:pos="2142"/>
        </w:tabs>
        <w:ind w:left="2141" w:hanging="342"/>
        <w:rPr>
          <w:sz w:val="21"/>
        </w:rPr>
      </w:pPr>
      <w:r>
        <w:rPr>
          <w:sz w:val="21"/>
        </w:rPr>
        <w:t>Once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selection</w:t>
      </w:r>
      <w:r>
        <w:rPr>
          <w:spacing w:val="-1"/>
          <w:sz w:val="21"/>
        </w:rPr>
        <w:t xml:space="preserve"> </w:t>
      </w:r>
      <w:r>
        <w:rPr>
          <w:sz w:val="21"/>
        </w:rPr>
        <w:t>process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complete,</w:t>
      </w:r>
      <w:r>
        <w:rPr>
          <w:spacing w:val="-5"/>
          <w:sz w:val="21"/>
        </w:rPr>
        <w:t xml:space="preserve"> </w:t>
      </w:r>
      <w:r>
        <w:rPr>
          <w:sz w:val="21"/>
        </w:rPr>
        <w:t>HR</w:t>
      </w:r>
      <w:r>
        <w:rPr>
          <w:spacing w:val="57"/>
          <w:sz w:val="21"/>
        </w:rPr>
        <w:t xml:space="preserve"> </w:t>
      </w:r>
      <w:r>
        <w:rPr>
          <w:sz w:val="21"/>
        </w:rPr>
        <w:t>Section</w:t>
      </w:r>
      <w:r>
        <w:rPr>
          <w:spacing w:val="56"/>
          <w:sz w:val="21"/>
        </w:rPr>
        <w:t xml:space="preserve"> </w:t>
      </w:r>
      <w:r>
        <w:rPr>
          <w:sz w:val="21"/>
        </w:rPr>
        <w:t>starts</w:t>
      </w:r>
      <w:r>
        <w:rPr>
          <w:spacing w:val="-2"/>
          <w:sz w:val="21"/>
        </w:rPr>
        <w:t xml:space="preserve"> </w:t>
      </w:r>
      <w:r>
        <w:rPr>
          <w:sz w:val="21"/>
        </w:rPr>
        <w:t>hiring</w:t>
      </w:r>
      <w:r>
        <w:rPr>
          <w:spacing w:val="56"/>
          <w:sz w:val="21"/>
        </w:rPr>
        <w:t xml:space="preserve"> </w:t>
      </w:r>
      <w:r>
        <w:rPr>
          <w:sz w:val="21"/>
        </w:rPr>
        <w:t>process</w:t>
      </w:r>
    </w:p>
    <w:p w14:paraId="5006D1F8" w14:textId="77777777" w:rsidR="00447697" w:rsidRDefault="00447697">
      <w:pPr>
        <w:pStyle w:val="BodyText"/>
      </w:pPr>
    </w:p>
    <w:p w14:paraId="30B1F009" w14:textId="77777777" w:rsidR="00447697" w:rsidRDefault="00BE6F0B">
      <w:pPr>
        <w:pStyle w:val="ListParagraph"/>
        <w:numPr>
          <w:ilvl w:val="0"/>
          <w:numId w:val="49"/>
        </w:numPr>
        <w:tabs>
          <w:tab w:val="left" w:pos="2160"/>
          <w:tab w:val="left" w:pos="2161"/>
        </w:tabs>
        <w:ind w:hanging="361"/>
        <w:rPr>
          <w:sz w:val="21"/>
        </w:rPr>
      </w:pPr>
      <w:r>
        <w:rPr>
          <w:sz w:val="21"/>
        </w:rPr>
        <w:t>Head</w:t>
      </w:r>
      <w:r>
        <w:rPr>
          <w:spacing w:val="-2"/>
          <w:sz w:val="21"/>
        </w:rPr>
        <w:t xml:space="preserve"> </w:t>
      </w:r>
      <w:r>
        <w:rPr>
          <w:sz w:val="21"/>
        </w:rPr>
        <w:t>HR</w:t>
      </w:r>
      <w:r>
        <w:rPr>
          <w:spacing w:val="-1"/>
          <w:sz w:val="21"/>
        </w:rPr>
        <w:t xml:space="preserve"> </w:t>
      </w:r>
      <w:r>
        <w:rPr>
          <w:sz w:val="21"/>
        </w:rPr>
        <w:t>will complete</w:t>
      </w:r>
      <w:r>
        <w:rPr>
          <w:spacing w:val="-2"/>
          <w:sz w:val="21"/>
        </w:rPr>
        <w:t xml:space="preserve"> </w:t>
      </w:r>
      <w:r>
        <w:rPr>
          <w:sz w:val="21"/>
        </w:rPr>
        <w:t>reference</w:t>
      </w:r>
      <w:r>
        <w:rPr>
          <w:spacing w:val="-2"/>
          <w:sz w:val="21"/>
        </w:rPr>
        <w:t xml:space="preserve"> </w:t>
      </w:r>
      <w:r>
        <w:rPr>
          <w:sz w:val="21"/>
        </w:rPr>
        <w:t>checks</w:t>
      </w:r>
      <w:r>
        <w:rPr>
          <w:spacing w:val="-1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candidates</w:t>
      </w:r>
      <w:r>
        <w:rPr>
          <w:spacing w:val="-1"/>
          <w:sz w:val="21"/>
        </w:rPr>
        <w:t xml:space="preserve"> </w:t>
      </w:r>
      <w:r>
        <w:rPr>
          <w:sz w:val="21"/>
        </w:rPr>
        <w:t>prior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recommending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hire.</w:t>
      </w:r>
    </w:p>
    <w:p w14:paraId="3552540D" w14:textId="77777777" w:rsidR="00447697" w:rsidRDefault="00447697">
      <w:pPr>
        <w:pStyle w:val="BodyText"/>
        <w:spacing w:before="6"/>
        <w:rPr>
          <w:sz w:val="20"/>
        </w:rPr>
      </w:pPr>
    </w:p>
    <w:p w14:paraId="326F34D7" w14:textId="77777777" w:rsidR="00447697" w:rsidRDefault="00BE6F0B">
      <w:pPr>
        <w:pStyle w:val="ListParagraph"/>
        <w:numPr>
          <w:ilvl w:val="0"/>
          <w:numId w:val="49"/>
        </w:numPr>
        <w:tabs>
          <w:tab w:val="left" w:pos="2161"/>
        </w:tabs>
        <w:ind w:hanging="361"/>
        <w:rPr>
          <w:sz w:val="21"/>
        </w:rPr>
      </w:pPr>
      <w:r>
        <w:rPr>
          <w:sz w:val="21"/>
        </w:rPr>
        <w:t>Prior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appointment</w:t>
      </w:r>
      <w:r>
        <w:rPr>
          <w:spacing w:val="-3"/>
          <w:sz w:val="21"/>
        </w:rPr>
        <w:t xml:space="preserve"> </w:t>
      </w:r>
      <w:r>
        <w:rPr>
          <w:sz w:val="21"/>
        </w:rPr>
        <w:t>obtain</w:t>
      </w:r>
      <w:r>
        <w:rPr>
          <w:spacing w:val="-2"/>
          <w:sz w:val="21"/>
        </w:rPr>
        <w:t xml:space="preserve"> </w:t>
      </w:r>
      <w:r>
        <w:rPr>
          <w:sz w:val="21"/>
        </w:rPr>
        <w:t>copies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relevant</w:t>
      </w:r>
      <w:r>
        <w:rPr>
          <w:spacing w:val="-3"/>
          <w:sz w:val="21"/>
        </w:rPr>
        <w:t xml:space="preserve"> </w:t>
      </w:r>
      <w:r>
        <w:rPr>
          <w:sz w:val="21"/>
        </w:rPr>
        <w:t>certifications,</w:t>
      </w:r>
      <w:r>
        <w:rPr>
          <w:spacing w:val="-3"/>
          <w:sz w:val="21"/>
        </w:rPr>
        <w:t xml:space="preserve"> </w:t>
      </w:r>
      <w:r>
        <w:rPr>
          <w:sz w:val="21"/>
        </w:rPr>
        <w:t>licenses,</w:t>
      </w:r>
      <w:r>
        <w:rPr>
          <w:spacing w:val="-3"/>
          <w:sz w:val="21"/>
        </w:rPr>
        <w:t xml:space="preserve"> </w:t>
      </w:r>
      <w:r>
        <w:rPr>
          <w:sz w:val="21"/>
        </w:rPr>
        <w:t>etc.</w:t>
      </w:r>
    </w:p>
    <w:p w14:paraId="6F4AE5D5" w14:textId="77777777" w:rsidR="00447697" w:rsidRDefault="00447697">
      <w:pPr>
        <w:pStyle w:val="BodyText"/>
        <w:spacing w:before="2"/>
      </w:pPr>
    </w:p>
    <w:p w14:paraId="27601265" w14:textId="77777777" w:rsidR="00447697" w:rsidRDefault="00BE6F0B">
      <w:pPr>
        <w:pStyle w:val="ListParagraph"/>
        <w:numPr>
          <w:ilvl w:val="0"/>
          <w:numId w:val="49"/>
        </w:numPr>
        <w:tabs>
          <w:tab w:val="left" w:pos="2160"/>
          <w:tab w:val="left" w:pos="2161"/>
        </w:tabs>
        <w:ind w:hanging="361"/>
        <w:rPr>
          <w:sz w:val="21"/>
        </w:rPr>
      </w:pPr>
      <w:r>
        <w:rPr>
          <w:sz w:val="21"/>
        </w:rPr>
        <w:t>Notifying</w:t>
      </w:r>
      <w:r>
        <w:rPr>
          <w:spacing w:val="-1"/>
          <w:sz w:val="21"/>
        </w:rPr>
        <w:t xml:space="preserve"> </w:t>
      </w:r>
      <w:r>
        <w:rPr>
          <w:sz w:val="21"/>
        </w:rPr>
        <w:t>candidates</w:t>
      </w:r>
      <w:r>
        <w:rPr>
          <w:spacing w:val="-1"/>
          <w:sz w:val="21"/>
        </w:rPr>
        <w:t xml:space="preserve"> </w:t>
      </w:r>
      <w:r>
        <w:rPr>
          <w:sz w:val="21"/>
        </w:rPr>
        <w:t>who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2"/>
          <w:sz w:val="21"/>
        </w:rPr>
        <w:t xml:space="preserve"> </w:t>
      </w:r>
      <w:r>
        <w:rPr>
          <w:sz w:val="21"/>
        </w:rPr>
        <w:t>not</w:t>
      </w:r>
      <w:r>
        <w:rPr>
          <w:spacing w:val="-1"/>
          <w:sz w:val="21"/>
        </w:rPr>
        <w:t xml:space="preserve"> </w:t>
      </w:r>
      <w:r>
        <w:rPr>
          <w:sz w:val="21"/>
        </w:rPr>
        <w:t>selected.</w:t>
      </w:r>
    </w:p>
    <w:p w14:paraId="2BAE6377" w14:textId="77777777" w:rsidR="00447697" w:rsidRDefault="00447697">
      <w:pPr>
        <w:rPr>
          <w:sz w:val="21"/>
        </w:rPr>
        <w:sectPr w:rsidR="00447697">
          <w:pgSz w:w="11900" w:h="16840"/>
          <w:pgMar w:top="1280" w:right="0" w:bottom="1400" w:left="0" w:header="138" w:footer="1197" w:gutter="0"/>
          <w:cols w:space="720"/>
        </w:sectPr>
      </w:pPr>
    </w:p>
    <w:p w14:paraId="5C2A9D9A" w14:textId="77777777" w:rsidR="00447697" w:rsidRDefault="00BE6F0B">
      <w:pPr>
        <w:pStyle w:val="ListParagraph"/>
        <w:numPr>
          <w:ilvl w:val="0"/>
          <w:numId w:val="49"/>
        </w:numPr>
        <w:tabs>
          <w:tab w:val="left" w:pos="2161"/>
        </w:tabs>
        <w:spacing w:before="176" w:line="338" w:lineRule="auto"/>
        <w:ind w:right="1416"/>
        <w:jc w:val="both"/>
        <w:rPr>
          <w:sz w:val="21"/>
        </w:rPr>
      </w:pPr>
      <w:r>
        <w:rPr>
          <w:sz w:val="21"/>
        </w:rPr>
        <w:lastRenderedPageBreak/>
        <w:t>Section</w:t>
      </w:r>
      <w:r>
        <w:rPr>
          <w:spacing w:val="1"/>
          <w:sz w:val="21"/>
        </w:rPr>
        <w:t xml:space="preserve"> </w:t>
      </w:r>
      <w:r>
        <w:rPr>
          <w:sz w:val="21"/>
        </w:rPr>
        <w:t>Managers/Regions are responsible for providing Human Resource Section</w:t>
      </w:r>
      <w:r>
        <w:rPr>
          <w:spacing w:val="1"/>
          <w:sz w:val="21"/>
        </w:rPr>
        <w:t xml:space="preserve"> </w:t>
      </w:r>
      <w:r>
        <w:rPr>
          <w:sz w:val="21"/>
        </w:rPr>
        <w:t>with</w:t>
      </w:r>
      <w:r>
        <w:rPr>
          <w:spacing w:val="1"/>
          <w:sz w:val="21"/>
        </w:rPr>
        <w:t xml:space="preserve"> </w:t>
      </w:r>
      <w:r>
        <w:rPr>
          <w:sz w:val="21"/>
        </w:rPr>
        <w:t>all</w:t>
      </w:r>
      <w:r>
        <w:rPr>
          <w:spacing w:val="1"/>
          <w:sz w:val="21"/>
        </w:rPr>
        <w:t xml:space="preserve"> </w:t>
      </w:r>
      <w:r>
        <w:rPr>
          <w:sz w:val="21"/>
        </w:rPr>
        <w:t>documentation,</w:t>
      </w:r>
      <w:r>
        <w:rPr>
          <w:spacing w:val="1"/>
          <w:sz w:val="21"/>
        </w:rPr>
        <w:t xml:space="preserve"> </w:t>
      </w:r>
      <w:r>
        <w:rPr>
          <w:sz w:val="21"/>
        </w:rPr>
        <w:t>including</w:t>
      </w:r>
      <w:r>
        <w:rPr>
          <w:spacing w:val="1"/>
          <w:sz w:val="21"/>
        </w:rPr>
        <w:t xml:space="preserve"> </w:t>
      </w:r>
      <w:r>
        <w:rPr>
          <w:sz w:val="21"/>
        </w:rPr>
        <w:t>rating</w:t>
      </w:r>
      <w:r>
        <w:rPr>
          <w:spacing w:val="1"/>
          <w:sz w:val="21"/>
        </w:rPr>
        <w:t xml:space="preserve"> </w:t>
      </w:r>
      <w:r>
        <w:rPr>
          <w:sz w:val="21"/>
        </w:rPr>
        <w:t>sheets,</w:t>
      </w:r>
      <w:r>
        <w:rPr>
          <w:spacing w:val="1"/>
          <w:sz w:val="21"/>
        </w:rPr>
        <w:t xml:space="preserve"> </w:t>
      </w:r>
      <w:r>
        <w:rPr>
          <w:sz w:val="21"/>
        </w:rPr>
        <w:t>interview</w:t>
      </w:r>
      <w:r>
        <w:rPr>
          <w:spacing w:val="1"/>
          <w:sz w:val="21"/>
        </w:rPr>
        <w:t xml:space="preserve"> </w:t>
      </w:r>
      <w:r>
        <w:rPr>
          <w:sz w:val="21"/>
        </w:rPr>
        <w:t>questions</w:t>
      </w:r>
      <w:r>
        <w:rPr>
          <w:spacing w:val="1"/>
          <w:sz w:val="21"/>
        </w:rPr>
        <w:t xml:space="preserve"> </w:t>
      </w:r>
      <w:r>
        <w:rPr>
          <w:sz w:val="21"/>
        </w:rPr>
        <w:t>asked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weighted</w:t>
      </w:r>
      <w:r>
        <w:rPr>
          <w:spacing w:val="1"/>
          <w:sz w:val="21"/>
        </w:rPr>
        <w:t xml:space="preserve"> </w:t>
      </w:r>
      <w:r>
        <w:rPr>
          <w:sz w:val="21"/>
        </w:rPr>
        <w:t>answer</w:t>
      </w:r>
      <w:r>
        <w:rPr>
          <w:spacing w:val="-2"/>
          <w:sz w:val="21"/>
        </w:rPr>
        <w:t xml:space="preserve"> </w:t>
      </w:r>
      <w:r>
        <w:rPr>
          <w:sz w:val="21"/>
        </w:rPr>
        <w:t>sheet,</w:t>
      </w:r>
      <w:r>
        <w:rPr>
          <w:spacing w:val="-2"/>
          <w:sz w:val="21"/>
        </w:rPr>
        <w:t xml:space="preserve"> </w:t>
      </w:r>
      <w:r>
        <w:rPr>
          <w:sz w:val="21"/>
        </w:rPr>
        <w:t>test</w:t>
      </w:r>
      <w:r>
        <w:rPr>
          <w:spacing w:val="-2"/>
          <w:sz w:val="21"/>
        </w:rPr>
        <w:t xml:space="preserve"> </w:t>
      </w:r>
      <w:r>
        <w:rPr>
          <w:sz w:val="21"/>
        </w:rPr>
        <w:t>results,</w:t>
      </w:r>
      <w:r>
        <w:rPr>
          <w:spacing w:val="-5"/>
          <w:sz w:val="21"/>
        </w:rPr>
        <w:t xml:space="preserve"> </w:t>
      </w:r>
      <w:r>
        <w:rPr>
          <w:sz w:val="21"/>
        </w:rPr>
        <w:t>etc.</w:t>
      </w:r>
    </w:p>
    <w:p w14:paraId="69ED00D3" w14:textId="77777777" w:rsidR="00447697" w:rsidRDefault="00447697">
      <w:pPr>
        <w:spacing w:line="338" w:lineRule="auto"/>
        <w:jc w:val="both"/>
        <w:rPr>
          <w:sz w:val="21"/>
        </w:rPr>
        <w:sectPr w:rsidR="00447697">
          <w:pgSz w:w="11900" w:h="16840"/>
          <w:pgMar w:top="1280" w:right="0" w:bottom="1380" w:left="0" w:header="138" w:footer="1197" w:gutter="0"/>
          <w:cols w:space="720"/>
        </w:sectPr>
      </w:pPr>
    </w:p>
    <w:p w14:paraId="44457D5D" w14:textId="77777777" w:rsidR="00447697" w:rsidRDefault="00447697">
      <w:pPr>
        <w:pStyle w:val="BodyText"/>
        <w:rPr>
          <w:sz w:val="20"/>
        </w:rPr>
      </w:pPr>
    </w:p>
    <w:p w14:paraId="38E7230A" w14:textId="5FAAD8E5" w:rsidR="00447697" w:rsidDel="004A3DCC" w:rsidRDefault="00447697">
      <w:pPr>
        <w:pStyle w:val="BodyText"/>
        <w:rPr>
          <w:del w:id="484" w:author="DELL" w:date="2025-07-03T09:46:00Z" w16du:dateUtc="2025-07-03T04:46:00Z"/>
          <w:sz w:val="20"/>
        </w:rPr>
      </w:pPr>
    </w:p>
    <w:p w14:paraId="163810B3" w14:textId="2D6D1875" w:rsidR="00447697" w:rsidDel="004A3DCC" w:rsidRDefault="00447697">
      <w:pPr>
        <w:pStyle w:val="BodyText"/>
        <w:spacing w:before="4"/>
        <w:rPr>
          <w:del w:id="485" w:author="DELL" w:date="2025-07-03T09:46:00Z" w16du:dateUtc="2025-07-03T04:46:00Z"/>
          <w:sz w:val="23"/>
        </w:rPr>
      </w:pPr>
    </w:p>
    <w:p w14:paraId="7FE5633D" w14:textId="77777777" w:rsidR="00447697" w:rsidRDefault="00BE6F0B">
      <w:pPr>
        <w:pStyle w:val="Heading5"/>
        <w:numPr>
          <w:ilvl w:val="2"/>
          <w:numId w:val="54"/>
        </w:numPr>
        <w:tabs>
          <w:tab w:val="left" w:pos="2160"/>
          <w:tab w:val="left" w:pos="2161"/>
        </w:tabs>
        <w:ind w:hanging="721"/>
      </w:pPr>
      <w:bookmarkStart w:id="486" w:name="_bookmark10"/>
      <w:bookmarkEnd w:id="486"/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Hiring</w:t>
      </w:r>
    </w:p>
    <w:p w14:paraId="1E1D0E8D" w14:textId="77777777" w:rsidR="00447697" w:rsidRDefault="00447697">
      <w:pPr>
        <w:pStyle w:val="BodyText"/>
        <w:spacing w:before="7"/>
        <w:rPr>
          <w:rFonts w:ascii="Arial"/>
          <w:b/>
        </w:rPr>
      </w:pPr>
    </w:p>
    <w:p w14:paraId="5BC40692" w14:textId="77777777" w:rsidR="00447697" w:rsidRDefault="00BE6F0B">
      <w:pPr>
        <w:pStyle w:val="BodyText"/>
        <w:ind w:left="2021"/>
      </w:pPr>
      <w:r>
        <w:t>Human</w:t>
      </w:r>
      <w:r>
        <w:rPr>
          <w:spacing w:val="-2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Section:</w:t>
      </w:r>
    </w:p>
    <w:p w14:paraId="0A3CF698" w14:textId="77777777" w:rsidR="00447697" w:rsidRDefault="00447697">
      <w:pPr>
        <w:pStyle w:val="BodyText"/>
        <w:spacing w:before="5"/>
        <w:rPr>
          <w:sz w:val="24"/>
        </w:rPr>
      </w:pPr>
    </w:p>
    <w:p w14:paraId="5FCCD9BE" w14:textId="13EAA411" w:rsidR="00447697" w:rsidRDefault="00BE6F0B">
      <w:pPr>
        <w:pStyle w:val="ListParagraph"/>
        <w:numPr>
          <w:ilvl w:val="0"/>
          <w:numId w:val="48"/>
        </w:numPr>
        <w:tabs>
          <w:tab w:val="left" w:pos="2382"/>
        </w:tabs>
        <w:spacing w:line="319" w:lineRule="auto"/>
        <w:ind w:right="1436"/>
        <w:rPr>
          <w:sz w:val="21"/>
        </w:rPr>
      </w:pPr>
      <w:r>
        <w:rPr>
          <w:sz w:val="21"/>
        </w:rPr>
        <w:t>Contacts</w:t>
      </w:r>
      <w:r>
        <w:rPr>
          <w:spacing w:val="16"/>
          <w:sz w:val="21"/>
        </w:rPr>
        <w:t xml:space="preserve"> </w:t>
      </w:r>
      <w:r>
        <w:rPr>
          <w:sz w:val="21"/>
        </w:rPr>
        <w:t>the</w:t>
      </w:r>
      <w:r>
        <w:rPr>
          <w:spacing w:val="17"/>
          <w:sz w:val="21"/>
        </w:rPr>
        <w:t xml:space="preserve"> </w:t>
      </w:r>
      <w:r>
        <w:rPr>
          <w:sz w:val="21"/>
        </w:rPr>
        <w:t>section</w:t>
      </w:r>
      <w:r>
        <w:rPr>
          <w:spacing w:val="17"/>
          <w:sz w:val="21"/>
        </w:rPr>
        <w:t xml:space="preserve"> </w:t>
      </w:r>
      <w:r>
        <w:rPr>
          <w:sz w:val="21"/>
        </w:rPr>
        <w:t>to</w:t>
      </w:r>
      <w:r>
        <w:rPr>
          <w:spacing w:val="17"/>
          <w:sz w:val="21"/>
        </w:rPr>
        <w:t xml:space="preserve"> </w:t>
      </w:r>
      <w:r>
        <w:rPr>
          <w:sz w:val="21"/>
        </w:rPr>
        <w:t>set</w:t>
      </w:r>
      <w:r>
        <w:rPr>
          <w:spacing w:val="16"/>
          <w:sz w:val="21"/>
        </w:rPr>
        <w:t xml:space="preserve"> </w:t>
      </w:r>
      <w:r>
        <w:rPr>
          <w:sz w:val="21"/>
        </w:rPr>
        <w:t>starting</w:t>
      </w:r>
      <w:r>
        <w:rPr>
          <w:spacing w:val="17"/>
          <w:sz w:val="21"/>
        </w:rPr>
        <w:t xml:space="preserve"> </w:t>
      </w:r>
      <w:r>
        <w:rPr>
          <w:sz w:val="21"/>
        </w:rPr>
        <w:t>date</w:t>
      </w:r>
      <w:r>
        <w:rPr>
          <w:spacing w:val="17"/>
          <w:sz w:val="21"/>
        </w:rPr>
        <w:t xml:space="preserve"> </w:t>
      </w:r>
      <w:r>
        <w:rPr>
          <w:sz w:val="21"/>
        </w:rPr>
        <w:t>and</w:t>
      </w:r>
      <w:r>
        <w:rPr>
          <w:spacing w:val="17"/>
          <w:sz w:val="21"/>
        </w:rPr>
        <w:t xml:space="preserve"> </w:t>
      </w:r>
      <w:r>
        <w:rPr>
          <w:sz w:val="21"/>
        </w:rPr>
        <w:t>inform</w:t>
      </w:r>
      <w:del w:id="487" w:author="DELL" w:date="2025-07-03T09:47:00Z" w16du:dateUtc="2025-07-03T04:47:00Z">
        <w:r w:rsidDel="00AB36FF">
          <w:rPr>
            <w:sz w:val="21"/>
          </w:rPr>
          <w:delText>s</w:delText>
        </w:r>
      </w:del>
      <w:r>
        <w:rPr>
          <w:spacing w:val="17"/>
          <w:sz w:val="21"/>
        </w:rPr>
        <w:t xml:space="preserve"> </w:t>
      </w:r>
      <w:r>
        <w:rPr>
          <w:sz w:val="21"/>
        </w:rPr>
        <w:t>the</w:t>
      </w:r>
      <w:r>
        <w:rPr>
          <w:spacing w:val="17"/>
          <w:sz w:val="21"/>
        </w:rPr>
        <w:t xml:space="preserve"> </w:t>
      </w:r>
      <w:r>
        <w:rPr>
          <w:sz w:val="21"/>
        </w:rPr>
        <w:t>new</w:t>
      </w:r>
      <w:r>
        <w:rPr>
          <w:spacing w:val="16"/>
          <w:sz w:val="21"/>
        </w:rPr>
        <w:t xml:space="preserve"> </w:t>
      </w:r>
      <w:r>
        <w:rPr>
          <w:sz w:val="21"/>
        </w:rPr>
        <w:t>employee</w:t>
      </w:r>
      <w:r>
        <w:rPr>
          <w:spacing w:val="17"/>
          <w:sz w:val="21"/>
        </w:rPr>
        <w:t xml:space="preserve"> </w:t>
      </w:r>
      <w:r>
        <w:rPr>
          <w:sz w:val="21"/>
        </w:rPr>
        <w:t>of</w:t>
      </w:r>
      <w:r>
        <w:rPr>
          <w:spacing w:val="15"/>
          <w:sz w:val="21"/>
        </w:rPr>
        <w:t xml:space="preserve"> </w:t>
      </w:r>
      <w:r>
        <w:rPr>
          <w:sz w:val="21"/>
        </w:rPr>
        <w:t>date,</w:t>
      </w:r>
      <w:r>
        <w:rPr>
          <w:spacing w:val="16"/>
          <w:sz w:val="21"/>
        </w:rPr>
        <w:t xml:space="preserve"> </w:t>
      </w:r>
      <w:r>
        <w:rPr>
          <w:sz w:val="21"/>
        </w:rPr>
        <w:t>time</w:t>
      </w:r>
      <w:r>
        <w:rPr>
          <w:spacing w:val="-55"/>
          <w:sz w:val="21"/>
        </w:rPr>
        <w:t xml:space="preserve"> </w:t>
      </w:r>
      <w:r>
        <w:rPr>
          <w:sz w:val="21"/>
        </w:rPr>
        <w:t>and place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report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work.</w:t>
      </w:r>
    </w:p>
    <w:p w14:paraId="50CA3486" w14:textId="585DE44F" w:rsidR="00447697" w:rsidRDefault="00BE6F0B">
      <w:pPr>
        <w:pStyle w:val="ListParagraph"/>
        <w:numPr>
          <w:ilvl w:val="0"/>
          <w:numId w:val="48"/>
        </w:numPr>
        <w:tabs>
          <w:tab w:val="left" w:pos="2382"/>
        </w:tabs>
        <w:spacing w:before="160"/>
        <w:ind w:hanging="366"/>
        <w:rPr>
          <w:sz w:val="21"/>
        </w:rPr>
      </w:pPr>
      <w:r>
        <w:rPr>
          <w:sz w:val="21"/>
        </w:rPr>
        <w:t>Send</w:t>
      </w:r>
      <w:del w:id="488" w:author="DELL" w:date="2025-07-03T09:47:00Z" w16du:dateUtc="2025-07-03T04:47:00Z">
        <w:r w:rsidDel="00AB36FF">
          <w:rPr>
            <w:sz w:val="21"/>
          </w:rPr>
          <w:delText>s</w:delText>
        </w:r>
        <w:r w:rsidDel="00AB36FF">
          <w:rPr>
            <w:spacing w:val="-2"/>
            <w:sz w:val="21"/>
          </w:rPr>
          <w:delText xml:space="preserve"> </w:delText>
        </w:r>
        <w:r w:rsidDel="00AB36FF">
          <w:rPr>
            <w:sz w:val="21"/>
          </w:rPr>
          <w:delText>out</w:delText>
        </w:r>
      </w:del>
      <w:r>
        <w:rPr>
          <w:spacing w:val="-2"/>
          <w:sz w:val="21"/>
        </w:rPr>
        <w:t xml:space="preserve"> </w:t>
      </w:r>
      <w:r>
        <w:rPr>
          <w:sz w:val="21"/>
        </w:rPr>
        <w:t>official letter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employment</w:t>
      </w:r>
      <w:r>
        <w:rPr>
          <w:spacing w:val="-2"/>
          <w:sz w:val="21"/>
        </w:rPr>
        <w:t xml:space="preserve"> </w:t>
      </w:r>
      <w:r>
        <w:rPr>
          <w:sz w:val="21"/>
        </w:rPr>
        <w:t>offer.</w:t>
      </w:r>
    </w:p>
    <w:p w14:paraId="784DE519" w14:textId="77777777" w:rsidR="00447697" w:rsidRDefault="00447697">
      <w:pPr>
        <w:pStyle w:val="BodyText"/>
        <w:rPr>
          <w:sz w:val="24"/>
        </w:rPr>
      </w:pPr>
    </w:p>
    <w:p w14:paraId="5F5AE9EA" w14:textId="4DFC1156" w:rsidR="00447697" w:rsidDel="00AB36FF" w:rsidRDefault="00447697">
      <w:pPr>
        <w:pStyle w:val="BodyText"/>
        <w:rPr>
          <w:del w:id="489" w:author="DELL" w:date="2025-07-03T09:47:00Z" w16du:dateUtc="2025-07-03T04:47:00Z"/>
          <w:sz w:val="24"/>
        </w:rPr>
      </w:pPr>
    </w:p>
    <w:p w14:paraId="3DCC9D56" w14:textId="77777777" w:rsidR="00447697" w:rsidRDefault="00BE6F0B">
      <w:pPr>
        <w:pStyle w:val="Heading5"/>
        <w:numPr>
          <w:ilvl w:val="2"/>
          <w:numId w:val="54"/>
        </w:numPr>
        <w:tabs>
          <w:tab w:val="left" w:pos="2160"/>
          <w:tab w:val="left" w:pos="2161"/>
        </w:tabs>
        <w:spacing w:before="166"/>
        <w:ind w:hanging="721"/>
      </w:pPr>
      <w:r>
        <w:t>Step</w:t>
      </w:r>
      <w:r>
        <w:rPr>
          <w:spacing w:val="-3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Induction</w:t>
      </w:r>
    </w:p>
    <w:p w14:paraId="6DBCB239" w14:textId="77777777" w:rsidR="00447697" w:rsidRDefault="00447697">
      <w:pPr>
        <w:pStyle w:val="BodyText"/>
        <w:spacing w:before="5"/>
        <w:rPr>
          <w:rFonts w:ascii="Arial"/>
          <w:b/>
        </w:rPr>
      </w:pPr>
    </w:p>
    <w:p w14:paraId="7B0E2792" w14:textId="77777777" w:rsidR="00447697" w:rsidRDefault="00BE6F0B">
      <w:pPr>
        <w:pStyle w:val="ListParagraph"/>
        <w:numPr>
          <w:ilvl w:val="3"/>
          <w:numId w:val="54"/>
        </w:numPr>
        <w:tabs>
          <w:tab w:val="left" w:pos="2238"/>
        </w:tabs>
        <w:ind w:hanging="798"/>
        <w:rPr>
          <w:rFonts w:ascii="Arial"/>
          <w:b/>
          <w:i/>
        </w:rPr>
      </w:pPr>
      <w:r>
        <w:rPr>
          <w:rFonts w:ascii="Arial"/>
          <w:b/>
          <w:i/>
          <w:sz w:val="19"/>
        </w:rPr>
        <w:t>New</w:t>
      </w:r>
      <w:r>
        <w:rPr>
          <w:rFonts w:ascii="Arial"/>
          <w:b/>
          <w:i/>
          <w:spacing w:val="-5"/>
          <w:sz w:val="19"/>
        </w:rPr>
        <w:t xml:space="preserve"> </w:t>
      </w:r>
      <w:r>
        <w:rPr>
          <w:rFonts w:ascii="Arial"/>
          <w:b/>
          <w:i/>
          <w:sz w:val="19"/>
        </w:rPr>
        <w:t>Employee</w:t>
      </w:r>
    </w:p>
    <w:p w14:paraId="6910F769" w14:textId="77777777" w:rsidR="00447697" w:rsidRDefault="00447697">
      <w:pPr>
        <w:pStyle w:val="BodyText"/>
        <w:spacing w:before="3"/>
        <w:rPr>
          <w:rFonts w:ascii="Arial"/>
          <w:b/>
          <w:i/>
          <w:sz w:val="23"/>
        </w:rPr>
      </w:pPr>
    </w:p>
    <w:p w14:paraId="4AF05C39" w14:textId="4DB140FB" w:rsidR="00447697" w:rsidRDefault="00BE6F0B">
      <w:pPr>
        <w:pStyle w:val="BodyText"/>
        <w:spacing w:line="352" w:lineRule="auto"/>
        <w:ind w:left="2160" w:right="1412"/>
        <w:jc w:val="both"/>
      </w:pPr>
      <w:r>
        <w:t>All new employees shall be inducted according to a uniform procedure for new employee</w:t>
      </w:r>
      <w:r>
        <w:rPr>
          <w:spacing w:val="1"/>
        </w:rPr>
        <w:t xml:space="preserve"> </w:t>
      </w:r>
      <w:r>
        <w:t xml:space="preserve">orientation upon beginning employment with </w:t>
      </w:r>
      <w:del w:id="490" w:author="DELL" w:date="2025-07-03T09:47:00Z" w16du:dateUtc="2025-07-03T04:47:00Z">
        <w:r w:rsidDel="005524C4">
          <w:delText>Organiz</w:delText>
        </w:r>
      </w:del>
      <w:del w:id="491" w:author="DELL" w:date="2025-07-03T09:48:00Z" w16du:dateUtc="2025-07-03T04:48:00Z">
        <w:r w:rsidDel="005524C4">
          <w:delText>ation</w:delText>
        </w:r>
      </w:del>
      <w:ins w:id="492" w:author="DELL" w:date="2025-07-03T09:48:00Z" w16du:dateUtc="2025-07-03T04:48:00Z">
        <w:r w:rsidR="005524C4">
          <w:t>WRC</w:t>
        </w:r>
      </w:ins>
      <w:r>
        <w:t>. The purpose of this orientation</w:t>
      </w:r>
      <w:r>
        <w:rPr>
          <w:spacing w:val="-56"/>
        </w:rPr>
        <w:t xml:space="preserve"> </w:t>
      </w:r>
      <w:r>
        <w:t>is to ensure maximum understanding of the requirements and conditions under which the</w:t>
      </w:r>
      <w:r>
        <w:rPr>
          <w:spacing w:val="1"/>
        </w:rPr>
        <w:t xml:space="preserve"> </w:t>
      </w:r>
      <w:r>
        <w:t>individual is expected to function. The Human Resource Section will coordinate induction</w:t>
      </w:r>
      <w:r>
        <w:rPr>
          <w:spacing w:val="1"/>
        </w:rPr>
        <w:t xml:space="preserve"> </w:t>
      </w:r>
      <w:r>
        <w:t xml:space="preserve">of new employees according to an Induction Plan approved by the </w:t>
      </w:r>
      <w:del w:id="493" w:author="DELL" w:date="2025-07-03T09:53:00Z" w16du:dateUtc="2025-07-03T04:53:00Z">
        <w:r w:rsidDel="00DE2A3F">
          <w:delText>MD</w:delText>
        </w:r>
      </w:del>
      <w:ins w:id="494" w:author="DELL" w:date="2025-07-03T09:53:00Z" w16du:dateUtc="2025-07-03T04:53:00Z">
        <w:r w:rsidR="00DE2A3F">
          <w:t>Chairperson</w:t>
        </w:r>
      </w:ins>
      <w:r>
        <w:t>, for which formats,</w:t>
      </w:r>
      <w:r>
        <w:rPr>
          <w:spacing w:val="-56"/>
        </w:rPr>
        <w:t xml:space="preserve"> </w:t>
      </w:r>
      <w:r>
        <w:t>materials, and session-plans will be developed and updated by the Human Resource</w:t>
      </w:r>
      <w:r>
        <w:rPr>
          <w:spacing w:val="1"/>
        </w:rPr>
        <w:t xml:space="preserve"> </w:t>
      </w:r>
      <w:r>
        <w:t>Section.</w:t>
      </w:r>
    </w:p>
    <w:p w14:paraId="020ED1D3" w14:textId="77777777" w:rsidR="00447697" w:rsidRDefault="00447697">
      <w:pPr>
        <w:pStyle w:val="BodyText"/>
        <w:rPr>
          <w:sz w:val="24"/>
        </w:rPr>
      </w:pPr>
    </w:p>
    <w:p w14:paraId="0D943A56" w14:textId="6AE4D211" w:rsidR="00447697" w:rsidDel="005524C4" w:rsidRDefault="00447697">
      <w:pPr>
        <w:pStyle w:val="BodyText"/>
        <w:spacing w:before="2"/>
        <w:rPr>
          <w:del w:id="495" w:author="DELL" w:date="2025-07-03T09:47:00Z" w16du:dateUtc="2025-07-03T04:47:00Z"/>
          <w:sz w:val="29"/>
        </w:rPr>
      </w:pPr>
    </w:p>
    <w:p w14:paraId="0A8EAEF1" w14:textId="77777777" w:rsidR="00447697" w:rsidRDefault="00BE6F0B">
      <w:pPr>
        <w:pStyle w:val="ListParagraph"/>
        <w:numPr>
          <w:ilvl w:val="3"/>
          <w:numId w:val="54"/>
        </w:numPr>
        <w:tabs>
          <w:tab w:val="left" w:pos="2238"/>
        </w:tabs>
        <w:ind w:hanging="798"/>
        <w:rPr>
          <w:rFonts w:ascii="Arial"/>
          <w:b/>
          <w:i/>
        </w:rPr>
      </w:pPr>
      <w:r>
        <w:rPr>
          <w:rFonts w:ascii="Arial"/>
          <w:b/>
          <w:i/>
          <w:sz w:val="19"/>
        </w:rPr>
        <w:t>Supervisor</w:t>
      </w:r>
    </w:p>
    <w:p w14:paraId="1EDA18C9" w14:textId="77777777" w:rsidR="00447697" w:rsidRDefault="00447697">
      <w:pPr>
        <w:pStyle w:val="BodyText"/>
        <w:spacing w:before="1"/>
        <w:rPr>
          <w:rFonts w:ascii="Arial"/>
          <w:b/>
          <w:i/>
          <w:sz w:val="23"/>
        </w:rPr>
      </w:pPr>
    </w:p>
    <w:p w14:paraId="2FF5AA91" w14:textId="77777777" w:rsidR="00447697" w:rsidRDefault="00BE6F0B">
      <w:pPr>
        <w:pStyle w:val="BodyText"/>
        <w:spacing w:before="1" w:line="345" w:lineRule="auto"/>
        <w:ind w:left="2160" w:right="1437"/>
        <w:jc w:val="both"/>
      </w:pPr>
      <w:r>
        <w:t>Each Section Head will ensure that the Section to which the new employee is to be</w:t>
      </w:r>
      <w:r>
        <w:rPr>
          <w:spacing w:val="1"/>
        </w:rPr>
        <w:t xml:space="preserve"> </w:t>
      </w:r>
      <w:r>
        <w:t>assigned makes provisions for a supervisor to be available for specific orientation of the</w:t>
      </w:r>
      <w:r>
        <w:rPr>
          <w:spacing w:val="1"/>
        </w:rPr>
        <w:t xml:space="preserve"> </w:t>
      </w:r>
      <w:r>
        <w:t>new employee regarding section functions, responsibilities, and unique requirements 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section.</w:t>
      </w:r>
    </w:p>
    <w:p w14:paraId="7E9D4474" w14:textId="77777777" w:rsidR="00447697" w:rsidRDefault="00447697">
      <w:pPr>
        <w:spacing w:line="345" w:lineRule="auto"/>
        <w:jc w:val="both"/>
        <w:sectPr w:rsidR="00447697">
          <w:pgSz w:w="11900" w:h="16840"/>
          <w:pgMar w:top="1280" w:right="0" w:bottom="1380" w:left="0" w:header="138" w:footer="1197" w:gutter="0"/>
          <w:cols w:space="720"/>
        </w:sectPr>
      </w:pPr>
    </w:p>
    <w:p w14:paraId="725816CA" w14:textId="3BDBB810" w:rsidR="00447697" w:rsidDel="00DE2A3F" w:rsidRDefault="00BE6F0B">
      <w:pPr>
        <w:pStyle w:val="BodyText"/>
        <w:rPr>
          <w:del w:id="496" w:author="DELL" w:date="2025-07-03T09:54:00Z" w16du:dateUtc="2025-07-03T04:54:00Z"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3B859B9C" wp14:editId="0FAF7908">
            <wp:simplePos x="0" y="0"/>
            <wp:positionH relativeFrom="page">
              <wp:posOffset>635</wp:posOffset>
            </wp:positionH>
            <wp:positionV relativeFrom="page">
              <wp:posOffset>10050144</wp:posOffset>
            </wp:positionV>
            <wp:extent cx="7555357" cy="176529"/>
            <wp:effectExtent l="0" t="0" r="0" b="0"/>
            <wp:wrapNone/>
            <wp:docPr id="2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357" cy="176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F3EF1" w14:textId="4E2D2054" w:rsidR="00447697" w:rsidDel="00DE2A3F" w:rsidRDefault="00447697" w:rsidP="00DE2A3F">
      <w:pPr>
        <w:pStyle w:val="BodyText"/>
        <w:rPr>
          <w:del w:id="497" w:author="DELL" w:date="2025-07-03T09:54:00Z" w16du:dateUtc="2025-07-03T04:54:00Z"/>
          <w:sz w:val="20"/>
        </w:rPr>
      </w:pPr>
    </w:p>
    <w:p w14:paraId="1ECE6B42" w14:textId="77777777" w:rsidR="00447697" w:rsidRDefault="00BE6F0B">
      <w:pPr>
        <w:pStyle w:val="Heading1"/>
        <w:numPr>
          <w:ilvl w:val="0"/>
          <w:numId w:val="60"/>
        </w:numPr>
        <w:tabs>
          <w:tab w:val="left" w:pos="2060"/>
        </w:tabs>
        <w:spacing w:before="233"/>
        <w:ind w:left="2059" w:hanging="529"/>
      </w:pPr>
      <w:bookmarkStart w:id="498" w:name="_bookmark11"/>
      <w:bookmarkEnd w:id="498"/>
      <w:r>
        <w:t>EMPLOYEE</w:t>
      </w:r>
      <w:r>
        <w:rPr>
          <w:spacing w:val="-4"/>
        </w:rPr>
        <w:t xml:space="preserve"> </w:t>
      </w:r>
      <w:r>
        <w:t>CLASSIFICATION</w:t>
      </w:r>
    </w:p>
    <w:p w14:paraId="6FF5964B" w14:textId="77777777" w:rsidR="00447697" w:rsidRDefault="00BE6F0B">
      <w:pPr>
        <w:pStyle w:val="Heading4"/>
        <w:numPr>
          <w:ilvl w:val="1"/>
          <w:numId w:val="47"/>
        </w:numPr>
        <w:tabs>
          <w:tab w:val="left" w:pos="2021"/>
          <w:tab w:val="left" w:pos="2022"/>
        </w:tabs>
        <w:spacing w:before="282"/>
        <w:ind w:hanging="582"/>
      </w:pPr>
      <w:r>
        <w:t>Class</w:t>
      </w:r>
      <w:r>
        <w:rPr>
          <w:spacing w:val="-3"/>
        </w:rPr>
        <w:t xml:space="preserve"> </w:t>
      </w:r>
      <w:r>
        <w:t>Specification</w:t>
      </w:r>
    </w:p>
    <w:p w14:paraId="3B93BAD9" w14:textId="77777777" w:rsidR="00447697" w:rsidRDefault="00447697">
      <w:pPr>
        <w:pStyle w:val="BodyText"/>
        <w:spacing w:before="2"/>
        <w:rPr>
          <w:rFonts w:ascii="Arial"/>
          <w:b/>
          <w:sz w:val="26"/>
        </w:rPr>
      </w:pPr>
    </w:p>
    <w:p w14:paraId="2D73FD8F" w14:textId="77777777" w:rsidR="00447697" w:rsidRDefault="00BE6F0B">
      <w:pPr>
        <w:pStyle w:val="BodyText"/>
        <w:spacing w:line="338" w:lineRule="auto"/>
        <w:ind w:left="2021" w:right="1442"/>
        <w:jc w:val="both"/>
      </w:pPr>
      <w:r>
        <w:t>A written description of a class, which includes the position, the title, a statement of duties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responsibilities,</w:t>
      </w:r>
      <w:r>
        <w:rPr>
          <w:spacing w:val="1"/>
        </w:rPr>
        <w:t xml:space="preserve"> </w:t>
      </w:r>
      <w:r>
        <w:t>examples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typical</w:t>
      </w:r>
      <w:r>
        <w:rPr>
          <w:spacing w:val="1"/>
        </w:rPr>
        <w:t xml:space="preserve"> </w:t>
      </w:r>
      <w:r>
        <w:t>duties</w:t>
      </w:r>
      <w:r>
        <w:rPr>
          <w:spacing w:val="1"/>
        </w:rPr>
        <w:t xml:space="preserve"> </w:t>
      </w:r>
      <w:r>
        <w:t>performed,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statement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minimum</w:t>
      </w:r>
      <w:r>
        <w:rPr>
          <w:spacing w:val="1"/>
        </w:rPr>
        <w:t xml:space="preserve"> </w:t>
      </w:r>
      <w:r>
        <w:t>qualification</w:t>
      </w:r>
      <w:r>
        <w:rPr>
          <w:spacing w:val="-2"/>
        </w:rPr>
        <w:t xml:space="preserve"> </w:t>
      </w:r>
      <w:r>
        <w:t>requirements,</w:t>
      </w:r>
      <w:r>
        <w:rPr>
          <w:spacing w:val="-5"/>
        </w:rPr>
        <w:t xml:space="preserve"> </w:t>
      </w:r>
      <w:r>
        <w:t>and a</w:t>
      </w:r>
      <w:r>
        <w:rPr>
          <w:spacing w:val="-2"/>
        </w:rPr>
        <w:t xml:space="preserve"> </w:t>
      </w:r>
      <w:r>
        <w:t>definition</w:t>
      </w:r>
      <w:r>
        <w:rPr>
          <w:spacing w:val="-2"/>
        </w:rPr>
        <w:t xml:space="preserve"> </w:t>
      </w:r>
      <w:r>
        <w:t>of working</w:t>
      </w:r>
      <w:r>
        <w:rPr>
          <w:spacing w:val="-1"/>
        </w:rPr>
        <w:t xml:space="preserve"> </w:t>
      </w:r>
      <w:r>
        <w:t>conditions.</w:t>
      </w:r>
    </w:p>
    <w:p w14:paraId="55D331E9" w14:textId="374FD8DD" w:rsidR="00447697" w:rsidDel="00E55216" w:rsidRDefault="00447697">
      <w:pPr>
        <w:pStyle w:val="BodyText"/>
        <w:rPr>
          <w:del w:id="499" w:author="DELL" w:date="2025-07-03T09:57:00Z" w16du:dateUtc="2025-07-03T04:57:00Z"/>
          <w:sz w:val="24"/>
        </w:rPr>
      </w:pPr>
    </w:p>
    <w:p w14:paraId="222EA51E" w14:textId="77777777" w:rsidR="00447697" w:rsidRDefault="00447697">
      <w:pPr>
        <w:pStyle w:val="BodyText"/>
        <w:spacing w:before="9"/>
        <w:rPr>
          <w:sz w:val="29"/>
        </w:rPr>
      </w:pPr>
    </w:p>
    <w:p w14:paraId="728131D5" w14:textId="77777777" w:rsidR="00447697" w:rsidRDefault="00BE6F0B">
      <w:pPr>
        <w:pStyle w:val="Heading4"/>
        <w:numPr>
          <w:ilvl w:val="1"/>
          <w:numId w:val="47"/>
        </w:numPr>
        <w:tabs>
          <w:tab w:val="left" w:pos="2021"/>
          <w:tab w:val="left" w:pos="2022"/>
        </w:tabs>
        <w:ind w:hanging="582"/>
      </w:pPr>
      <w:r>
        <w:t>Class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Category</w:t>
      </w:r>
    </w:p>
    <w:p w14:paraId="6161B296" w14:textId="77777777" w:rsidR="00447697" w:rsidRDefault="00447697">
      <w:pPr>
        <w:pStyle w:val="BodyText"/>
        <w:spacing w:before="6"/>
        <w:rPr>
          <w:rFonts w:ascii="Arial"/>
          <w:b/>
          <w:sz w:val="26"/>
        </w:rPr>
      </w:pPr>
    </w:p>
    <w:p w14:paraId="7C0D0838" w14:textId="77777777" w:rsidR="00447697" w:rsidRDefault="00BE6F0B">
      <w:pPr>
        <w:pStyle w:val="BodyText"/>
        <w:spacing w:line="312" w:lineRule="auto"/>
        <w:ind w:left="2021" w:right="1440"/>
        <w:jc w:val="both"/>
      </w:pPr>
      <w:r>
        <w:t>One or more positions which are sufficiently alike to warrant using the same or similar title,</w:t>
      </w:r>
      <w:r>
        <w:rPr>
          <w:spacing w:val="1"/>
        </w:rPr>
        <w:t xml:space="preserve"> </w:t>
      </w:r>
      <w:r>
        <w:t>qualification</w:t>
      </w:r>
      <w:r>
        <w:rPr>
          <w:spacing w:val="-1"/>
        </w:rPr>
        <w:t xml:space="preserve"> </w:t>
      </w:r>
      <w:r>
        <w:t>requirements,</w:t>
      </w:r>
      <w:r>
        <w:rPr>
          <w:spacing w:val="-5"/>
        </w:rPr>
        <w:t xml:space="preserve"> </w:t>
      </w:r>
      <w:r>
        <w:t>specifications,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pay</w:t>
      </w:r>
      <w:r>
        <w:rPr>
          <w:spacing w:val="-3"/>
        </w:rPr>
        <w:t xml:space="preserve"> </w:t>
      </w:r>
      <w:r>
        <w:t>grade.</w:t>
      </w:r>
    </w:p>
    <w:p w14:paraId="1B01437B" w14:textId="77777777" w:rsidR="00447697" w:rsidRDefault="00447697">
      <w:pPr>
        <w:pStyle w:val="BodyText"/>
        <w:rPr>
          <w:sz w:val="24"/>
        </w:rPr>
      </w:pPr>
    </w:p>
    <w:p w14:paraId="1A869855" w14:textId="3EAD74D9" w:rsidR="00447697" w:rsidDel="00E55216" w:rsidRDefault="00447697">
      <w:pPr>
        <w:pStyle w:val="BodyText"/>
        <w:spacing w:before="5"/>
        <w:rPr>
          <w:del w:id="500" w:author="DELL" w:date="2025-07-03T09:57:00Z" w16du:dateUtc="2025-07-03T04:57:00Z"/>
          <w:sz w:val="32"/>
        </w:rPr>
      </w:pPr>
    </w:p>
    <w:p w14:paraId="388EB5C5" w14:textId="77777777" w:rsidR="00447697" w:rsidRDefault="00BE6F0B">
      <w:pPr>
        <w:pStyle w:val="Heading4"/>
        <w:numPr>
          <w:ilvl w:val="1"/>
          <w:numId w:val="47"/>
        </w:numPr>
        <w:tabs>
          <w:tab w:val="left" w:pos="2021"/>
          <w:tab w:val="left" w:pos="2022"/>
        </w:tabs>
        <w:ind w:hanging="582"/>
      </w:pPr>
      <w:r>
        <w:t>Reclassification of</w:t>
      </w:r>
      <w:r>
        <w:rPr>
          <w:spacing w:val="-4"/>
        </w:rPr>
        <w:t xml:space="preserve"> </w:t>
      </w:r>
      <w:r>
        <w:t>Posts</w:t>
      </w:r>
    </w:p>
    <w:p w14:paraId="55E00595" w14:textId="77777777" w:rsidR="00447697" w:rsidRDefault="00447697">
      <w:pPr>
        <w:pStyle w:val="BodyText"/>
        <w:rPr>
          <w:rFonts w:ascii="Arial"/>
          <w:b/>
          <w:sz w:val="26"/>
        </w:rPr>
      </w:pPr>
    </w:p>
    <w:p w14:paraId="0E42F5C1" w14:textId="77777777" w:rsidR="00447697" w:rsidRDefault="00BE6F0B">
      <w:pPr>
        <w:pStyle w:val="BodyText"/>
        <w:spacing w:line="336" w:lineRule="auto"/>
        <w:ind w:left="2021" w:right="1460"/>
        <w:jc w:val="both"/>
      </w:pPr>
      <w:r>
        <w:t>The reassignment of a position from one class to a different class to correct an error in the</w:t>
      </w:r>
      <w:r>
        <w:rPr>
          <w:spacing w:val="1"/>
        </w:rPr>
        <w:t xml:space="preserve"> </w:t>
      </w:r>
      <w:r>
        <w:t>original assignment or to</w:t>
      </w:r>
      <w:r>
        <w:rPr>
          <w:spacing w:val="58"/>
        </w:rPr>
        <w:t xml:space="preserve"> </w:t>
      </w:r>
      <w:r>
        <w:t>recognize a significant change in the duties and responsibilities</w:t>
      </w:r>
      <w:r>
        <w:rPr>
          <w:spacing w:val="1"/>
        </w:rPr>
        <w:t xml:space="preserve"> </w:t>
      </w:r>
      <w:r>
        <w:t>of a</w:t>
      </w:r>
      <w:r>
        <w:rPr>
          <w:spacing w:val="-2"/>
        </w:rPr>
        <w:t xml:space="preserve"> </w:t>
      </w:r>
      <w:r>
        <w:t>position.</w:t>
      </w:r>
    </w:p>
    <w:p w14:paraId="39DAB1AC" w14:textId="09BD9635" w:rsidR="00447697" w:rsidRDefault="00BE6F0B">
      <w:pPr>
        <w:pStyle w:val="ListParagraph"/>
        <w:numPr>
          <w:ilvl w:val="2"/>
          <w:numId w:val="47"/>
        </w:numPr>
        <w:tabs>
          <w:tab w:val="left" w:pos="2568"/>
          <w:tab w:val="left" w:pos="2569"/>
        </w:tabs>
        <w:spacing w:before="191" w:line="345" w:lineRule="auto"/>
        <w:ind w:right="2005" w:hanging="461"/>
        <w:rPr>
          <w:sz w:val="21"/>
        </w:rPr>
      </w:pPr>
      <w:r>
        <w:rPr>
          <w:sz w:val="21"/>
        </w:rPr>
        <w:t>When a reclassification is requested to recognize a significant change in the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duties and responsibilities of a position, the recommending </w:t>
      </w:r>
      <w:del w:id="501" w:author="DELL" w:date="2025-07-03T09:58:00Z" w16du:dateUtc="2025-07-03T04:58:00Z">
        <w:r w:rsidDel="00E55216">
          <w:rPr>
            <w:sz w:val="21"/>
          </w:rPr>
          <w:delText>S</w:delText>
        </w:r>
      </w:del>
      <w:ins w:id="502" w:author="DELL" w:date="2025-07-03T09:58:00Z" w16du:dateUtc="2025-07-03T04:58:00Z">
        <w:r w:rsidR="00E55216">
          <w:rPr>
            <w:sz w:val="21"/>
          </w:rPr>
          <w:t>s</w:t>
        </w:r>
      </w:ins>
      <w:r>
        <w:rPr>
          <w:sz w:val="21"/>
        </w:rPr>
        <w:t>ection shall</w:t>
      </w:r>
      <w:r>
        <w:rPr>
          <w:spacing w:val="1"/>
          <w:sz w:val="21"/>
        </w:rPr>
        <w:t xml:space="preserve"> </w:t>
      </w:r>
      <w:r>
        <w:rPr>
          <w:sz w:val="21"/>
        </w:rPr>
        <w:t>complete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submit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Human</w:t>
      </w:r>
      <w:r>
        <w:rPr>
          <w:spacing w:val="-4"/>
          <w:sz w:val="21"/>
        </w:rPr>
        <w:t xml:space="preserve"> </w:t>
      </w:r>
      <w:r>
        <w:rPr>
          <w:sz w:val="21"/>
        </w:rPr>
        <w:t>Resource</w:t>
      </w:r>
      <w:r>
        <w:rPr>
          <w:spacing w:val="-4"/>
          <w:sz w:val="21"/>
        </w:rPr>
        <w:t xml:space="preserve"> </w:t>
      </w:r>
      <w:r>
        <w:rPr>
          <w:sz w:val="21"/>
        </w:rPr>
        <w:t>Section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job</w:t>
      </w:r>
      <w:r>
        <w:rPr>
          <w:spacing w:val="-2"/>
          <w:sz w:val="21"/>
        </w:rPr>
        <w:t xml:space="preserve"> </w:t>
      </w:r>
      <w:r>
        <w:rPr>
          <w:sz w:val="21"/>
        </w:rPr>
        <w:t>analysis</w:t>
      </w:r>
      <w:r>
        <w:rPr>
          <w:spacing w:val="-1"/>
          <w:sz w:val="21"/>
        </w:rPr>
        <w:t xml:space="preserve"> </w:t>
      </w:r>
      <w:r>
        <w:rPr>
          <w:sz w:val="21"/>
        </w:rPr>
        <w:t>worksheet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55"/>
          <w:sz w:val="21"/>
        </w:rPr>
        <w:t xml:space="preserve"> </w:t>
      </w:r>
      <w:r>
        <w:rPr>
          <w:sz w:val="21"/>
        </w:rPr>
        <w:t>evaluation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classification.</w:t>
      </w:r>
    </w:p>
    <w:p w14:paraId="15DEF50B" w14:textId="77777777" w:rsidR="00447697" w:rsidRDefault="00BE6F0B">
      <w:pPr>
        <w:pStyle w:val="ListParagraph"/>
        <w:numPr>
          <w:ilvl w:val="2"/>
          <w:numId w:val="47"/>
        </w:numPr>
        <w:tabs>
          <w:tab w:val="left" w:pos="2574"/>
        </w:tabs>
        <w:spacing w:before="184" w:line="360" w:lineRule="auto"/>
        <w:ind w:right="1736" w:hanging="461"/>
        <w:jc w:val="both"/>
        <w:rPr>
          <w:sz w:val="20"/>
        </w:rPr>
      </w:pPr>
      <w:r>
        <w:rPr>
          <w:sz w:val="20"/>
        </w:rPr>
        <w:t>Reclassification shall not be used as a method of awarding an employee a salary</w:t>
      </w:r>
      <w:r>
        <w:rPr>
          <w:spacing w:val="1"/>
          <w:sz w:val="20"/>
        </w:rPr>
        <w:t xml:space="preserve"> </w:t>
      </w:r>
      <w:r>
        <w:rPr>
          <w:sz w:val="20"/>
        </w:rPr>
        <w:t>increase. All reclassification recommendations or requests shall be presented to</w:t>
      </w:r>
      <w:r>
        <w:rPr>
          <w:spacing w:val="1"/>
          <w:sz w:val="20"/>
        </w:rPr>
        <w:t xml:space="preserve"> </w:t>
      </w:r>
      <w:r>
        <w:rPr>
          <w:sz w:val="20"/>
        </w:rPr>
        <w:t>Human</w:t>
      </w:r>
      <w:r>
        <w:rPr>
          <w:spacing w:val="-3"/>
          <w:sz w:val="20"/>
        </w:rPr>
        <w:t xml:space="preserve"> </w:t>
      </w:r>
      <w:r>
        <w:rPr>
          <w:sz w:val="20"/>
        </w:rPr>
        <w:t>Resource</w:t>
      </w:r>
      <w:r>
        <w:rPr>
          <w:spacing w:val="-2"/>
          <w:sz w:val="20"/>
        </w:rPr>
        <w:t xml:space="preserve"> </w:t>
      </w:r>
      <w:r>
        <w:rPr>
          <w:sz w:val="20"/>
        </w:rPr>
        <w:t>Section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analyze</w:t>
      </w:r>
      <w:r>
        <w:rPr>
          <w:spacing w:val="-1"/>
          <w:sz w:val="20"/>
        </w:rPr>
        <w:t xml:space="preserve"> </w:t>
      </w:r>
      <w:r>
        <w:rPr>
          <w:sz w:val="20"/>
        </w:rPr>
        <w:t>the position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make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recommendation.</w:t>
      </w:r>
    </w:p>
    <w:p w14:paraId="256B6D81" w14:textId="77777777" w:rsidR="00447697" w:rsidRDefault="00BE6F0B">
      <w:pPr>
        <w:pStyle w:val="ListParagraph"/>
        <w:numPr>
          <w:ilvl w:val="2"/>
          <w:numId w:val="47"/>
        </w:numPr>
        <w:tabs>
          <w:tab w:val="left" w:pos="2630"/>
          <w:tab w:val="left" w:pos="2631"/>
        </w:tabs>
        <w:spacing w:before="167" w:line="345" w:lineRule="auto"/>
        <w:ind w:right="1732" w:hanging="461"/>
        <w:rPr>
          <w:sz w:val="21"/>
        </w:rPr>
      </w:pPr>
      <w:r>
        <w:rPr>
          <w:sz w:val="21"/>
        </w:rPr>
        <w:t>Although there may be various instances when a position is reclassified, such as</w:t>
      </w:r>
      <w:r>
        <w:rPr>
          <w:spacing w:val="1"/>
          <w:sz w:val="21"/>
        </w:rPr>
        <w:t xml:space="preserve"> </w:t>
      </w:r>
      <w:r>
        <w:rPr>
          <w:sz w:val="21"/>
        </w:rPr>
        <w:t>during reorganization or when directed by the MD, the customary time for</w:t>
      </w:r>
      <w:r>
        <w:rPr>
          <w:spacing w:val="1"/>
          <w:sz w:val="21"/>
        </w:rPr>
        <w:t xml:space="preserve"> </w:t>
      </w:r>
      <w:r>
        <w:rPr>
          <w:sz w:val="21"/>
        </w:rPr>
        <w:t>submitting a request is at budget revision or prior to the budget cycle preparation.</w:t>
      </w:r>
      <w:r>
        <w:rPr>
          <w:spacing w:val="-56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ideal time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when the</w:t>
      </w:r>
      <w:r>
        <w:rPr>
          <w:spacing w:val="-3"/>
          <w:sz w:val="21"/>
        </w:rPr>
        <w:t xml:space="preserve"> </w:t>
      </w:r>
      <w:r>
        <w:rPr>
          <w:sz w:val="21"/>
        </w:rPr>
        <w:t>position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vacant.</w:t>
      </w:r>
    </w:p>
    <w:p w14:paraId="2554C4C8" w14:textId="2ACDA58A" w:rsidR="00447697" w:rsidDel="00E55216" w:rsidRDefault="00447697">
      <w:pPr>
        <w:pStyle w:val="BodyText"/>
        <w:rPr>
          <w:del w:id="503" w:author="DELL" w:date="2025-07-03T09:58:00Z" w16du:dateUtc="2025-07-03T04:58:00Z"/>
          <w:sz w:val="24"/>
        </w:rPr>
      </w:pPr>
    </w:p>
    <w:p w14:paraId="400DFB1B" w14:textId="77777777" w:rsidR="00447697" w:rsidRDefault="00447697">
      <w:pPr>
        <w:pStyle w:val="BodyText"/>
        <w:spacing w:before="2"/>
        <w:rPr>
          <w:sz w:val="29"/>
        </w:rPr>
      </w:pPr>
    </w:p>
    <w:p w14:paraId="73671B77" w14:textId="77777777" w:rsidR="00447697" w:rsidRDefault="00BE6F0B">
      <w:pPr>
        <w:pStyle w:val="Heading4"/>
        <w:numPr>
          <w:ilvl w:val="1"/>
          <w:numId w:val="47"/>
        </w:numPr>
        <w:tabs>
          <w:tab w:val="left" w:pos="2021"/>
          <w:tab w:val="left" w:pos="2022"/>
        </w:tabs>
        <w:ind w:hanging="582"/>
      </w:pPr>
      <w:r>
        <w:t>Classification</w:t>
      </w:r>
      <w:r>
        <w:rPr>
          <w:spacing w:val="-3"/>
        </w:rPr>
        <w:t xml:space="preserve"> </w:t>
      </w:r>
      <w:r>
        <w:t>Categories</w:t>
      </w:r>
    </w:p>
    <w:p w14:paraId="55958A35" w14:textId="77777777" w:rsidR="00447697" w:rsidRDefault="00447697">
      <w:pPr>
        <w:pStyle w:val="BodyText"/>
        <w:spacing w:before="10"/>
        <w:rPr>
          <w:rFonts w:ascii="Arial"/>
          <w:b/>
        </w:rPr>
      </w:pPr>
    </w:p>
    <w:p w14:paraId="64E3F555" w14:textId="77777777" w:rsidR="00447697" w:rsidRDefault="00BE6F0B">
      <w:pPr>
        <w:pStyle w:val="Heading5"/>
        <w:numPr>
          <w:ilvl w:val="2"/>
          <w:numId w:val="46"/>
        </w:numPr>
        <w:tabs>
          <w:tab w:val="left" w:pos="2160"/>
          <w:tab w:val="left" w:pos="2161"/>
        </w:tabs>
        <w:ind w:hanging="721"/>
      </w:pPr>
      <w:r>
        <w:t>Categories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duration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employment</w:t>
      </w:r>
    </w:p>
    <w:p w14:paraId="1847B52B" w14:textId="77777777" w:rsidR="00447697" w:rsidRDefault="00447697">
      <w:pPr>
        <w:pStyle w:val="BodyText"/>
        <w:spacing w:before="7"/>
        <w:rPr>
          <w:rFonts w:ascii="Arial"/>
          <w:b/>
        </w:rPr>
      </w:pPr>
    </w:p>
    <w:p w14:paraId="11FDECB2" w14:textId="77777777" w:rsidR="00447697" w:rsidRDefault="00BE6F0B">
      <w:pPr>
        <w:pStyle w:val="BodyText"/>
        <w:ind w:left="2040"/>
        <w:jc w:val="both"/>
      </w:pP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categories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employees:</w:t>
      </w:r>
    </w:p>
    <w:p w14:paraId="556E135F" w14:textId="77777777" w:rsidR="00447697" w:rsidRDefault="00447697">
      <w:pPr>
        <w:pStyle w:val="BodyText"/>
        <w:spacing w:before="8"/>
        <w:rPr>
          <w:sz w:val="20"/>
        </w:rPr>
      </w:pPr>
    </w:p>
    <w:p w14:paraId="7AEA11E1" w14:textId="77777777" w:rsidR="00447697" w:rsidRDefault="00BE6F0B">
      <w:pPr>
        <w:pStyle w:val="Heading6"/>
        <w:numPr>
          <w:ilvl w:val="3"/>
          <w:numId w:val="46"/>
        </w:numPr>
        <w:tabs>
          <w:tab w:val="left" w:pos="2599"/>
          <w:tab w:val="left" w:pos="2600"/>
        </w:tabs>
        <w:ind w:left="2599" w:hanging="565"/>
      </w:pPr>
      <w:r>
        <w:t>Regular</w:t>
      </w:r>
      <w:r>
        <w:rPr>
          <w:spacing w:val="-7"/>
        </w:rPr>
        <w:t xml:space="preserve"> </w:t>
      </w:r>
      <w:r>
        <w:t>Employees/Classified</w:t>
      </w:r>
      <w:r>
        <w:rPr>
          <w:spacing w:val="-3"/>
        </w:rPr>
        <w:t xml:space="preserve"> </w:t>
      </w:r>
      <w:r>
        <w:t>Employees:</w:t>
      </w:r>
    </w:p>
    <w:p w14:paraId="00BCD3F0" w14:textId="77777777" w:rsidR="00447697" w:rsidRDefault="00447697">
      <w:pPr>
        <w:sectPr w:rsidR="00447697">
          <w:pgSz w:w="11900" w:h="16840"/>
          <w:pgMar w:top="1280" w:right="0" w:bottom="1440" w:left="0" w:header="138" w:footer="1197" w:gutter="0"/>
          <w:cols w:space="720"/>
        </w:sectPr>
      </w:pPr>
    </w:p>
    <w:p w14:paraId="671B4094" w14:textId="37AB89DE" w:rsidR="00447697" w:rsidRDefault="00BE6F0B">
      <w:pPr>
        <w:pStyle w:val="BodyText"/>
        <w:spacing w:before="176" w:line="345" w:lineRule="auto"/>
        <w:ind w:left="2599" w:right="1412"/>
        <w:jc w:val="both"/>
      </w:pPr>
      <w:bookmarkStart w:id="504" w:name="_bookmark12"/>
      <w:bookmarkEnd w:id="504"/>
      <w:r>
        <w:lastRenderedPageBreak/>
        <w:t>Employees</w:t>
      </w:r>
      <w:r>
        <w:rPr>
          <w:spacing w:val="1"/>
        </w:rPr>
        <w:t xml:space="preserve"> </w:t>
      </w:r>
      <w:r>
        <w:t>appointed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regular</w:t>
      </w:r>
      <w:r>
        <w:rPr>
          <w:spacing w:val="1"/>
        </w:rPr>
        <w:t xml:space="preserve"> </w:t>
      </w:r>
      <w:r>
        <w:t>basis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completed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prescribed</w:t>
      </w:r>
      <w:r>
        <w:rPr>
          <w:spacing w:val="1"/>
        </w:rPr>
        <w:t xml:space="preserve"> </w:t>
      </w:r>
      <w:r>
        <w:t>probationary</w:t>
      </w:r>
      <w:r>
        <w:rPr>
          <w:spacing w:val="1"/>
        </w:rPr>
        <w:t xml:space="preserve"> </w:t>
      </w:r>
      <w:r>
        <w:t>period</w:t>
      </w:r>
      <w:r>
        <w:rPr>
          <w:spacing w:val="1"/>
        </w:rPr>
        <w:t xml:space="preserve"> </w:t>
      </w:r>
      <w:r>
        <w:t>(which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original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extended</w:t>
      </w:r>
      <w:r>
        <w:rPr>
          <w:spacing w:val="1"/>
        </w:rPr>
        <w:t xml:space="preserve"> </w:t>
      </w:r>
      <w:r>
        <w:t>period</w:t>
      </w:r>
      <w:r>
        <w:rPr>
          <w:spacing w:val="1"/>
        </w:rPr>
        <w:t xml:space="preserve"> </w:t>
      </w:r>
      <w:r>
        <w:t>if</w:t>
      </w:r>
      <w:r>
        <w:rPr>
          <w:spacing w:val="-56"/>
        </w:rPr>
        <w:t xml:space="preserve"> </w:t>
      </w:r>
      <w:r>
        <w:t>deemed necessary) and have been confirmed in their post against vacancy in an</w:t>
      </w:r>
      <w:r>
        <w:rPr>
          <w:spacing w:val="1"/>
        </w:rPr>
        <w:t xml:space="preserve"> </w:t>
      </w:r>
      <w:r>
        <w:t>approved</w:t>
      </w:r>
      <w:r>
        <w:rPr>
          <w:spacing w:val="-2"/>
        </w:rPr>
        <w:t xml:space="preserve"> </w:t>
      </w:r>
      <w:r>
        <w:t>post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Competent</w:t>
      </w:r>
      <w:r>
        <w:rPr>
          <w:spacing w:val="-2"/>
        </w:rPr>
        <w:t xml:space="preserve"> </w:t>
      </w:r>
      <w:r>
        <w:t>Authority</w:t>
      </w:r>
      <w:r>
        <w:rPr>
          <w:spacing w:val="-4"/>
        </w:rPr>
        <w:t xml:space="preserve"> </w:t>
      </w:r>
      <w:r>
        <w:t>of the</w:t>
      </w:r>
      <w:r>
        <w:rPr>
          <w:spacing w:val="-1"/>
        </w:rPr>
        <w:t xml:space="preserve"> </w:t>
      </w:r>
      <w:del w:id="505" w:author="DELL" w:date="2025-07-03T09:59:00Z" w16du:dateUtc="2025-07-03T04:59:00Z">
        <w:r w:rsidDel="00F65079">
          <w:delText>Organization</w:delText>
        </w:r>
      </w:del>
      <w:ins w:id="506" w:author="DELL" w:date="2025-07-03T09:59:00Z" w16du:dateUtc="2025-07-03T04:59:00Z">
        <w:r w:rsidR="00F65079">
          <w:t>WRC</w:t>
        </w:r>
      </w:ins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writing.</w:t>
      </w:r>
    </w:p>
    <w:p w14:paraId="1B8955EB" w14:textId="77777777" w:rsidR="00447697" w:rsidRDefault="00BE6F0B">
      <w:pPr>
        <w:pStyle w:val="Heading6"/>
        <w:numPr>
          <w:ilvl w:val="3"/>
          <w:numId w:val="46"/>
        </w:numPr>
        <w:tabs>
          <w:tab w:val="left" w:pos="2599"/>
          <w:tab w:val="left" w:pos="2600"/>
        </w:tabs>
        <w:spacing w:before="136"/>
        <w:ind w:left="2599" w:hanging="565"/>
      </w:pPr>
      <w:r>
        <w:t>Temporary</w:t>
      </w:r>
      <w:r>
        <w:rPr>
          <w:spacing w:val="-2"/>
        </w:rPr>
        <w:t xml:space="preserve"> </w:t>
      </w:r>
      <w:r>
        <w:t>Employees/</w:t>
      </w:r>
      <w:proofErr w:type="spellStart"/>
      <w:r>
        <w:t>Contractee</w:t>
      </w:r>
      <w:proofErr w:type="spellEnd"/>
      <w:r>
        <w:t>:</w:t>
      </w:r>
    </w:p>
    <w:p w14:paraId="7EB1E9BD" w14:textId="77777777" w:rsidR="00447697" w:rsidRDefault="00447697">
      <w:pPr>
        <w:pStyle w:val="BodyText"/>
        <w:spacing w:before="6"/>
        <w:rPr>
          <w:rFonts w:ascii="Arial"/>
          <w:b/>
          <w:i/>
          <w:sz w:val="24"/>
        </w:rPr>
      </w:pPr>
    </w:p>
    <w:p w14:paraId="0A6101E8" w14:textId="77777777" w:rsidR="00447697" w:rsidRDefault="00BE6F0B">
      <w:pPr>
        <w:pStyle w:val="BodyText"/>
        <w:spacing w:line="348" w:lineRule="auto"/>
        <w:ind w:left="2599" w:right="1436"/>
        <w:jc w:val="both"/>
      </w:pPr>
      <w:r>
        <w:t>Employees who have been engaged temporarily for a specified issue and time, or</w:t>
      </w:r>
      <w:r>
        <w:rPr>
          <w:spacing w:val="1"/>
        </w:rPr>
        <w:t xml:space="preserve"> </w:t>
      </w:r>
      <w:r>
        <w:t>employees under probation, or such employees who are engaged in a work of a</w:t>
      </w:r>
      <w:r>
        <w:rPr>
          <w:spacing w:val="1"/>
        </w:rPr>
        <w:t xml:space="preserve"> </w:t>
      </w:r>
      <w:r>
        <w:t>temporary nature. It is hereby expressly provided that the benefits of Provident Fund</w:t>
      </w:r>
      <w:r>
        <w:rPr>
          <w:spacing w:val="-56"/>
        </w:rPr>
        <w:t xml:space="preserve"> </w:t>
      </w:r>
      <w:r>
        <w:t>and/or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fringe</w:t>
      </w:r>
      <w:r>
        <w:rPr>
          <w:spacing w:val="1"/>
        </w:rPr>
        <w:t xml:space="preserve"> </w:t>
      </w:r>
      <w:r>
        <w:t>benefits</w:t>
      </w:r>
      <w:r>
        <w:rPr>
          <w:spacing w:val="1"/>
        </w:rPr>
        <w:t xml:space="preserve"> </w:t>
      </w:r>
      <w:r>
        <w:t>(excluding</w:t>
      </w:r>
      <w:r>
        <w:rPr>
          <w:spacing w:val="1"/>
        </w:rPr>
        <w:t xml:space="preserve"> </w:t>
      </w:r>
      <w:r>
        <w:t>casual</w:t>
      </w:r>
      <w:r>
        <w:rPr>
          <w:spacing w:val="1"/>
        </w:rPr>
        <w:t xml:space="preserve"> </w:t>
      </w:r>
      <w:r>
        <w:t>leave)</w:t>
      </w:r>
      <w:r>
        <w:rPr>
          <w:spacing w:val="1"/>
        </w:rPr>
        <w:t xml:space="preserve"> </w:t>
      </w:r>
      <w:r>
        <w:t>conferred</w:t>
      </w:r>
      <w:r>
        <w:rPr>
          <w:spacing w:val="1"/>
        </w:rPr>
        <w:t xml:space="preserve"> </w:t>
      </w:r>
      <w:r>
        <w:t>upon</w:t>
      </w:r>
      <w:r>
        <w:rPr>
          <w:spacing w:val="1"/>
        </w:rPr>
        <w:t xml:space="preserve"> </w:t>
      </w:r>
      <w:r>
        <w:t>regular</w:t>
      </w:r>
      <w:r>
        <w:rPr>
          <w:spacing w:val="1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these rules</w:t>
      </w:r>
      <w:r>
        <w:rPr>
          <w:spacing w:val="-1"/>
        </w:rPr>
        <w:t xml:space="preserve"> </w:t>
      </w:r>
      <w:r>
        <w:t>shall not</w:t>
      </w:r>
      <w:r>
        <w:rPr>
          <w:spacing w:val="-2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temporary</w:t>
      </w:r>
      <w:r>
        <w:rPr>
          <w:spacing w:val="-4"/>
        </w:rPr>
        <w:t xml:space="preserve"> </w:t>
      </w:r>
      <w:r>
        <w:t>employees.</w:t>
      </w:r>
    </w:p>
    <w:p w14:paraId="4692D9B4" w14:textId="77777777" w:rsidR="00447697" w:rsidRDefault="00BE6F0B">
      <w:pPr>
        <w:pStyle w:val="Heading5"/>
        <w:numPr>
          <w:ilvl w:val="2"/>
          <w:numId w:val="46"/>
        </w:numPr>
        <w:tabs>
          <w:tab w:val="left" w:pos="2160"/>
          <w:tab w:val="left" w:pos="2161"/>
        </w:tabs>
        <w:spacing w:before="134"/>
        <w:ind w:hanging="721"/>
      </w:pPr>
      <w:r>
        <w:t>Categories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qualifications,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duty</w:t>
      </w:r>
      <w:r>
        <w:rPr>
          <w:spacing w:val="-7"/>
        </w:rPr>
        <w:t xml:space="preserve"> </w:t>
      </w:r>
      <w:r>
        <w:t>to be</w:t>
      </w:r>
      <w:r>
        <w:rPr>
          <w:spacing w:val="-2"/>
        </w:rPr>
        <w:t xml:space="preserve"> </w:t>
      </w:r>
      <w:r>
        <w:t>performed</w:t>
      </w:r>
    </w:p>
    <w:p w14:paraId="0AB69F9E" w14:textId="77777777" w:rsidR="00447697" w:rsidRDefault="00447697">
      <w:pPr>
        <w:pStyle w:val="BodyText"/>
        <w:spacing w:before="1"/>
        <w:rPr>
          <w:rFonts w:ascii="Arial"/>
          <w:b/>
          <w:sz w:val="25"/>
        </w:rPr>
      </w:pPr>
    </w:p>
    <w:p w14:paraId="1B161FFB" w14:textId="77777777" w:rsidR="00447697" w:rsidRDefault="00BE6F0B">
      <w:pPr>
        <w:spacing w:line="348" w:lineRule="auto"/>
        <w:ind w:left="2160" w:right="1660"/>
        <w:rPr>
          <w:sz w:val="20"/>
        </w:rPr>
      </w:pPr>
      <w:r>
        <w:rPr>
          <w:sz w:val="20"/>
        </w:rPr>
        <w:t>For the purpose of these rules the employees shall be classified into the following</w:t>
      </w:r>
      <w:r>
        <w:rPr>
          <w:spacing w:val="1"/>
          <w:sz w:val="20"/>
        </w:rPr>
        <w:t xml:space="preserve"> </w:t>
      </w:r>
      <w:r>
        <w:rPr>
          <w:sz w:val="20"/>
        </w:rPr>
        <w:t>categories</w:t>
      </w:r>
      <w:r>
        <w:rPr>
          <w:spacing w:val="-2"/>
          <w:sz w:val="20"/>
        </w:rPr>
        <w:t xml:space="preserve"> </w:t>
      </w:r>
      <w:r>
        <w:rPr>
          <w:sz w:val="20"/>
        </w:rPr>
        <w:t>based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criteria of</w:t>
      </w:r>
      <w:r>
        <w:rPr>
          <w:spacing w:val="-1"/>
          <w:sz w:val="20"/>
        </w:rPr>
        <w:t xml:space="preserve"> </w:t>
      </w:r>
      <w:r>
        <w:rPr>
          <w:sz w:val="20"/>
        </w:rPr>
        <w:t>qualifications,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"/>
          <w:sz w:val="20"/>
        </w:rPr>
        <w:t xml:space="preserve"> </w:t>
      </w:r>
      <w:r>
        <w:rPr>
          <w:sz w:val="20"/>
        </w:rPr>
        <w:t>and duty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performed:</w:t>
      </w:r>
    </w:p>
    <w:p w14:paraId="3AD5A0C6" w14:textId="77777777" w:rsidR="00447697" w:rsidRDefault="00BE6F0B">
      <w:pPr>
        <w:pStyle w:val="Heading6"/>
        <w:numPr>
          <w:ilvl w:val="3"/>
          <w:numId w:val="46"/>
        </w:numPr>
        <w:tabs>
          <w:tab w:val="left" w:pos="2261"/>
          <w:tab w:val="left" w:pos="2262"/>
        </w:tabs>
        <w:spacing w:before="132"/>
        <w:ind w:hanging="462"/>
      </w:pPr>
      <w:r>
        <w:t>Management:</w:t>
      </w:r>
    </w:p>
    <w:p w14:paraId="30859570" w14:textId="77777777" w:rsidR="00447697" w:rsidRDefault="00447697">
      <w:pPr>
        <w:pStyle w:val="BodyText"/>
        <w:spacing w:before="6"/>
        <w:rPr>
          <w:rFonts w:ascii="Arial"/>
          <w:b/>
          <w:i/>
          <w:sz w:val="24"/>
        </w:rPr>
      </w:pPr>
    </w:p>
    <w:p w14:paraId="0FC2A46F" w14:textId="2A215598" w:rsidR="00447697" w:rsidRDefault="00BE6F0B">
      <w:pPr>
        <w:pStyle w:val="BodyText"/>
        <w:spacing w:line="319" w:lineRule="auto"/>
        <w:ind w:left="2160" w:right="973"/>
      </w:pPr>
      <w:r>
        <w:rPr>
          <w:color w:val="0D0D0D"/>
        </w:rPr>
        <w:t>Persons</w:t>
      </w:r>
      <w:r>
        <w:rPr>
          <w:color w:val="0D0D0D"/>
          <w:spacing w:val="16"/>
        </w:rPr>
        <w:t xml:space="preserve"> </w:t>
      </w:r>
      <w:r>
        <w:rPr>
          <w:color w:val="0D0D0D"/>
        </w:rPr>
        <w:t>holding</w:t>
      </w:r>
      <w:r>
        <w:rPr>
          <w:color w:val="0D0D0D"/>
          <w:spacing w:val="16"/>
        </w:rPr>
        <w:t xml:space="preserve"> </w:t>
      </w:r>
      <w:r>
        <w:rPr>
          <w:color w:val="0D0D0D"/>
        </w:rPr>
        <w:t>senior</w:t>
      </w:r>
      <w:r>
        <w:rPr>
          <w:color w:val="0D0D0D"/>
          <w:spacing w:val="15"/>
        </w:rPr>
        <w:t xml:space="preserve"> </w:t>
      </w:r>
      <w:r>
        <w:rPr>
          <w:color w:val="0D0D0D"/>
        </w:rPr>
        <w:t>Management</w:t>
      </w:r>
      <w:r>
        <w:rPr>
          <w:color w:val="0D0D0D"/>
          <w:spacing w:val="15"/>
        </w:rPr>
        <w:t xml:space="preserve"> </w:t>
      </w:r>
      <w:r>
        <w:rPr>
          <w:color w:val="0D0D0D"/>
        </w:rPr>
        <w:t>positions</w:t>
      </w:r>
      <w:r>
        <w:rPr>
          <w:color w:val="0D0D0D"/>
          <w:spacing w:val="16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16"/>
        </w:rPr>
        <w:t xml:space="preserve"> </w:t>
      </w:r>
      <w:del w:id="507" w:author="DELL" w:date="2025-07-03T10:00:00Z" w16du:dateUtc="2025-07-03T05:00:00Z">
        <w:r w:rsidDel="00D16B64">
          <w:rPr>
            <w:color w:val="0D0D0D"/>
          </w:rPr>
          <w:delText>Organization</w:delText>
        </w:r>
      </w:del>
      <w:ins w:id="508" w:author="DELL" w:date="2025-07-03T10:00:00Z" w16du:dateUtc="2025-07-03T05:00:00Z">
        <w:r w:rsidR="00D16B64">
          <w:rPr>
            <w:color w:val="0D0D0D"/>
          </w:rPr>
          <w:t>WRC</w:t>
        </w:r>
      </w:ins>
      <w:r>
        <w:rPr>
          <w:color w:val="0D0D0D"/>
        </w:rPr>
        <w:t>,</w:t>
      </w:r>
      <w:r>
        <w:rPr>
          <w:color w:val="0D0D0D"/>
          <w:spacing w:val="15"/>
        </w:rPr>
        <w:t xml:space="preserve"> </w:t>
      </w:r>
      <w:r>
        <w:rPr>
          <w:color w:val="0D0D0D"/>
        </w:rPr>
        <w:t>such</w:t>
      </w:r>
      <w:r>
        <w:rPr>
          <w:color w:val="0D0D0D"/>
          <w:spacing w:val="16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14"/>
        </w:rPr>
        <w:t xml:space="preserve"> </w:t>
      </w:r>
      <w:r>
        <w:rPr>
          <w:color w:val="0D0D0D"/>
        </w:rPr>
        <w:t>Ch</w:t>
      </w:r>
      <w:del w:id="509" w:author="DELL" w:date="2025-07-03T10:00:00Z" w16du:dateUtc="2025-07-03T05:00:00Z">
        <w:r w:rsidDel="00D16B64">
          <w:rPr>
            <w:color w:val="0D0D0D"/>
          </w:rPr>
          <w:delText>ief</w:delText>
        </w:r>
        <w:r w:rsidDel="00D16B64">
          <w:rPr>
            <w:color w:val="0D0D0D"/>
            <w:spacing w:val="17"/>
          </w:rPr>
          <w:delText xml:space="preserve"> </w:delText>
        </w:r>
        <w:r w:rsidDel="00D16B64">
          <w:rPr>
            <w:color w:val="0D0D0D"/>
          </w:rPr>
          <w:delText>Executive</w:delText>
        </w:r>
        <w:r w:rsidDel="00D16B64">
          <w:rPr>
            <w:color w:val="0D0D0D"/>
            <w:spacing w:val="-55"/>
          </w:rPr>
          <w:delText xml:space="preserve"> </w:delText>
        </w:r>
        <w:r w:rsidDel="00D16B64">
          <w:rPr>
            <w:color w:val="0D0D0D"/>
          </w:rPr>
          <w:delText>Officer</w:delText>
        </w:r>
      </w:del>
      <w:ins w:id="510" w:author="DELL" w:date="2025-07-03T10:00:00Z" w16du:dateUtc="2025-07-03T05:00:00Z">
        <w:r w:rsidR="00D16B64">
          <w:rPr>
            <w:color w:val="0D0D0D"/>
          </w:rPr>
          <w:t>airperson</w:t>
        </w:r>
      </w:ins>
      <w:r>
        <w:rPr>
          <w:color w:val="0D0D0D"/>
        </w:rPr>
        <w:t>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Executive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Heads,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Heads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Managers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Head Office.</w:t>
      </w:r>
    </w:p>
    <w:p w14:paraId="392AF963" w14:textId="77777777" w:rsidR="00447697" w:rsidRDefault="00BE6F0B">
      <w:pPr>
        <w:pStyle w:val="BodyText"/>
        <w:spacing w:before="203" w:line="338" w:lineRule="auto"/>
        <w:ind w:left="2160" w:right="1437"/>
        <w:jc w:val="both"/>
      </w:pPr>
      <w:r>
        <w:rPr>
          <w:rFonts w:ascii="Arial"/>
          <w:i/>
          <w:u w:val="single"/>
        </w:rPr>
        <w:t>Qualifications:</w:t>
      </w:r>
      <w:r>
        <w:rPr>
          <w:rFonts w:ascii="Arial"/>
          <w:i/>
        </w:rPr>
        <w:t xml:space="preserve"> </w:t>
      </w:r>
      <w:r>
        <w:t>Qualifications for recruitment to management are a Master's degree in</w:t>
      </w:r>
      <w:r>
        <w:rPr>
          <w:spacing w:val="1"/>
        </w:rPr>
        <w:t xml:space="preserve"> </w:t>
      </w:r>
      <w:r>
        <w:t>related subject with a minimum of ten years of relevant experience (at least five to seven</w:t>
      </w:r>
      <w:r>
        <w:rPr>
          <w:spacing w:val="1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senior</w:t>
      </w:r>
      <w:r>
        <w:rPr>
          <w:spacing w:val="-4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position)</w:t>
      </w:r>
    </w:p>
    <w:p w14:paraId="40AE143F" w14:textId="77777777" w:rsidR="00447697" w:rsidRDefault="00BE6F0B">
      <w:pPr>
        <w:pStyle w:val="Heading6"/>
        <w:numPr>
          <w:ilvl w:val="3"/>
          <w:numId w:val="46"/>
        </w:numPr>
        <w:tabs>
          <w:tab w:val="left" w:pos="2261"/>
          <w:tab w:val="left" w:pos="2262"/>
        </w:tabs>
        <w:spacing w:before="145"/>
        <w:ind w:hanging="462"/>
      </w:pPr>
      <w:r>
        <w:t>Professionals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Middle</w:t>
      </w:r>
      <w:r>
        <w:rPr>
          <w:spacing w:val="-3"/>
        </w:rPr>
        <w:t xml:space="preserve"> </w:t>
      </w:r>
      <w:r>
        <w:t>Management:</w:t>
      </w:r>
    </w:p>
    <w:p w14:paraId="714B8116" w14:textId="77777777" w:rsidR="00447697" w:rsidRDefault="00447697">
      <w:pPr>
        <w:pStyle w:val="BodyText"/>
        <w:spacing w:before="5"/>
        <w:rPr>
          <w:rFonts w:ascii="Arial"/>
          <w:b/>
          <w:i/>
          <w:sz w:val="24"/>
        </w:rPr>
      </w:pPr>
    </w:p>
    <w:p w14:paraId="78A41EC7" w14:textId="77777777" w:rsidR="00447697" w:rsidRDefault="00BE6F0B">
      <w:pPr>
        <w:pStyle w:val="BodyText"/>
        <w:spacing w:before="1" w:line="319" w:lineRule="auto"/>
        <w:ind w:left="2160" w:right="1887"/>
      </w:pPr>
      <w:r>
        <w:rPr>
          <w:color w:val="0D0D0D"/>
        </w:rPr>
        <w:t>Regional Heads, Heads, Manager, Officers at Regional Offices, Head Office, Project</w:t>
      </w:r>
      <w:r>
        <w:rPr>
          <w:color w:val="0D0D0D"/>
          <w:spacing w:val="-57"/>
        </w:rPr>
        <w:t xml:space="preserve"> </w:t>
      </w:r>
      <w:r>
        <w:rPr>
          <w:color w:val="0D0D0D"/>
        </w:rPr>
        <w:t>Offices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Service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Delivery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Units.</w:t>
      </w:r>
    </w:p>
    <w:p w14:paraId="4B3DA6D0" w14:textId="206F6A1D" w:rsidR="00447697" w:rsidDel="000C4E3E" w:rsidRDefault="00BE6F0B">
      <w:pPr>
        <w:pStyle w:val="BodyText"/>
        <w:spacing w:before="204" w:line="316" w:lineRule="auto"/>
        <w:ind w:left="2261" w:right="410"/>
        <w:jc w:val="both"/>
        <w:rPr>
          <w:del w:id="511" w:author="DELL" w:date="2025-07-03T10:02:00Z" w16du:dateUtc="2025-07-03T05:02:00Z"/>
        </w:rPr>
      </w:pPr>
      <w:r>
        <w:rPr>
          <w:rFonts w:ascii="Arial" w:hAnsi="Arial"/>
          <w:i/>
          <w:u w:val="single"/>
        </w:rPr>
        <w:t>Qualifications</w:t>
      </w:r>
      <w:r>
        <w:rPr>
          <w:rFonts w:ascii="Arial" w:hAnsi="Arial"/>
          <w:i/>
        </w:rPr>
        <w:t xml:space="preserve">: </w:t>
      </w:r>
      <w:r>
        <w:t xml:space="preserve">Required qualifications </w:t>
      </w:r>
      <w:del w:id="512" w:author="DELL" w:date="2025-07-03T10:01:00Z" w16du:dateUtc="2025-07-03T05:01:00Z">
        <w:r w:rsidDel="00D16B64">
          <w:delText>evantarefieldaand</w:delText>
        </w:r>
      </w:del>
      <w:ins w:id="513" w:author="DELL" w:date="2025-07-03T10:01:00Z" w16du:dateUtc="2025-07-03T05:01:00Z">
        <w:r w:rsidR="00D16B64">
          <w:t xml:space="preserve"> of </w:t>
        </w:r>
      </w:ins>
      <w:r>
        <w:t>Master’s professional Degree or equivalent</w:t>
      </w:r>
      <w:r>
        <w:rPr>
          <w:spacing w:val="-56"/>
        </w:rPr>
        <w:t xml:space="preserve"> </w:t>
      </w:r>
      <w:ins w:id="514" w:author="DELL" w:date="2025-07-03T10:01:00Z" w16du:dateUtc="2025-07-03T05:01:00Z">
        <w:r w:rsidR="00D16B64">
          <w:rPr>
            <w:spacing w:val="-56"/>
          </w:rPr>
          <w:t xml:space="preserve">             </w:t>
        </w:r>
      </w:ins>
      <w:r>
        <w:t>recognized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Higher</w:t>
      </w:r>
      <w:r>
        <w:rPr>
          <w:spacing w:val="-4"/>
        </w:rPr>
        <w:t xml:space="preserve"> </w:t>
      </w:r>
      <w:r>
        <w:t>Education</w:t>
      </w:r>
      <w:r>
        <w:rPr>
          <w:spacing w:val="-1"/>
        </w:rPr>
        <w:t xml:space="preserve"> </w:t>
      </w:r>
      <w:r>
        <w:t>Commission</w:t>
      </w:r>
      <w:r>
        <w:rPr>
          <w:spacing w:val="-1"/>
        </w:rPr>
        <w:t xml:space="preserve"> </w:t>
      </w:r>
      <w:r>
        <w:t>and</w:t>
      </w:r>
      <w:ins w:id="515" w:author="DELL" w:date="2025-07-03T10:01:00Z" w16du:dateUtc="2025-07-03T05:01:00Z">
        <w:r w:rsidR="000C4E3E">
          <w:t xml:space="preserve"> </w:t>
        </w:r>
      </w:ins>
    </w:p>
    <w:p w14:paraId="17355068" w14:textId="77777777" w:rsidR="00447697" w:rsidRDefault="00BE6F0B" w:rsidP="000C4E3E">
      <w:pPr>
        <w:pStyle w:val="BodyText"/>
        <w:spacing w:before="204" w:line="316" w:lineRule="auto"/>
        <w:ind w:left="2261" w:right="410"/>
        <w:jc w:val="both"/>
        <w:pPrChange w:id="516" w:author="DELL" w:date="2025-07-03T10:02:00Z" w16du:dateUtc="2025-07-03T05:02:00Z">
          <w:pPr>
            <w:pStyle w:val="BodyText"/>
            <w:spacing w:before="88" w:line="343" w:lineRule="auto"/>
            <w:ind w:left="2261" w:right="1437"/>
            <w:jc w:val="both"/>
          </w:pPr>
        </w:pPrChange>
      </w:pPr>
      <w:r>
        <w:t>the relevant professional body such as the Institute of Charted Accountant of Pakistan,</w:t>
      </w:r>
      <w:r>
        <w:rPr>
          <w:spacing w:val="1"/>
        </w:rPr>
        <w:t xml:space="preserve"> </w:t>
      </w:r>
      <w:r>
        <w:t>Institute of Cost and Management Association of Pakistan, Pakistan Medical and Dental</w:t>
      </w:r>
      <w:r>
        <w:rPr>
          <w:spacing w:val="-56"/>
        </w:rPr>
        <w:t xml:space="preserve"> </w:t>
      </w:r>
      <w:r>
        <w:t>Council. The Pakistan Nursing Council and the Punjab Medical Faculty etc. A minimum</w:t>
      </w:r>
      <w:r>
        <w:rPr>
          <w:spacing w:val="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of relevant</w:t>
      </w:r>
      <w:r>
        <w:rPr>
          <w:spacing w:val="-2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lowest</w:t>
      </w:r>
      <w:r>
        <w:rPr>
          <w:spacing w:val="-2"/>
        </w:rPr>
        <w:t xml:space="preserve"> </w:t>
      </w:r>
      <w:r>
        <w:t>supervisory</w:t>
      </w:r>
      <w:r>
        <w:rPr>
          <w:spacing w:val="-4"/>
        </w:rPr>
        <w:t xml:space="preserve"> </w:t>
      </w:r>
      <w:r>
        <w:t>position.</w:t>
      </w:r>
    </w:p>
    <w:p w14:paraId="735A6D43" w14:textId="77777777" w:rsidR="00447697" w:rsidRDefault="00BE6F0B">
      <w:pPr>
        <w:pStyle w:val="Heading6"/>
        <w:numPr>
          <w:ilvl w:val="3"/>
          <w:numId w:val="46"/>
        </w:numPr>
        <w:tabs>
          <w:tab w:val="left" w:pos="2261"/>
          <w:tab w:val="left" w:pos="2262"/>
        </w:tabs>
        <w:spacing w:before="146"/>
        <w:ind w:hanging="462"/>
      </w:pPr>
      <w:r>
        <w:t>Specialized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Staff:</w:t>
      </w:r>
    </w:p>
    <w:p w14:paraId="6F1E881E" w14:textId="77777777" w:rsidR="00447697" w:rsidRDefault="00447697">
      <w:pPr>
        <w:pStyle w:val="BodyText"/>
        <w:spacing w:before="5"/>
        <w:rPr>
          <w:rFonts w:ascii="Arial"/>
          <w:b/>
          <w:i/>
          <w:sz w:val="24"/>
        </w:rPr>
      </w:pPr>
    </w:p>
    <w:p w14:paraId="0158CC95" w14:textId="451D5FC7" w:rsidR="00447697" w:rsidRDefault="00BE6F0B">
      <w:pPr>
        <w:pStyle w:val="BodyText"/>
        <w:spacing w:line="338" w:lineRule="auto"/>
        <w:ind w:left="2280" w:right="1440"/>
      </w:pPr>
      <w:r>
        <w:t>Secretarial or specialized skilled staff to provide professional support and back up to the</w:t>
      </w:r>
      <w:r>
        <w:rPr>
          <w:spacing w:val="-56"/>
        </w:rPr>
        <w:t xml:space="preserve"> </w:t>
      </w:r>
      <w:r>
        <w:t xml:space="preserve">Management and professionals. It includes various </w:t>
      </w:r>
      <w:del w:id="517" w:author="DELL" w:date="2025-07-03T10:02:00Z" w16du:dateUtc="2025-07-03T05:02:00Z">
        <w:r w:rsidDel="000C4E3E">
          <w:delText>C</w:delText>
        </w:r>
      </w:del>
      <w:ins w:id="518" w:author="DELL" w:date="2025-07-03T10:02:00Z" w16du:dateUtc="2025-07-03T05:02:00Z">
        <w:r w:rsidR="000C4E3E">
          <w:t>c</w:t>
        </w:r>
      </w:ins>
      <w:r>
        <w:t xml:space="preserve">ategories of </w:t>
      </w:r>
      <w:del w:id="519" w:author="DELL" w:date="2025-07-03T10:02:00Z" w16du:dateUtc="2025-07-03T05:02:00Z">
        <w:r w:rsidDel="000C4E3E">
          <w:delText>A</w:delText>
        </w:r>
      </w:del>
      <w:ins w:id="520" w:author="DELL" w:date="2025-07-03T10:02:00Z" w16du:dateUtc="2025-07-03T05:02:00Z">
        <w:r w:rsidR="000C4E3E">
          <w:t>a</w:t>
        </w:r>
      </w:ins>
      <w:r>
        <w:t>ssociates and</w:t>
      </w:r>
      <w:r>
        <w:rPr>
          <w:spacing w:val="1"/>
        </w:rPr>
        <w:t xml:space="preserve"> </w:t>
      </w:r>
      <w:r>
        <w:t>maintenance</w:t>
      </w:r>
      <w:r>
        <w:rPr>
          <w:spacing w:val="-2"/>
        </w:rPr>
        <w:t xml:space="preserve"> </w:t>
      </w:r>
      <w:r>
        <w:t>staff.</w:t>
      </w:r>
    </w:p>
    <w:p w14:paraId="46AD0FF9" w14:textId="24AC20E2" w:rsidR="00447697" w:rsidDel="00B401C8" w:rsidRDefault="00BE6F0B">
      <w:pPr>
        <w:spacing w:before="145"/>
        <w:ind w:left="2280"/>
        <w:rPr>
          <w:del w:id="521" w:author="DELL" w:date="2025-07-03T10:02:00Z" w16du:dateUtc="2025-07-03T05:02:00Z"/>
          <w:sz w:val="21"/>
        </w:rPr>
      </w:pPr>
      <w:r>
        <w:rPr>
          <w:rFonts w:ascii="Arial"/>
          <w:i/>
          <w:sz w:val="21"/>
          <w:u w:val="single"/>
        </w:rPr>
        <w:t>Qualifications:</w:t>
      </w:r>
      <w:r>
        <w:rPr>
          <w:rFonts w:ascii="Arial"/>
          <w:i/>
          <w:spacing w:val="-3"/>
          <w:sz w:val="21"/>
        </w:rPr>
        <w:t xml:space="preserve"> </w:t>
      </w:r>
      <w:r>
        <w:rPr>
          <w:sz w:val="21"/>
        </w:rPr>
        <w:t>Minimum</w:t>
      </w:r>
      <w:r>
        <w:rPr>
          <w:spacing w:val="-1"/>
          <w:sz w:val="21"/>
        </w:rPr>
        <w:t xml:space="preserve"> </w:t>
      </w:r>
      <w:r>
        <w:rPr>
          <w:sz w:val="21"/>
        </w:rPr>
        <w:t>qualifications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3"/>
          <w:sz w:val="21"/>
        </w:rPr>
        <w:t xml:space="preserve"> </w:t>
      </w:r>
      <w:r>
        <w:rPr>
          <w:sz w:val="21"/>
        </w:rPr>
        <w:t>specified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each</w:t>
      </w:r>
      <w:r>
        <w:rPr>
          <w:spacing w:val="-3"/>
          <w:sz w:val="21"/>
        </w:rPr>
        <w:t xml:space="preserve"> </w:t>
      </w:r>
      <w:r>
        <w:rPr>
          <w:sz w:val="21"/>
        </w:rPr>
        <w:t>post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job</w:t>
      </w:r>
      <w:ins w:id="522" w:author="DELL" w:date="2025-07-03T10:02:00Z" w16du:dateUtc="2025-07-03T05:02:00Z">
        <w:r w:rsidR="00B401C8">
          <w:rPr>
            <w:sz w:val="21"/>
          </w:rPr>
          <w:t xml:space="preserve"> </w:t>
        </w:r>
      </w:ins>
    </w:p>
    <w:p w14:paraId="784AA4DD" w14:textId="22B04C91" w:rsidR="00447697" w:rsidDel="00B401C8" w:rsidRDefault="00447697" w:rsidP="00B401C8">
      <w:pPr>
        <w:spacing w:before="145"/>
        <w:ind w:left="2280"/>
        <w:rPr>
          <w:del w:id="523" w:author="DELL" w:date="2025-07-03T10:02:00Z" w16du:dateUtc="2025-07-03T05:02:00Z"/>
          <w:sz w:val="20"/>
        </w:rPr>
        <w:pPrChange w:id="524" w:author="DELL" w:date="2025-07-03T10:02:00Z" w16du:dateUtc="2025-07-03T05:02:00Z">
          <w:pPr>
            <w:pStyle w:val="BodyText"/>
            <w:spacing w:before="8"/>
          </w:pPr>
        </w:pPrChange>
      </w:pPr>
    </w:p>
    <w:p w14:paraId="62A39CAE" w14:textId="30B13FEC" w:rsidR="00447697" w:rsidDel="00B401C8" w:rsidRDefault="00BE6F0B">
      <w:pPr>
        <w:pStyle w:val="BodyText"/>
        <w:spacing w:before="1"/>
        <w:ind w:left="2261"/>
        <w:rPr>
          <w:del w:id="525" w:author="DELL" w:date="2025-07-03T10:03:00Z" w16du:dateUtc="2025-07-03T05:03:00Z"/>
        </w:rPr>
      </w:pPr>
      <w:r>
        <w:t>Specifications.</w:t>
      </w:r>
      <w:r>
        <w:rPr>
          <w:spacing w:val="-4"/>
        </w:rPr>
        <w:t xml:space="preserve"> </w:t>
      </w:r>
      <w:r>
        <w:t>Professional</w:t>
      </w:r>
      <w:r>
        <w:rPr>
          <w:spacing w:val="-2"/>
        </w:rPr>
        <w:t xml:space="preserve"> </w:t>
      </w:r>
      <w:r>
        <w:t>qualifications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Specialized</w:t>
      </w:r>
      <w:r>
        <w:rPr>
          <w:spacing w:val="-3"/>
        </w:rPr>
        <w:t xml:space="preserve"> </w:t>
      </w:r>
      <w:r>
        <w:t>Staff</w:t>
      </w:r>
      <w:ins w:id="526" w:author="DELL" w:date="2025-07-03T10:03:00Z" w16du:dateUtc="2025-07-03T05:03:00Z">
        <w:r w:rsidR="00B401C8">
          <w:t xml:space="preserve"> r</w:t>
        </w:r>
      </w:ins>
    </w:p>
    <w:p w14:paraId="39BEBCB7" w14:textId="1FB31C96" w:rsidR="00447697" w:rsidDel="00B401C8" w:rsidRDefault="00447697" w:rsidP="00B401C8">
      <w:pPr>
        <w:spacing w:before="1"/>
        <w:rPr>
          <w:del w:id="527" w:author="DELL" w:date="2025-07-03T10:02:00Z" w16du:dateUtc="2025-07-03T05:02:00Z"/>
        </w:rPr>
        <w:sectPr w:rsidR="00447697" w:rsidDel="00B401C8">
          <w:pgSz w:w="11900" w:h="16840"/>
          <w:pgMar w:top="1280" w:right="0" w:bottom="1400" w:left="0" w:header="138" w:footer="1197" w:gutter="0"/>
          <w:cols w:space="720"/>
        </w:sectPr>
        <w:pPrChange w:id="528" w:author="DELL" w:date="2025-07-03T10:03:00Z" w16du:dateUtc="2025-07-03T05:03:00Z">
          <w:pPr/>
        </w:pPrChange>
      </w:pPr>
    </w:p>
    <w:p w14:paraId="655A9BD5" w14:textId="7CEB0C42" w:rsidR="00447697" w:rsidRDefault="00BE6F0B">
      <w:pPr>
        <w:pStyle w:val="BodyText"/>
        <w:spacing w:before="131"/>
        <w:ind w:left="2261"/>
      </w:pPr>
      <w:bookmarkStart w:id="529" w:name="_bookmark13"/>
      <w:bookmarkEnd w:id="529"/>
      <w:del w:id="530" w:author="DELL" w:date="2025-07-03T10:03:00Z" w16du:dateUtc="2025-07-03T05:03:00Z">
        <w:r w:rsidDel="00B401C8">
          <w:delText>r</w:delText>
        </w:r>
      </w:del>
      <w:r>
        <w:t>ecognized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respective</w:t>
      </w:r>
      <w:r>
        <w:rPr>
          <w:spacing w:val="-1"/>
        </w:rPr>
        <w:t xml:space="preserve"> </w:t>
      </w:r>
      <w:r>
        <w:t>Specialized</w:t>
      </w:r>
      <w:r>
        <w:rPr>
          <w:spacing w:val="-2"/>
        </w:rPr>
        <w:t xml:space="preserve"> </w:t>
      </w:r>
      <w:r>
        <w:t>body.</w:t>
      </w:r>
    </w:p>
    <w:p w14:paraId="60193509" w14:textId="77777777" w:rsidR="00447697" w:rsidRDefault="00447697">
      <w:pPr>
        <w:pStyle w:val="BodyText"/>
        <w:spacing w:before="8"/>
        <w:rPr>
          <w:sz w:val="24"/>
        </w:rPr>
      </w:pPr>
    </w:p>
    <w:p w14:paraId="4214815F" w14:textId="3EB0B9F6" w:rsidR="00447697" w:rsidRDefault="00BE6F0B">
      <w:pPr>
        <w:pStyle w:val="BodyText"/>
        <w:spacing w:line="352" w:lineRule="auto"/>
        <w:ind w:left="2299" w:right="1434"/>
        <w:jc w:val="both"/>
      </w:pPr>
      <w:r>
        <w:t>ii) Specialized / Support Staff with qualification cum experience. This is a unique short-</w:t>
      </w:r>
      <w:r>
        <w:rPr>
          <w:spacing w:val="1"/>
        </w:rPr>
        <w:t xml:space="preserve"> </w:t>
      </w:r>
      <w:r>
        <w:lastRenderedPageBreak/>
        <w:t>lived category of Staff Created to address Compensation anomalies and protect the pay</w:t>
      </w:r>
      <w:r>
        <w:rPr>
          <w:spacing w:val="-5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personnel</w:t>
      </w:r>
      <w:r>
        <w:rPr>
          <w:spacing w:val="1"/>
        </w:rPr>
        <w:t xml:space="preserve"> </w:t>
      </w:r>
      <w:r>
        <w:t>retained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previous</w:t>
      </w:r>
      <w:r>
        <w:rPr>
          <w:spacing w:val="1"/>
        </w:rPr>
        <w:t xml:space="preserve"> </w:t>
      </w:r>
      <w:r>
        <w:t>organizational</w:t>
      </w:r>
      <w:r>
        <w:rPr>
          <w:spacing w:val="1"/>
        </w:rPr>
        <w:t xml:space="preserve"> </w:t>
      </w:r>
      <w:r>
        <w:t>structure.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paid</w:t>
      </w:r>
      <w:r>
        <w:rPr>
          <w:spacing w:val="1"/>
        </w:rPr>
        <w:t xml:space="preserve"> </w:t>
      </w:r>
      <w:r>
        <w:rPr>
          <w:rFonts w:ascii="Arial"/>
          <w:b/>
        </w:rPr>
        <w:t xml:space="preserve">Compensatory Allowance </w:t>
      </w:r>
      <w:r>
        <w:t>to remove pay differentials. Compensatory Allowance will</w:t>
      </w:r>
      <w:r>
        <w:rPr>
          <w:spacing w:val="1"/>
        </w:rPr>
        <w:t xml:space="preserve"> </w:t>
      </w:r>
      <w:r>
        <w:t>be one time and will not be included fo</w:t>
      </w:r>
      <w:del w:id="531" w:author="DELL" w:date="2025-07-03T10:03:00Z" w16du:dateUtc="2025-07-03T05:03:00Z">
        <w:r w:rsidDel="00B401C8">
          <w:delText>e</w:delText>
        </w:r>
      </w:del>
      <w:ins w:id="532" w:author="DELL" w:date="2025-07-03T10:03:00Z" w16du:dateUtc="2025-07-03T05:03:00Z">
        <w:r w:rsidR="00B401C8">
          <w:t>r</w:t>
        </w:r>
      </w:ins>
      <w:r>
        <w:t xml:space="preserve"> calculating</w:t>
      </w:r>
      <w:del w:id="533" w:author="DELL" w:date="2025-07-03T10:03:00Z" w16du:dateUtc="2025-07-03T05:03:00Z">
        <w:r w:rsidDel="00B401C8">
          <w:delText xml:space="preserve"> </w:delText>
        </w:r>
      </w:del>
      <w:r>
        <w:t>/</w:t>
      </w:r>
      <w:del w:id="534" w:author="DELL" w:date="2025-07-03T10:03:00Z" w16du:dateUtc="2025-07-03T05:03:00Z">
        <w:r w:rsidDel="00B401C8">
          <w:delText xml:space="preserve"> </w:delText>
        </w:r>
      </w:del>
      <w:r>
        <w:t>fixing pay raises/</w:t>
      </w:r>
      <w:del w:id="535" w:author="DELL" w:date="2025-07-03T10:03:00Z" w16du:dateUtc="2025-07-03T05:03:00Z">
        <w:r w:rsidDel="00B401C8">
          <w:delText xml:space="preserve"> </w:delText>
        </w:r>
      </w:del>
      <w:r>
        <w:t>revisions. It 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person-</w:t>
      </w:r>
      <w:del w:id="536" w:author="DELL" w:date="2025-07-03T10:03:00Z" w16du:dateUtc="2025-07-03T05:03:00Z">
        <w:r w:rsidDel="00B401C8">
          <w:rPr>
            <w:spacing w:val="1"/>
          </w:rPr>
          <w:delText xml:space="preserve"> </w:delText>
        </w:r>
      </w:del>
      <w:r>
        <w:t>specific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seize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retirement</w:t>
      </w:r>
      <w:r>
        <w:rPr>
          <w:spacing w:val="1"/>
        </w:rPr>
        <w:t xml:space="preserve"> </w:t>
      </w:r>
      <w:r>
        <w:t>removal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that</w:t>
      </w:r>
      <w:r>
        <w:rPr>
          <w:spacing w:val="58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individual.</w:t>
      </w:r>
    </w:p>
    <w:p w14:paraId="27B3F0F4" w14:textId="508C2DD7" w:rsidR="00447697" w:rsidDel="00B401C8" w:rsidRDefault="00447697">
      <w:pPr>
        <w:pStyle w:val="BodyText"/>
        <w:rPr>
          <w:del w:id="537" w:author="DELL" w:date="2025-07-03T10:03:00Z" w16du:dateUtc="2025-07-03T05:03:00Z"/>
          <w:sz w:val="24"/>
        </w:rPr>
      </w:pPr>
    </w:p>
    <w:p w14:paraId="3D2F9982" w14:textId="728BAC16" w:rsidR="00447697" w:rsidDel="00B401C8" w:rsidRDefault="00447697">
      <w:pPr>
        <w:pStyle w:val="BodyText"/>
        <w:spacing w:before="9"/>
        <w:rPr>
          <w:del w:id="538" w:author="DELL" w:date="2025-07-03T10:03:00Z" w16du:dateUtc="2025-07-03T05:03:00Z"/>
          <w:sz w:val="33"/>
        </w:rPr>
      </w:pPr>
    </w:p>
    <w:p w14:paraId="6620D409" w14:textId="16A93448" w:rsidR="00447697" w:rsidRDefault="00BE6F0B">
      <w:pPr>
        <w:pStyle w:val="ListParagraph"/>
        <w:numPr>
          <w:ilvl w:val="3"/>
          <w:numId w:val="45"/>
        </w:numPr>
        <w:tabs>
          <w:tab w:val="left" w:pos="2300"/>
        </w:tabs>
        <w:spacing w:line="338" w:lineRule="auto"/>
        <w:ind w:right="1412"/>
        <w:jc w:val="both"/>
        <w:rPr>
          <w:sz w:val="21"/>
        </w:rPr>
      </w:pPr>
      <w:r>
        <w:rPr>
          <w:sz w:val="21"/>
        </w:rPr>
        <w:t xml:space="preserve">The Executive Committee may create posts on the recommendation of the </w:t>
      </w:r>
      <w:del w:id="539" w:author="DELL" w:date="2025-07-03T10:04:00Z" w16du:dateUtc="2025-07-03T05:04:00Z">
        <w:r w:rsidDel="00B401C8">
          <w:rPr>
            <w:sz w:val="21"/>
          </w:rPr>
          <w:delText>MD</w:delText>
        </w:r>
      </w:del>
      <w:ins w:id="540" w:author="DELL" w:date="2025-07-03T10:04:00Z" w16du:dateUtc="2025-07-03T05:04:00Z">
        <w:r w:rsidR="00B401C8">
          <w:rPr>
            <w:sz w:val="21"/>
          </w:rPr>
          <w:t>Chairperson</w:t>
        </w:r>
      </w:ins>
      <w:r>
        <w:rPr>
          <w:sz w:val="21"/>
        </w:rPr>
        <w:t>, if these</w:t>
      </w:r>
      <w:r>
        <w:rPr>
          <w:spacing w:val="1"/>
          <w:sz w:val="21"/>
        </w:rPr>
        <w:t xml:space="preserve"> </w:t>
      </w:r>
      <w:r>
        <w:rPr>
          <w:sz w:val="21"/>
        </w:rPr>
        <w:t>are</w:t>
      </w:r>
      <w:r>
        <w:rPr>
          <w:spacing w:val="18"/>
          <w:sz w:val="21"/>
        </w:rPr>
        <w:t xml:space="preserve"> </w:t>
      </w:r>
      <w:r>
        <w:rPr>
          <w:sz w:val="21"/>
        </w:rPr>
        <w:t>deemed</w:t>
      </w:r>
      <w:r>
        <w:rPr>
          <w:spacing w:val="16"/>
          <w:sz w:val="21"/>
        </w:rPr>
        <w:t xml:space="preserve"> </w:t>
      </w:r>
      <w:r>
        <w:rPr>
          <w:sz w:val="21"/>
        </w:rPr>
        <w:t>necessary</w:t>
      </w:r>
      <w:r>
        <w:rPr>
          <w:spacing w:val="16"/>
          <w:sz w:val="21"/>
        </w:rPr>
        <w:t xml:space="preserve"> </w:t>
      </w:r>
      <w:r>
        <w:rPr>
          <w:sz w:val="21"/>
        </w:rPr>
        <w:t>for</w:t>
      </w:r>
      <w:r>
        <w:rPr>
          <w:spacing w:val="18"/>
          <w:sz w:val="21"/>
        </w:rPr>
        <w:t xml:space="preserve"> </w:t>
      </w:r>
      <w:r>
        <w:rPr>
          <w:sz w:val="21"/>
        </w:rPr>
        <w:t>the</w:t>
      </w:r>
      <w:r>
        <w:rPr>
          <w:spacing w:val="19"/>
          <w:sz w:val="21"/>
        </w:rPr>
        <w:t xml:space="preserve"> </w:t>
      </w:r>
      <w:r>
        <w:rPr>
          <w:sz w:val="21"/>
        </w:rPr>
        <w:t>efficient</w:t>
      </w:r>
      <w:r>
        <w:rPr>
          <w:spacing w:val="18"/>
          <w:sz w:val="21"/>
        </w:rPr>
        <w:t xml:space="preserve"> </w:t>
      </w:r>
      <w:r>
        <w:rPr>
          <w:sz w:val="21"/>
        </w:rPr>
        <w:t>performance</w:t>
      </w:r>
      <w:r>
        <w:rPr>
          <w:spacing w:val="18"/>
          <w:sz w:val="21"/>
        </w:rPr>
        <w:t xml:space="preserve"> </w:t>
      </w:r>
      <w:r>
        <w:rPr>
          <w:sz w:val="21"/>
        </w:rPr>
        <w:t>of</w:t>
      </w:r>
      <w:r>
        <w:rPr>
          <w:spacing w:val="19"/>
          <w:sz w:val="21"/>
        </w:rPr>
        <w:t xml:space="preserve"> </w:t>
      </w:r>
      <w:del w:id="541" w:author="DELL" w:date="2025-07-03T10:04:00Z" w16du:dateUtc="2025-07-03T05:04:00Z">
        <w:r w:rsidDel="00B401C8">
          <w:rPr>
            <w:sz w:val="21"/>
          </w:rPr>
          <w:delText>Organization</w:delText>
        </w:r>
      </w:del>
      <w:ins w:id="542" w:author="DELL" w:date="2025-07-03T10:04:00Z" w16du:dateUtc="2025-07-03T05:04:00Z">
        <w:r w:rsidR="00B401C8">
          <w:rPr>
            <w:sz w:val="21"/>
          </w:rPr>
          <w:t>WRC</w:t>
        </w:r>
      </w:ins>
      <w:r>
        <w:rPr>
          <w:sz w:val="21"/>
        </w:rPr>
        <w:t>.</w:t>
      </w:r>
      <w:r>
        <w:rPr>
          <w:spacing w:val="18"/>
          <w:sz w:val="21"/>
        </w:rPr>
        <w:t xml:space="preserve"> </w:t>
      </w:r>
      <w:r>
        <w:rPr>
          <w:sz w:val="21"/>
        </w:rPr>
        <w:t>Creation/addition</w:t>
      </w:r>
      <w:r>
        <w:rPr>
          <w:spacing w:val="-56"/>
          <w:sz w:val="21"/>
        </w:rPr>
        <w:t xml:space="preserve"> </w:t>
      </w:r>
      <w:r>
        <w:rPr>
          <w:sz w:val="21"/>
        </w:rPr>
        <w:t>of posts will be presented in the Board of Director or Executive Committee meeting for</w:t>
      </w:r>
      <w:r>
        <w:rPr>
          <w:spacing w:val="1"/>
          <w:sz w:val="21"/>
        </w:rPr>
        <w:t xml:space="preserve"> </w:t>
      </w:r>
      <w:r>
        <w:rPr>
          <w:sz w:val="21"/>
        </w:rPr>
        <w:t>confirmation.</w:t>
      </w:r>
    </w:p>
    <w:p w14:paraId="147345DF" w14:textId="2C16615C" w:rsidR="00447697" w:rsidRDefault="00BE6F0B">
      <w:pPr>
        <w:pStyle w:val="ListParagraph"/>
        <w:numPr>
          <w:ilvl w:val="3"/>
          <w:numId w:val="45"/>
        </w:numPr>
        <w:tabs>
          <w:tab w:val="left" w:pos="2300"/>
        </w:tabs>
        <w:spacing w:before="189" w:line="331" w:lineRule="auto"/>
        <w:ind w:right="1411"/>
        <w:jc w:val="both"/>
        <w:rPr>
          <w:sz w:val="21"/>
        </w:rPr>
      </w:pPr>
      <w:r>
        <w:rPr>
          <w:sz w:val="21"/>
        </w:rPr>
        <w:t>The specific nomenclature or designation of posts in the</w:t>
      </w:r>
      <w:r>
        <w:rPr>
          <w:color w:val="0D0D0D"/>
          <w:sz w:val="21"/>
        </w:rPr>
        <w:t xml:space="preserve"> </w:t>
      </w:r>
      <w:r>
        <w:rPr>
          <w:rFonts w:ascii="Arial"/>
          <w:b/>
          <w:color w:val="0D0D0D"/>
          <w:sz w:val="21"/>
          <w:u w:val="thick" w:color="0D0D0D"/>
        </w:rPr>
        <w:t>Rural Empowerment and</w:t>
      </w:r>
      <w:r>
        <w:rPr>
          <w:rFonts w:ascii="Arial"/>
          <w:b/>
          <w:color w:val="0D0D0D"/>
          <w:spacing w:val="1"/>
          <w:sz w:val="21"/>
        </w:rPr>
        <w:t xml:space="preserve"> </w:t>
      </w:r>
      <w:r>
        <w:rPr>
          <w:rFonts w:ascii="Arial"/>
          <w:b/>
          <w:color w:val="0D0D0D"/>
          <w:sz w:val="21"/>
          <w:u w:val="thick" w:color="0D0D0D"/>
        </w:rPr>
        <w:t>Institut</w:t>
      </w:r>
      <w:ins w:id="543" w:author="DELL" w:date="2025-07-03T10:05:00Z" w16du:dateUtc="2025-07-03T05:05:00Z">
        <w:r w:rsidR="00445922">
          <w:rPr>
            <w:rFonts w:ascii="Arial"/>
            <w:b/>
            <w:color w:val="0D0D0D"/>
            <w:sz w:val="21"/>
            <w:u w:val="thick" w:color="0D0D0D"/>
          </w:rPr>
          <w:t>i</w:t>
        </w:r>
      </w:ins>
      <w:r>
        <w:rPr>
          <w:rFonts w:ascii="Arial"/>
          <w:b/>
          <w:color w:val="0D0D0D"/>
          <w:sz w:val="21"/>
          <w:u w:val="thick" w:color="0D0D0D"/>
        </w:rPr>
        <w:t>onal Development</w:t>
      </w:r>
      <w:r>
        <w:rPr>
          <w:rFonts w:ascii="Arial"/>
          <w:b/>
          <w:color w:val="0D0D0D"/>
          <w:sz w:val="21"/>
        </w:rPr>
        <w:t xml:space="preserve"> </w:t>
      </w:r>
      <w:r>
        <w:rPr>
          <w:sz w:val="21"/>
        </w:rPr>
        <w:t xml:space="preserve">shall be established by the </w:t>
      </w:r>
      <w:del w:id="544" w:author="DELL" w:date="2025-07-03T10:07:00Z" w16du:dateUtc="2025-07-03T05:07:00Z">
        <w:r w:rsidDel="002164FB">
          <w:rPr>
            <w:sz w:val="21"/>
          </w:rPr>
          <w:delText>MD</w:delText>
        </w:r>
      </w:del>
      <w:ins w:id="545" w:author="DELL" w:date="2025-07-03T10:07:00Z" w16du:dateUtc="2025-07-03T05:07:00Z">
        <w:r w:rsidR="002164FB">
          <w:rPr>
            <w:sz w:val="21"/>
          </w:rPr>
          <w:t>Chairperson</w:t>
        </w:r>
      </w:ins>
      <w:r>
        <w:rPr>
          <w:sz w:val="21"/>
        </w:rPr>
        <w:t xml:space="preserve"> from time to time, and will be</w:t>
      </w:r>
      <w:r>
        <w:rPr>
          <w:spacing w:val="-56"/>
          <w:sz w:val="21"/>
        </w:rPr>
        <w:t xml:space="preserve"> </w:t>
      </w:r>
      <w:ins w:id="546" w:author="DELL" w:date="2025-07-03T10:07:00Z" w16du:dateUtc="2025-07-03T05:07:00Z">
        <w:r w:rsidR="002164FB">
          <w:rPr>
            <w:spacing w:val="-56"/>
            <w:sz w:val="21"/>
          </w:rPr>
          <w:t xml:space="preserve">                    </w:t>
        </w:r>
      </w:ins>
      <w:r>
        <w:rPr>
          <w:sz w:val="21"/>
        </w:rPr>
        <w:t>s</w:t>
      </w:r>
      <w:del w:id="547" w:author="DELL" w:date="2025-07-03T10:07:00Z" w16du:dateUtc="2025-07-03T05:07:00Z">
        <w:r w:rsidDel="001D1C61">
          <w:rPr>
            <w:sz w:val="21"/>
          </w:rPr>
          <w:delText>en</w:delText>
        </w:r>
      </w:del>
      <w:ins w:id="548" w:author="DELL" w:date="2025-07-03T10:07:00Z" w16du:dateUtc="2025-07-03T05:07:00Z">
        <w:r w:rsidR="001D1C61">
          <w:rPr>
            <w:sz w:val="21"/>
          </w:rPr>
          <w:t>ubmit</w:t>
        </w:r>
      </w:ins>
      <w:r>
        <w:rPr>
          <w:sz w:val="21"/>
        </w:rPr>
        <w:t>t</w:t>
      </w:r>
      <w:ins w:id="549" w:author="DELL" w:date="2025-07-03T10:07:00Z" w16du:dateUtc="2025-07-03T05:07:00Z">
        <w:r w:rsidR="001D1C61">
          <w:rPr>
            <w:sz w:val="21"/>
          </w:rPr>
          <w:t>ed</w:t>
        </w:r>
      </w:ins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Board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Directors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Executive</w:t>
      </w:r>
      <w:r>
        <w:rPr>
          <w:spacing w:val="-1"/>
          <w:sz w:val="21"/>
        </w:rPr>
        <w:t xml:space="preserve"> </w:t>
      </w:r>
      <w:r>
        <w:rPr>
          <w:sz w:val="21"/>
        </w:rPr>
        <w:t>Committee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approval.</w:t>
      </w:r>
    </w:p>
    <w:p w14:paraId="254C455E" w14:textId="07917321" w:rsidR="00447697" w:rsidRDefault="00BE6F0B">
      <w:pPr>
        <w:pStyle w:val="ListParagraph"/>
        <w:numPr>
          <w:ilvl w:val="3"/>
          <w:numId w:val="45"/>
        </w:numPr>
        <w:tabs>
          <w:tab w:val="left" w:pos="2300"/>
        </w:tabs>
        <w:spacing w:before="144"/>
        <w:jc w:val="both"/>
        <w:rPr>
          <w:sz w:val="21"/>
        </w:rPr>
      </w:pPr>
      <w:r>
        <w:rPr>
          <w:sz w:val="21"/>
        </w:rPr>
        <w:t>Appointment</w:t>
      </w:r>
      <w:r>
        <w:rPr>
          <w:spacing w:val="-3"/>
          <w:sz w:val="21"/>
        </w:rPr>
        <w:t xml:space="preserve"> </w:t>
      </w:r>
      <w:r>
        <w:rPr>
          <w:sz w:val="21"/>
        </w:rPr>
        <w:t>shall be</w:t>
      </w:r>
      <w:r>
        <w:rPr>
          <w:spacing w:val="-4"/>
          <w:sz w:val="21"/>
        </w:rPr>
        <w:t xml:space="preserve"> </w:t>
      </w:r>
      <w:r>
        <w:rPr>
          <w:sz w:val="21"/>
        </w:rPr>
        <w:t>made</w:t>
      </w:r>
      <w:r>
        <w:rPr>
          <w:spacing w:val="-1"/>
          <w:sz w:val="21"/>
        </w:rPr>
        <w:t xml:space="preserve"> </w:t>
      </w:r>
      <w:r>
        <w:rPr>
          <w:sz w:val="21"/>
        </w:rPr>
        <w:t>only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position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which</w:t>
      </w:r>
      <w:r>
        <w:rPr>
          <w:spacing w:val="-2"/>
          <w:sz w:val="21"/>
        </w:rPr>
        <w:t xml:space="preserve"> </w:t>
      </w:r>
      <w:ins w:id="550" w:author="DELL" w:date="2025-07-03T10:07:00Z" w16du:dateUtc="2025-07-03T05:07:00Z">
        <w:r w:rsidR="00087470">
          <w:rPr>
            <w:spacing w:val="-2"/>
            <w:sz w:val="21"/>
          </w:rPr>
          <w:t xml:space="preserve">budget </w:t>
        </w:r>
      </w:ins>
      <w:ins w:id="551" w:author="DELL" w:date="2025-07-03T10:08:00Z" w16du:dateUtc="2025-07-03T05:08:00Z">
        <w:r w:rsidR="00087470">
          <w:rPr>
            <w:spacing w:val="-2"/>
            <w:sz w:val="21"/>
          </w:rPr>
          <w:t xml:space="preserve">has been </w:t>
        </w:r>
      </w:ins>
      <w:r>
        <w:rPr>
          <w:sz w:val="21"/>
        </w:rPr>
        <w:t>approved</w:t>
      </w:r>
      <w:del w:id="552" w:author="DELL" w:date="2025-07-03T10:08:00Z" w16du:dateUtc="2025-07-03T05:08:00Z">
        <w:r w:rsidDel="00087470">
          <w:rPr>
            <w:spacing w:val="-1"/>
            <w:sz w:val="21"/>
          </w:rPr>
          <w:delText xml:space="preserve"> </w:delText>
        </w:r>
        <w:r w:rsidDel="00087470">
          <w:rPr>
            <w:sz w:val="21"/>
          </w:rPr>
          <w:delText>budget</w:delText>
        </w:r>
        <w:r w:rsidDel="00087470">
          <w:rPr>
            <w:spacing w:val="-2"/>
            <w:sz w:val="21"/>
          </w:rPr>
          <w:delText xml:space="preserve"> </w:delText>
        </w:r>
        <w:r w:rsidDel="00087470">
          <w:rPr>
            <w:sz w:val="21"/>
          </w:rPr>
          <w:delText>exists</w:delText>
        </w:r>
      </w:del>
      <w:r>
        <w:rPr>
          <w:sz w:val="21"/>
        </w:rPr>
        <w:t>.</w:t>
      </w:r>
    </w:p>
    <w:p w14:paraId="7A0DFA51" w14:textId="77777777" w:rsidR="00447697" w:rsidRDefault="00447697">
      <w:pPr>
        <w:pStyle w:val="BodyText"/>
        <w:spacing w:before="7"/>
        <w:rPr>
          <w:sz w:val="25"/>
        </w:rPr>
      </w:pPr>
    </w:p>
    <w:p w14:paraId="0548E719" w14:textId="37C02CF2" w:rsidR="00447697" w:rsidRDefault="00BE6F0B">
      <w:pPr>
        <w:pStyle w:val="ListParagraph"/>
        <w:numPr>
          <w:ilvl w:val="3"/>
          <w:numId w:val="45"/>
        </w:numPr>
        <w:tabs>
          <w:tab w:val="left" w:pos="2300"/>
        </w:tabs>
        <w:spacing w:line="336" w:lineRule="auto"/>
        <w:ind w:right="1438"/>
        <w:jc w:val="both"/>
        <w:rPr>
          <w:sz w:val="21"/>
        </w:rPr>
      </w:pPr>
      <w:r>
        <w:rPr>
          <w:sz w:val="21"/>
        </w:rPr>
        <w:t>The process of</w:t>
      </w:r>
      <w:r>
        <w:rPr>
          <w:spacing w:val="1"/>
          <w:sz w:val="21"/>
        </w:rPr>
        <w:t xml:space="preserve"> </w:t>
      </w:r>
      <w:r>
        <w:rPr>
          <w:sz w:val="21"/>
        </w:rPr>
        <w:t>re-consideration of</w:t>
      </w:r>
      <w:r>
        <w:rPr>
          <w:spacing w:val="1"/>
          <w:sz w:val="21"/>
        </w:rPr>
        <w:t xml:space="preserve"> </w:t>
      </w:r>
      <w:r>
        <w:rPr>
          <w:sz w:val="21"/>
        </w:rPr>
        <w:t>the contract of Professional</w:t>
      </w:r>
      <w:r>
        <w:rPr>
          <w:spacing w:val="1"/>
          <w:sz w:val="21"/>
        </w:rPr>
        <w:t xml:space="preserve"> </w:t>
      </w:r>
      <w:r>
        <w:rPr>
          <w:sz w:val="21"/>
        </w:rPr>
        <w:t>Staff</w:t>
      </w:r>
      <w:r>
        <w:rPr>
          <w:spacing w:val="58"/>
          <w:sz w:val="21"/>
        </w:rPr>
        <w:t xml:space="preserve"> </w:t>
      </w:r>
      <w:r>
        <w:rPr>
          <w:sz w:val="21"/>
        </w:rPr>
        <w:t>shall commence</w:t>
      </w:r>
      <w:r>
        <w:rPr>
          <w:spacing w:val="1"/>
          <w:sz w:val="21"/>
        </w:rPr>
        <w:t xml:space="preserve"> </w:t>
      </w:r>
      <w:r>
        <w:rPr>
          <w:sz w:val="21"/>
        </w:rPr>
        <w:t>six</w:t>
      </w:r>
      <w:r>
        <w:rPr>
          <w:spacing w:val="1"/>
          <w:sz w:val="21"/>
        </w:rPr>
        <w:t xml:space="preserve"> </w:t>
      </w:r>
      <w:r>
        <w:rPr>
          <w:sz w:val="21"/>
        </w:rPr>
        <w:t>months</w:t>
      </w:r>
      <w:r>
        <w:rPr>
          <w:spacing w:val="1"/>
          <w:sz w:val="21"/>
        </w:rPr>
        <w:t xml:space="preserve"> </w:t>
      </w:r>
      <w:r>
        <w:rPr>
          <w:sz w:val="21"/>
        </w:rPr>
        <w:t>prior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expiry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their</w:t>
      </w:r>
      <w:r>
        <w:rPr>
          <w:spacing w:val="1"/>
          <w:sz w:val="21"/>
        </w:rPr>
        <w:t xml:space="preserve"> </w:t>
      </w:r>
      <w:r>
        <w:rPr>
          <w:sz w:val="21"/>
        </w:rPr>
        <w:t>contracts.</w:t>
      </w:r>
      <w:r>
        <w:rPr>
          <w:spacing w:val="1"/>
          <w:sz w:val="21"/>
        </w:rPr>
        <w:t xml:space="preserve"> </w:t>
      </w:r>
      <w:r>
        <w:rPr>
          <w:sz w:val="21"/>
        </w:rPr>
        <w:t>Such</w:t>
      </w:r>
      <w:r>
        <w:rPr>
          <w:spacing w:val="1"/>
          <w:sz w:val="21"/>
        </w:rPr>
        <w:t xml:space="preserve"> </w:t>
      </w:r>
      <w:r>
        <w:rPr>
          <w:sz w:val="21"/>
        </w:rPr>
        <w:t>process</w:t>
      </w:r>
      <w:r>
        <w:rPr>
          <w:spacing w:val="1"/>
          <w:sz w:val="21"/>
        </w:rPr>
        <w:t xml:space="preserve"> </w:t>
      </w:r>
      <w:r>
        <w:rPr>
          <w:sz w:val="21"/>
        </w:rPr>
        <w:t>shall</w:t>
      </w:r>
      <w:r>
        <w:rPr>
          <w:spacing w:val="1"/>
          <w:sz w:val="21"/>
        </w:rPr>
        <w:t xml:space="preserve"> </w:t>
      </w:r>
      <w:r>
        <w:rPr>
          <w:sz w:val="21"/>
        </w:rPr>
        <w:t>involve</w:t>
      </w:r>
      <w:r>
        <w:rPr>
          <w:spacing w:val="1"/>
          <w:sz w:val="21"/>
        </w:rPr>
        <w:t xml:space="preserve"> </w:t>
      </w:r>
      <w:r>
        <w:rPr>
          <w:sz w:val="21"/>
        </w:rPr>
        <w:t>an</w:t>
      </w:r>
      <w:r>
        <w:rPr>
          <w:spacing w:val="1"/>
          <w:sz w:val="21"/>
        </w:rPr>
        <w:t xml:space="preserve"> </w:t>
      </w:r>
      <w:r>
        <w:rPr>
          <w:sz w:val="21"/>
        </w:rPr>
        <w:t>assessment</w:t>
      </w:r>
      <w:r>
        <w:rPr>
          <w:spacing w:val="1"/>
          <w:sz w:val="21"/>
        </w:rPr>
        <w:t xml:space="preserve"> </w:t>
      </w:r>
      <w:r>
        <w:rPr>
          <w:sz w:val="21"/>
        </w:rPr>
        <w:t>by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del w:id="553" w:author="DELL" w:date="2025-07-03T10:08:00Z" w16du:dateUtc="2025-07-03T05:08:00Z">
        <w:r w:rsidDel="006A29DA">
          <w:rPr>
            <w:sz w:val="21"/>
          </w:rPr>
          <w:delText>MD</w:delText>
        </w:r>
      </w:del>
      <w:ins w:id="554" w:author="DELL" w:date="2025-07-03T10:08:00Z" w16du:dateUtc="2025-07-03T05:08:00Z">
        <w:r w:rsidR="006A29DA">
          <w:rPr>
            <w:sz w:val="21"/>
          </w:rPr>
          <w:t>Chairperson</w:t>
        </w:r>
      </w:ins>
      <w:r>
        <w:rPr>
          <w:spacing w:val="1"/>
          <w:sz w:val="21"/>
        </w:rPr>
        <w:t xml:space="preserve"> </w:t>
      </w:r>
      <w:r>
        <w:rPr>
          <w:sz w:val="21"/>
        </w:rPr>
        <w:t>on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recommendation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relevant</w:t>
      </w:r>
      <w:r>
        <w:rPr>
          <w:spacing w:val="1"/>
          <w:sz w:val="21"/>
        </w:rPr>
        <w:t xml:space="preserve"> </w:t>
      </w:r>
      <w:r>
        <w:rPr>
          <w:sz w:val="21"/>
        </w:rPr>
        <w:t>Section</w:t>
      </w:r>
      <w:r>
        <w:rPr>
          <w:spacing w:val="1"/>
          <w:sz w:val="21"/>
        </w:rPr>
        <w:t xml:space="preserve"> </w:t>
      </w:r>
      <w:r>
        <w:rPr>
          <w:sz w:val="21"/>
        </w:rPr>
        <w:t>Head</w:t>
      </w:r>
      <w:r>
        <w:rPr>
          <w:spacing w:val="1"/>
          <w:sz w:val="21"/>
        </w:rPr>
        <w:t xml:space="preserve"> </w:t>
      </w:r>
      <w:r>
        <w:rPr>
          <w:sz w:val="21"/>
        </w:rPr>
        <w:t>or</w:t>
      </w:r>
      <w:r>
        <w:rPr>
          <w:spacing w:val="1"/>
          <w:sz w:val="21"/>
        </w:rPr>
        <w:t xml:space="preserve"> </w:t>
      </w:r>
      <w:r>
        <w:rPr>
          <w:sz w:val="21"/>
        </w:rPr>
        <w:t>Manager,</w:t>
      </w:r>
      <w:r>
        <w:rPr>
          <w:spacing w:val="-4"/>
          <w:sz w:val="21"/>
        </w:rPr>
        <w:t xml:space="preserve"> </w:t>
      </w:r>
      <w:r>
        <w:rPr>
          <w:sz w:val="21"/>
        </w:rPr>
        <w:t>regarding</w:t>
      </w:r>
      <w:r>
        <w:rPr>
          <w:spacing w:val="-1"/>
          <w:sz w:val="21"/>
        </w:rPr>
        <w:t xml:space="preserve"> </w:t>
      </w:r>
      <w:r>
        <w:rPr>
          <w:sz w:val="21"/>
        </w:rPr>
        <w:t>renewal and closure.</w:t>
      </w:r>
    </w:p>
    <w:p w14:paraId="58D64C53" w14:textId="480554C3" w:rsidR="00447697" w:rsidDel="006A29DA" w:rsidRDefault="00447697">
      <w:pPr>
        <w:pStyle w:val="BodyText"/>
        <w:rPr>
          <w:del w:id="555" w:author="DELL" w:date="2025-07-03T10:08:00Z" w16du:dateUtc="2025-07-03T05:08:00Z"/>
          <w:sz w:val="24"/>
        </w:rPr>
      </w:pPr>
    </w:p>
    <w:p w14:paraId="303AE65E" w14:textId="50E025D5" w:rsidR="00447697" w:rsidDel="006A29DA" w:rsidRDefault="00447697">
      <w:pPr>
        <w:pStyle w:val="BodyText"/>
        <w:spacing w:before="5"/>
        <w:rPr>
          <w:del w:id="556" w:author="DELL" w:date="2025-07-03T10:08:00Z" w16du:dateUtc="2025-07-03T05:08:00Z"/>
          <w:sz w:val="30"/>
        </w:rPr>
      </w:pPr>
    </w:p>
    <w:p w14:paraId="5EA4724C" w14:textId="77777777" w:rsidR="00447697" w:rsidRDefault="00BE6F0B">
      <w:pPr>
        <w:pStyle w:val="Heading4"/>
        <w:numPr>
          <w:ilvl w:val="1"/>
          <w:numId w:val="47"/>
        </w:numPr>
        <w:tabs>
          <w:tab w:val="left" w:pos="2021"/>
          <w:tab w:val="left" w:pos="2022"/>
        </w:tabs>
        <w:spacing w:before="1"/>
        <w:ind w:hanging="582"/>
      </w:pPr>
      <w:r>
        <w:t>Appointments</w:t>
      </w:r>
    </w:p>
    <w:p w14:paraId="65C1B8C1" w14:textId="77777777" w:rsidR="00447697" w:rsidRDefault="00BE6F0B">
      <w:pPr>
        <w:pStyle w:val="Heading5"/>
        <w:numPr>
          <w:ilvl w:val="2"/>
          <w:numId w:val="44"/>
        </w:numPr>
        <w:tabs>
          <w:tab w:val="left" w:pos="2160"/>
          <w:tab w:val="left" w:pos="2161"/>
        </w:tabs>
        <w:spacing w:before="133"/>
        <w:ind w:hanging="721"/>
      </w:pPr>
      <w:r>
        <w:t>Appointment</w:t>
      </w:r>
      <w:r>
        <w:rPr>
          <w:spacing w:val="-4"/>
        </w:rPr>
        <w:t xml:space="preserve"> </w:t>
      </w:r>
      <w:r>
        <w:t>Methods</w:t>
      </w:r>
    </w:p>
    <w:p w14:paraId="53D9BA93" w14:textId="77777777" w:rsidR="00447697" w:rsidRDefault="00447697">
      <w:pPr>
        <w:pStyle w:val="BodyText"/>
        <w:spacing w:before="7"/>
        <w:rPr>
          <w:rFonts w:ascii="Arial"/>
          <w:b/>
          <w:sz w:val="31"/>
        </w:rPr>
      </w:pPr>
    </w:p>
    <w:p w14:paraId="62D779E8" w14:textId="2E40AEC1" w:rsidR="00447697" w:rsidRDefault="00BE6F0B">
      <w:pPr>
        <w:pStyle w:val="BodyText"/>
        <w:ind w:left="1800"/>
      </w:pPr>
      <w:r>
        <w:t>All</w:t>
      </w:r>
      <w:r>
        <w:rPr>
          <w:spacing w:val="-1"/>
        </w:rPr>
        <w:t xml:space="preserve"> </w:t>
      </w:r>
      <w:r>
        <w:t>appointments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del w:id="557" w:author="DELL" w:date="2025-07-03T10:08:00Z" w16du:dateUtc="2025-07-03T05:08:00Z">
        <w:r w:rsidDel="006A29DA">
          <w:delText>Organiza</w:delText>
        </w:r>
      </w:del>
      <w:del w:id="558" w:author="DELL" w:date="2025-07-03T10:09:00Z" w16du:dateUtc="2025-07-03T05:09:00Z">
        <w:r w:rsidDel="006A29DA">
          <w:delText>tion</w:delText>
        </w:r>
      </w:del>
      <w:ins w:id="559" w:author="DELL" w:date="2025-07-03T10:09:00Z" w16du:dateUtc="2025-07-03T05:09:00Z">
        <w:r w:rsidR="006A29DA">
          <w:t>the WRC</w:t>
        </w:r>
      </w:ins>
      <w:r>
        <w:rPr>
          <w:spacing w:val="-1"/>
        </w:rPr>
        <w:t xml:space="preserve"> </w:t>
      </w:r>
      <w:r>
        <w:t>shall be</w:t>
      </w:r>
      <w:r>
        <w:rPr>
          <w:spacing w:val="-4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methods:</w:t>
      </w:r>
    </w:p>
    <w:p w14:paraId="7F6CB7AF" w14:textId="72614E27" w:rsidR="00447697" w:rsidDel="006A29DA" w:rsidRDefault="00447697">
      <w:pPr>
        <w:pStyle w:val="BodyText"/>
        <w:rPr>
          <w:del w:id="560" w:author="DELL" w:date="2025-07-03T10:08:00Z" w16du:dateUtc="2025-07-03T05:08:00Z"/>
          <w:sz w:val="24"/>
        </w:rPr>
      </w:pPr>
    </w:p>
    <w:p w14:paraId="08CF9ED4" w14:textId="77777777" w:rsidR="00447697" w:rsidRDefault="00BE6F0B">
      <w:pPr>
        <w:pStyle w:val="ListParagraph"/>
        <w:numPr>
          <w:ilvl w:val="3"/>
          <w:numId w:val="44"/>
        </w:numPr>
        <w:tabs>
          <w:tab w:val="left" w:pos="2161"/>
        </w:tabs>
        <w:spacing w:before="207"/>
        <w:ind w:hanging="361"/>
        <w:rPr>
          <w:sz w:val="21"/>
        </w:rPr>
      </w:pPr>
      <w:r>
        <w:rPr>
          <w:sz w:val="21"/>
        </w:rPr>
        <w:t>Promotion</w:t>
      </w:r>
      <w:r>
        <w:rPr>
          <w:spacing w:val="-2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merit</w:t>
      </w:r>
      <w:r>
        <w:rPr>
          <w:spacing w:val="-3"/>
          <w:sz w:val="21"/>
        </w:rPr>
        <w:t xml:space="preserve"> </w:t>
      </w:r>
      <w:r>
        <w:rPr>
          <w:sz w:val="21"/>
        </w:rPr>
        <w:t>and experience</w:t>
      </w:r>
      <w:r>
        <w:rPr>
          <w:spacing w:val="-1"/>
          <w:sz w:val="21"/>
        </w:rPr>
        <w:t xml:space="preserve"> </w:t>
      </w:r>
      <w:r>
        <w:rPr>
          <w:sz w:val="21"/>
        </w:rPr>
        <w:t>basis;</w:t>
      </w:r>
    </w:p>
    <w:p w14:paraId="200CCE02" w14:textId="77777777" w:rsidR="00447697" w:rsidRDefault="00447697">
      <w:pPr>
        <w:pStyle w:val="BodyText"/>
        <w:spacing w:before="9"/>
        <w:rPr>
          <w:sz w:val="20"/>
        </w:rPr>
      </w:pPr>
    </w:p>
    <w:p w14:paraId="2647F5E6" w14:textId="77777777" w:rsidR="00447697" w:rsidRDefault="00BE6F0B">
      <w:pPr>
        <w:pStyle w:val="ListParagraph"/>
        <w:numPr>
          <w:ilvl w:val="3"/>
          <w:numId w:val="44"/>
        </w:numPr>
        <w:tabs>
          <w:tab w:val="left" w:pos="2161"/>
        </w:tabs>
        <w:ind w:hanging="361"/>
        <w:rPr>
          <w:sz w:val="21"/>
        </w:rPr>
      </w:pPr>
      <w:r>
        <w:rPr>
          <w:sz w:val="21"/>
        </w:rPr>
        <w:t>Direct</w:t>
      </w:r>
      <w:r>
        <w:rPr>
          <w:spacing w:val="-4"/>
          <w:sz w:val="21"/>
        </w:rPr>
        <w:t xml:space="preserve"> </w:t>
      </w:r>
      <w:r>
        <w:rPr>
          <w:sz w:val="21"/>
        </w:rPr>
        <w:t>recruitment;</w:t>
      </w:r>
    </w:p>
    <w:p w14:paraId="31B143DC" w14:textId="77777777" w:rsidR="00447697" w:rsidRDefault="00447697">
      <w:pPr>
        <w:pStyle w:val="BodyText"/>
        <w:spacing w:before="11"/>
        <w:rPr>
          <w:sz w:val="24"/>
        </w:rPr>
      </w:pPr>
    </w:p>
    <w:p w14:paraId="78851773" w14:textId="77777777" w:rsidR="00447697" w:rsidRDefault="00BE6F0B">
      <w:pPr>
        <w:pStyle w:val="ListParagraph"/>
        <w:numPr>
          <w:ilvl w:val="3"/>
          <w:numId w:val="44"/>
        </w:numPr>
        <w:tabs>
          <w:tab w:val="left" w:pos="2161"/>
        </w:tabs>
        <w:spacing w:line="314" w:lineRule="auto"/>
        <w:ind w:right="1438"/>
        <w:rPr>
          <w:sz w:val="21"/>
        </w:rPr>
      </w:pPr>
      <w:r>
        <w:rPr>
          <w:sz w:val="21"/>
        </w:rPr>
        <w:t>Inducting</w:t>
      </w:r>
      <w:r>
        <w:rPr>
          <w:spacing w:val="10"/>
          <w:sz w:val="21"/>
        </w:rPr>
        <w:t xml:space="preserve"> </w:t>
      </w:r>
      <w:r>
        <w:rPr>
          <w:sz w:val="21"/>
        </w:rPr>
        <w:t>personnel</w:t>
      </w:r>
      <w:r>
        <w:rPr>
          <w:spacing w:val="11"/>
          <w:sz w:val="21"/>
        </w:rPr>
        <w:t xml:space="preserve"> </w:t>
      </w:r>
      <w:r>
        <w:rPr>
          <w:sz w:val="21"/>
        </w:rPr>
        <w:t>on</w:t>
      </w:r>
      <w:r>
        <w:rPr>
          <w:spacing w:val="11"/>
          <w:sz w:val="21"/>
        </w:rPr>
        <w:t xml:space="preserve"> </w:t>
      </w:r>
      <w:r>
        <w:rPr>
          <w:sz w:val="21"/>
        </w:rPr>
        <w:t>deputation</w:t>
      </w:r>
      <w:r>
        <w:rPr>
          <w:spacing w:val="10"/>
          <w:sz w:val="21"/>
        </w:rPr>
        <w:t xml:space="preserve"> </w:t>
      </w:r>
      <w:r>
        <w:rPr>
          <w:sz w:val="21"/>
        </w:rPr>
        <w:t>or</w:t>
      </w:r>
      <w:r>
        <w:rPr>
          <w:spacing w:val="10"/>
          <w:sz w:val="21"/>
        </w:rPr>
        <w:t xml:space="preserve"> </w:t>
      </w:r>
      <w:r>
        <w:rPr>
          <w:sz w:val="21"/>
        </w:rPr>
        <w:t>leave</w:t>
      </w:r>
      <w:r>
        <w:rPr>
          <w:spacing w:val="11"/>
          <w:sz w:val="21"/>
        </w:rPr>
        <w:t xml:space="preserve"> </w:t>
      </w:r>
      <w:r>
        <w:rPr>
          <w:sz w:val="21"/>
        </w:rPr>
        <w:t>from</w:t>
      </w:r>
      <w:r>
        <w:rPr>
          <w:spacing w:val="12"/>
          <w:sz w:val="21"/>
        </w:rPr>
        <w:t xml:space="preserve"> </w:t>
      </w:r>
      <w:r>
        <w:rPr>
          <w:sz w:val="21"/>
        </w:rPr>
        <w:t>the</w:t>
      </w:r>
      <w:r>
        <w:rPr>
          <w:spacing w:val="10"/>
          <w:sz w:val="21"/>
        </w:rPr>
        <w:t xml:space="preserve"> </w:t>
      </w:r>
      <w:r>
        <w:rPr>
          <w:sz w:val="21"/>
        </w:rPr>
        <w:t>Federal</w:t>
      </w:r>
      <w:r>
        <w:rPr>
          <w:spacing w:val="11"/>
          <w:sz w:val="21"/>
        </w:rPr>
        <w:t xml:space="preserve"> </w:t>
      </w:r>
      <w:r>
        <w:rPr>
          <w:sz w:val="21"/>
        </w:rPr>
        <w:t>or</w:t>
      </w:r>
      <w:r>
        <w:rPr>
          <w:spacing w:val="10"/>
          <w:sz w:val="21"/>
        </w:rPr>
        <w:t xml:space="preserve"> </w:t>
      </w:r>
      <w:r>
        <w:rPr>
          <w:sz w:val="21"/>
        </w:rPr>
        <w:t>Provincial</w:t>
      </w:r>
      <w:r>
        <w:rPr>
          <w:spacing w:val="11"/>
          <w:sz w:val="21"/>
        </w:rPr>
        <w:t xml:space="preserve"> </w:t>
      </w:r>
      <w:r>
        <w:rPr>
          <w:sz w:val="21"/>
        </w:rPr>
        <w:t>Governments,</w:t>
      </w:r>
      <w:r>
        <w:rPr>
          <w:spacing w:val="-55"/>
          <w:sz w:val="21"/>
        </w:rPr>
        <w:t xml:space="preserve"> </w:t>
      </w:r>
      <w:r>
        <w:rPr>
          <w:sz w:val="21"/>
        </w:rPr>
        <w:t>Autonomous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Local Bodies,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other</w:t>
      </w:r>
      <w:r>
        <w:rPr>
          <w:spacing w:val="-2"/>
          <w:sz w:val="21"/>
        </w:rPr>
        <w:t xml:space="preserve"> </w:t>
      </w:r>
      <w:r>
        <w:rPr>
          <w:sz w:val="21"/>
        </w:rPr>
        <w:t>organizations</w:t>
      </w:r>
      <w:r>
        <w:rPr>
          <w:spacing w:val="-3"/>
          <w:sz w:val="21"/>
        </w:rPr>
        <w:t xml:space="preserve"> </w:t>
      </w:r>
      <w:r>
        <w:rPr>
          <w:sz w:val="21"/>
        </w:rPr>
        <w:t>such</w:t>
      </w:r>
      <w:r>
        <w:rPr>
          <w:spacing w:val="-1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z w:val="21"/>
        </w:rPr>
        <w:t>NGOs.</w:t>
      </w:r>
    </w:p>
    <w:p w14:paraId="24E19063" w14:textId="77777777" w:rsidR="00447697" w:rsidRDefault="00447697">
      <w:pPr>
        <w:pStyle w:val="BodyText"/>
        <w:rPr>
          <w:sz w:val="24"/>
        </w:rPr>
      </w:pPr>
    </w:p>
    <w:p w14:paraId="7C6CF84F" w14:textId="65587709" w:rsidR="00447697" w:rsidDel="00AE3A12" w:rsidRDefault="00447697">
      <w:pPr>
        <w:pStyle w:val="BodyText"/>
        <w:spacing w:before="6"/>
        <w:rPr>
          <w:del w:id="561" w:author="DELL" w:date="2025-07-03T10:09:00Z" w16du:dateUtc="2025-07-03T05:09:00Z"/>
        </w:rPr>
      </w:pPr>
    </w:p>
    <w:p w14:paraId="7B7EE070" w14:textId="77777777" w:rsidR="00447697" w:rsidRDefault="00BE6F0B">
      <w:pPr>
        <w:pStyle w:val="Heading5"/>
        <w:numPr>
          <w:ilvl w:val="2"/>
          <w:numId w:val="44"/>
        </w:numPr>
        <w:tabs>
          <w:tab w:val="left" w:pos="2160"/>
          <w:tab w:val="left" w:pos="2161"/>
        </w:tabs>
        <w:spacing w:before="1"/>
        <w:ind w:hanging="721"/>
      </w:pPr>
      <w:r>
        <w:t>Appointing</w:t>
      </w:r>
      <w:r>
        <w:rPr>
          <w:spacing w:val="-3"/>
        </w:rPr>
        <w:t xml:space="preserve"> </w:t>
      </w:r>
      <w:r>
        <w:t>/Terminating</w:t>
      </w:r>
      <w:r>
        <w:rPr>
          <w:spacing w:val="-4"/>
        </w:rPr>
        <w:t xml:space="preserve"> </w:t>
      </w:r>
      <w:r>
        <w:t>Authority</w:t>
      </w:r>
    </w:p>
    <w:p w14:paraId="4D751EB3" w14:textId="77777777" w:rsidR="00447697" w:rsidRDefault="00447697">
      <w:pPr>
        <w:pStyle w:val="BodyText"/>
        <w:spacing w:before="1"/>
        <w:rPr>
          <w:rFonts w:ascii="Arial"/>
          <w:b/>
          <w:sz w:val="25"/>
        </w:rPr>
      </w:pPr>
    </w:p>
    <w:p w14:paraId="2127962A" w14:textId="4E4B8B92" w:rsidR="00447697" w:rsidRDefault="00BE6F0B">
      <w:pPr>
        <w:pStyle w:val="BodyText"/>
        <w:spacing w:line="216" w:lineRule="auto"/>
        <w:ind w:left="2160" w:right="1660"/>
      </w:pPr>
      <w:r>
        <w:t>Board</w:t>
      </w:r>
      <w:r>
        <w:rPr>
          <w:spacing w:val="27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Heads</w:t>
      </w:r>
      <w:r>
        <w:rPr>
          <w:spacing w:val="30"/>
        </w:rPr>
        <w:t xml:space="preserve"> </w:t>
      </w:r>
      <w:r>
        <w:t>/Executive</w:t>
      </w:r>
      <w:r>
        <w:rPr>
          <w:spacing w:val="30"/>
        </w:rPr>
        <w:t xml:space="preserve"> </w:t>
      </w:r>
      <w:r>
        <w:t>Committee</w:t>
      </w:r>
      <w:r>
        <w:rPr>
          <w:spacing w:val="31"/>
        </w:rPr>
        <w:t xml:space="preserve"> </w:t>
      </w:r>
      <w:r>
        <w:t>shall</w:t>
      </w:r>
      <w:r>
        <w:rPr>
          <w:spacing w:val="31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appointing/terminating</w:t>
      </w:r>
      <w:r>
        <w:rPr>
          <w:spacing w:val="28"/>
        </w:rPr>
        <w:t xml:space="preserve"> </w:t>
      </w:r>
      <w:r>
        <w:t>Authority</w:t>
      </w:r>
      <w:r>
        <w:rPr>
          <w:spacing w:val="-55"/>
        </w:rPr>
        <w:t xml:space="preserve"> </w:t>
      </w:r>
      <w:r>
        <w:t>for</w:t>
      </w:r>
      <w:r>
        <w:rPr>
          <w:spacing w:val="-2"/>
        </w:rPr>
        <w:t xml:space="preserve"> </w:t>
      </w:r>
      <w:del w:id="562" w:author="DELL" w:date="2025-07-03T10:09:00Z" w16du:dateUtc="2025-07-03T05:09:00Z">
        <w:r w:rsidDel="00AE3A12">
          <w:delText>MD</w:delText>
        </w:r>
      </w:del>
      <w:ins w:id="563" w:author="DELL" w:date="2025-07-03T10:09:00Z" w16du:dateUtc="2025-07-03T05:09:00Z">
        <w:r w:rsidR="00AE3A12">
          <w:t>Chairperson WRC</w:t>
        </w:r>
      </w:ins>
      <w:r>
        <w:t>.</w:t>
      </w:r>
    </w:p>
    <w:p w14:paraId="06B89AA2" w14:textId="77777777" w:rsidR="00447697" w:rsidRDefault="00447697">
      <w:pPr>
        <w:spacing w:line="216" w:lineRule="auto"/>
        <w:sectPr w:rsidR="00447697">
          <w:pgSz w:w="11900" w:h="16840"/>
          <w:pgMar w:top="1280" w:right="0" w:bottom="1420" w:left="0" w:header="138" w:footer="1197" w:gutter="0"/>
          <w:cols w:space="720"/>
        </w:sectPr>
      </w:pPr>
    </w:p>
    <w:p w14:paraId="7310F65D" w14:textId="5523262A" w:rsidR="00447697" w:rsidRDefault="00BE6F0B">
      <w:pPr>
        <w:pStyle w:val="BodyText"/>
        <w:spacing w:before="175" w:line="218" w:lineRule="auto"/>
        <w:ind w:left="2160" w:right="2085"/>
      </w:pPr>
      <w:bookmarkStart w:id="564" w:name="_bookmark14"/>
      <w:bookmarkEnd w:id="564"/>
      <w:del w:id="565" w:author="DELL" w:date="2025-07-03T10:09:00Z" w16du:dateUtc="2025-07-03T05:09:00Z">
        <w:r w:rsidDel="00F458A7">
          <w:lastRenderedPageBreak/>
          <w:delText>MD</w:delText>
        </w:r>
      </w:del>
      <w:ins w:id="566" w:author="DELL" w:date="2025-07-03T10:09:00Z" w16du:dateUtc="2025-07-03T05:09:00Z">
        <w:r w:rsidR="00F458A7">
          <w:t>Cha</w:t>
        </w:r>
      </w:ins>
      <w:ins w:id="567" w:author="DELL" w:date="2025-07-03T10:10:00Z" w16du:dateUtc="2025-07-03T05:10:00Z">
        <w:r w:rsidR="00F458A7">
          <w:t>irperson</w:t>
        </w:r>
      </w:ins>
      <w:r>
        <w:t xml:space="preserve"> shall be the appointing/terminating authority for management and </w:t>
      </w:r>
      <w:r w:rsidRPr="00D16791">
        <w:rPr>
          <w:highlight w:val="yellow"/>
          <w:rPrChange w:id="568" w:author="DELL" w:date="2025-07-03T10:10:00Z" w16du:dateUtc="2025-07-03T05:10:00Z">
            <w:rPr/>
          </w:rPrChange>
        </w:rPr>
        <w:t>professional</w:t>
      </w:r>
      <w:r w:rsidRPr="00D16791">
        <w:rPr>
          <w:spacing w:val="-57"/>
          <w:highlight w:val="yellow"/>
          <w:rPrChange w:id="569" w:author="DELL" w:date="2025-07-03T10:10:00Z" w16du:dateUtc="2025-07-03T05:10:00Z">
            <w:rPr>
              <w:spacing w:val="-57"/>
            </w:rPr>
          </w:rPrChange>
        </w:rPr>
        <w:t xml:space="preserve"> </w:t>
      </w:r>
      <w:ins w:id="570" w:author="DELL" w:date="2025-07-03T10:10:00Z" w16du:dateUtc="2025-07-03T05:10:00Z">
        <w:r w:rsidR="00D16791" w:rsidRPr="00D16791">
          <w:rPr>
            <w:spacing w:val="-57"/>
            <w:highlight w:val="yellow"/>
            <w:rPrChange w:id="571" w:author="DELL" w:date="2025-07-03T10:10:00Z" w16du:dateUtc="2025-07-03T05:10:00Z">
              <w:rPr>
                <w:spacing w:val="-57"/>
              </w:rPr>
            </w:rPrChange>
          </w:rPr>
          <w:t xml:space="preserve">            </w:t>
        </w:r>
      </w:ins>
      <w:r w:rsidRPr="00D16791">
        <w:rPr>
          <w:highlight w:val="yellow"/>
          <w:rPrChange w:id="572" w:author="DELL" w:date="2025-07-03T10:10:00Z" w16du:dateUtc="2025-07-03T05:10:00Z">
            <w:rPr/>
          </w:rPrChange>
        </w:rPr>
        <w:t>employees.</w:t>
      </w:r>
    </w:p>
    <w:p w14:paraId="6CC852DB" w14:textId="3CF9F018" w:rsidR="00447697" w:rsidRDefault="00BE6F0B">
      <w:pPr>
        <w:pStyle w:val="BodyText"/>
        <w:spacing w:before="167" w:line="312" w:lineRule="auto"/>
        <w:ind w:left="2160" w:right="1630"/>
      </w:pPr>
      <w:r>
        <w:t>Sections</w:t>
      </w:r>
      <w:ins w:id="573" w:author="DELL" w:date="2025-07-03T10:10:00Z" w16du:dateUtc="2025-07-03T05:10:00Z">
        <w:r w:rsidR="00D16791">
          <w:t>’</w:t>
        </w:r>
      </w:ins>
      <w:r>
        <w:t xml:space="preserve"> Heads/Managers shall be the appointing/terminating authority for project </w:t>
      </w:r>
      <w:proofErr w:type="gramStart"/>
      <w:r w:rsidRPr="00D16791">
        <w:rPr>
          <w:highlight w:val="yellow"/>
          <w:rPrChange w:id="574" w:author="DELL" w:date="2025-07-03T10:10:00Z" w16du:dateUtc="2025-07-03T05:10:00Z">
            <w:rPr/>
          </w:rPrChange>
        </w:rPr>
        <w:t>staff,</w:t>
      </w:r>
      <w:r w:rsidRPr="00D16791">
        <w:rPr>
          <w:spacing w:val="-56"/>
          <w:highlight w:val="yellow"/>
          <w:rPrChange w:id="575" w:author="DELL" w:date="2025-07-03T10:10:00Z" w16du:dateUtc="2025-07-03T05:10:00Z">
            <w:rPr>
              <w:spacing w:val="-56"/>
            </w:rPr>
          </w:rPrChange>
        </w:rPr>
        <w:t xml:space="preserve"> </w:t>
      </w:r>
      <w:ins w:id="576" w:author="DELL" w:date="2025-07-03T10:10:00Z" w16du:dateUtc="2025-07-03T05:10:00Z">
        <w:r w:rsidR="00D16791" w:rsidRPr="00D16791">
          <w:rPr>
            <w:spacing w:val="-56"/>
            <w:highlight w:val="yellow"/>
            <w:rPrChange w:id="577" w:author="DELL" w:date="2025-07-03T10:10:00Z" w16du:dateUtc="2025-07-03T05:10:00Z">
              <w:rPr>
                <w:spacing w:val="-56"/>
              </w:rPr>
            </w:rPrChange>
          </w:rPr>
          <w:t xml:space="preserve">  </w:t>
        </w:r>
        <w:proofErr w:type="gramEnd"/>
        <w:r w:rsidR="00D16791" w:rsidRPr="00D16791">
          <w:rPr>
            <w:spacing w:val="-56"/>
            <w:highlight w:val="yellow"/>
            <w:rPrChange w:id="578" w:author="DELL" w:date="2025-07-03T10:10:00Z" w16du:dateUtc="2025-07-03T05:10:00Z">
              <w:rPr>
                <w:spacing w:val="-56"/>
              </w:rPr>
            </w:rPrChange>
          </w:rPr>
          <w:t xml:space="preserve">   </w:t>
        </w:r>
      </w:ins>
      <w:r w:rsidRPr="00D16791">
        <w:rPr>
          <w:highlight w:val="yellow"/>
          <w:rPrChange w:id="579" w:author="DELL" w:date="2025-07-03T10:10:00Z" w16du:dateUtc="2025-07-03T05:10:00Z">
            <w:rPr/>
          </w:rPrChange>
        </w:rPr>
        <w:t>associates</w:t>
      </w:r>
      <w:r>
        <w:rPr>
          <w:spacing w:val="-1"/>
        </w:rPr>
        <w:t xml:space="preserve"> </w:t>
      </w:r>
      <w:r>
        <w:t>and support</w:t>
      </w:r>
      <w:r>
        <w:rPr>
          <w:spacing w:val="-3"/>
        </w:rPr>
        <w:t xml:space="preserve"> </w:t>
      </w:r>
      <w:r>
        <w:t>staff.</w:t>
      </w:r>
    </w:p>
    <w:p w14:paraId="5C1F8C2D" w14:textId="77777777" w:rsidR="00447697" w:rsidRDefault="00BE6F0B">
      <w:pPr>
        <w:pStyle w:val="Heading5"/>
        <w:numPr>
          <w:ilvl w:val="2"/>
          <w:numId w:val="44"/>
        </w:numPr>
        <w:tabs>
          <w:tab w:val="left" w:pos="2160"/>
          <w:tab w:val="left" w:pos="2161"/>
        </w:tabs>
        <w:spacing w:before="49"/>
        <w:ind w:hanging="721"/>
      </w:pPr>
      <w:r>
        <w:t>Appointment</w:t>
      </w:r>
      <w:r>
        <w:rPr>
          <w:spacing w:val="-1"/>
        </w:rPr>
        <w:t xml:space="preserve"> </w:t>
      </w:r>
      <w:r>
        <w:t>Letter</w:t>
      </w:r>
    </w:p>
    <w:p w14:paraId="4151747D" w14:textId="77777777" w:rsidR="00447697" w:rsidRDefault="00BE6F0B">
      <w:pPr>
        <w:pStyle w:val="BodyText"/>
        <w:spacing w:before="166" w:line="312" w:lineRule="auto"/>
        <w:ind w:left="2160" w:right="1596"/>
      </w:pPr>
      <w:r>
        <w:t>The</w:t>
      </w:r>
      <w:r>
        <w:rPr>
          <w:spacing w:val="15"/>
        </w:rPr>
        <w:t xml:space="preserve"> </w:t>
      </w:r>
      <w:r>
        <w:t>Appointing</w:t>
      </w:r>
      <w:r>
        <w:rPr>
          <w:spacing w:val="15"/>
        </w:rPr>
        <w:t xml:space="preserve"> </w:t>
      </w:r>
      <w:r>
        <w:t>Authority,</w:t>
      </w:r>
      <w:r>
        <w:rPr>
          <w:spacing w:val="17"/>
        </w:rPr>
        <w:t xml:space="preserve"> </w:t>
      </w:r>
      <w:r>
        <w:t>clearly</w:t>
      </w:r>
      <w:r>
        <w:rPr>
          <w:spacing w:val="15"/>
        </w:rPr>
        <w:t xml:space="preserve"> </w:t>
      </w:r>
      <w:r>
        <w:t>indicating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terms</w:t>
      </w:r>
      <w:r>
        <w:rPr>
          <w:spacing w:val="14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contract,</w:t>
      </w:r>
      <w:r>
        <w:rPr>
          <w:spacing w:val="16"/>
        </w:rPr>
        <w:t xml:space="preserve"> </w:t>
      </w:r>
      <w:r>
        <w:t>shall</w:t>
      </w:r>
      <w:r>
        <w:rPr>
          <w:spacing w:val="15"/>
        </w:rPr>
        <w:t xml:space="preserve"> </w:t>
      </w:r>
      <w:r>
        <w:t>issue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letter</w:t>
      </w:r>
      <w:r>
        <w:rPr>
          <w:spacing w:val="-5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appointment</w:t>
      </w:r>
      <w:r>
        <w:rPr>
          <w:spacing w:val="-2"/>
        </w:rPr>
        <w:t xml:space="preserve"> </w:t>
      </w:r>
      <w:r>
        <w:t>for all staff</w:t>
      </w:r>
      <w:r>
        <w:rPr>
          <w:spacing w:val="-2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consultants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format.</w:t>
      </w:r>
    </w:p>
    <w:p w14:paraId="6CEEA697" w14:textId="2A235B2F" w:rsidR="00447697" w:rsidDel="00F458A7" w:rsidRDefault="00447697">
      <w:pPr>
        <w:pStyle w:val="BodyText"/>
        <w:rPr>
          <w:del w:id="580" w:author="DELL" w:date="2025-07-03T10:09:00Z" w16du:dateUtc="2025-07-03T05:09:00Z"/>
          <w:sz w:val="24"/>
        </w:rPr>
      </w:pPr>
    </w:p>
    <w:p w14:paraId="1A79DE20" w14:textId="77777777" w:rsidR="00447697" w:rsidRDefault="00447697">
      <w:pPr>
        <w:pStyle w:val="BodyText"/>
        <w:rPr>
          <w:sz w:val="22"/>
        </w:rPr>
      </w:pPr>
    </w:p>
    <w:p w14:paraId="504B416C" w14:textId="77777777" w:rsidR="00447697" w:rsidRDefault="00BE6F0B">
      <w:pPr>
        <w:pStyle w:val="Heading5"/>
        <w:numPr>
          <w:ilvl w:val="2"/>
          <w:numId w:val="44"/>
        </w:numPr>
        <w:tabs>
          <w:tab w:val="left" w:pos="2160"/>
          <w:tab w:val="left" w:pos="2161"/>
        </w:tabs>
        <w:ind w:hanging="721"/>
      </w:pPr>
      <w:r>
        <w:t>Medical</w:t>
      </w:r>
      <w:r>
        <w:rPr>
          <w:spacing w:val="-1"/>
        </w:rPr>
        <w:t xml:space="preserve"> </w:t>
      </w:r>
      <w:r>
        <w:t>Fitness</w:t>
      </w:r>
    </w:p>
    <w:p w14:paraId="7219B73B" w14:textId="3B7DB1D9" w:rsidR="00447697" w:rsidRDefault="00BE6F0B">
      <w:pPr>
        <w:pStyle w:val="BodyText"/>
        <w:spacing w:before="169" w:line="314" w:lineRule="auto"/>
        <w:ind w:left="2160" w:right="1435"/>
      </w:pPr>
      <w:r>
        <w:t>A</w:t>
      </w:r>
      <w:r>
        <w:rPr>
          <w:spacing w:val="26"/>
        </w:rPr>
        <w:t xml:space="preserve"> </w:t>
      </w:r>
      <w:r>
        <w:t>candidate</w:t>
      </w:r>
      <w:r>
        <w:rPr>
          <w:spacing w:val="26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direct</w:t>
      </w:r>
      <w:r>
        <w:rPr>
          <w:spacing w:val="25"/>
        </w:rPr>
        <w:t xml:space="preserve"> </w:t>
      </w:r>
      <w:r>
        <w:t>appointment</w:t>
      </w:r>
      <w:r>
        <w:rPr>
          <w:spacing w:val="25"/>
        </w:rPr>
        <w:t xml:space="preserve"> </w:t>
      </w:r>
      <w:r>
        <w:t>must</w:t>
      </w:r>
      <w:r>
        <w:rPr>
          <w:spacing w:val="25"/>
        </w:rPr>
        <w:t xml:space="preserve"> </w:t>
      </w:r>
      <w:r>
        <w:t>be</w:t>
      </w:r>
      <w:r>
        <w:rPr>
          <w:spacing w:val="26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good</w:t>
      </w:r>
      <w:r>
        <w:rPr>
          <w:spacing w:val="26"/>
        </w:rPr>
        <w:t xml:space="preserve"> </w:t>
      </w:r>
      <w:r>
        <w:t>mental</w:t>
      </w:r>
      <w:r>
        <w:rPr>
          <w:spacing w:val="27"/>
        </w:rPr>
        <w:t xml:space="preserve"> </w:t>
      </w:r>
      <w:r>
        <w:t>and</w:t>
      </w:r>
      <w:r>
        <w:rPr>
          <w:spacing w:val="26"/>
        </w:rPr>
        <w:t xml:space="preserve"> </w:t>
      </w:r>
      <w:del w:id="581" w:author="DELL" w:date="2025-07-03T10:11:00Z" w16du:dateUtc="2025-07-03T05:11:00Z">
        <w:r w:rsidDel="002717D5">
          <w:delText>bodily</w:delText>
        </w:r>
      </w:del>
      <w:ins w:id="582" w:author="DELL" w:date="2025-07-03T10:11:00Z" w16du:dateUtc="2025-07-03T05:11:00Z">
        <w:r w:rsidR="002717D5">
          <w:t>physical</w:t>
        </w:r>
      </w:ins>
      <w:r>
        <w:rPr>
          <w:spacing w:val="24"/>
        </w:rPr>
        <w:t xml:space="preserve"> </w:t>
      </w:r>
      <w:r>
        <w:t>health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proofErr w:type="gramStart"/>
      <w:r>
        <w:t>free</w:t>
      </w:r>
      <w:ins w:id="583" w:author="DELL" w:date="2025-07-03T10:11:00Z" w16du:dateUtc="2025-07-03T05:11:00Z">
        <w:r w:rsidR="00465DA4">
          <w:t xml:space="preserve"> </w:t>
        </w:r>
      </w:ins>
      <w:r>
        <w:rPr>
          <w:spacing w:val="-55"/>
        </w:rPr>
        <w:t xml:space="preserve"> </w:t>
      </w:r>
      <w:r>
        <w:t>from</w:t>
      </w:r>
      <w:proofErr w:type="gramEnd"/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defect</w:t>
      </w:r>
      <w:r>
        <w:rPr>
          <w:spacing w:val="-2"/>
        </w:rPr>
        <w:t xml:space="preserve"> </w:t>
      </w:r>
      <w:r>
        <w:t>likely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interfere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discharge</w:t>
      </w:r>
      <w:r>
        <w:rPr>
          <w:spacing w:val="-4"/>
        </w:rPr>
        <w:t xml:space="preserve"> </w:t>
      </w:r>
      <w:r>
        <w:t>of his/her</w:t>
      </w:r>
      <w:r>
        <w:rPr>
          <w:spacing w:val="-2"/>
        </w:rPr>
        <w:t xml:space="preserve"> </w:t>
      </w:r>
      <w:r>
        <w:t>duties.</w:t>
      </w:r>
    </w:p>
    <w:p w14:paraId="5F973AF5" w14:textId="77777777" w:rsidR="00447697" w:rsidRDefault="00447697">
      <w:pPr>
        <w:pStyle w:val="BodyText"/>
        <w:rPr>
          <w:sz w:val="24"/>
        </w:rPr>
      </w:pPr>
    </w:p>
    <w:p w14:paraId="47BDB1D4" w14:textId="26CCA9AD" w:rsidR="00447697" w:rsidDel="002717D5" w:rsidRDefault="00447697">
      <w:pPr>
        <w:pStyle w:val="BodyText"/>
        <w:spacing w:before="7"/>
        <w:rPr>
          <w:del w:id="584" w:author="DELL" w:date="2025-07-03T10:11:00Z" w16du:dateUtc="2025-07-03T05:11:00Z"/>
        </w:rPr>
      </w:pPr>
    </w:p>
    <w:p w14:paraId="535BF046" w14:textId="77777777" w:rsidR="00447697" w:rsidRDefault="00BE6F0B">
      <w:pPr>
        <w:pStyle w:val="Heading5"/>
        <w:numPr>
          <w:ilvl w:val="2"/>
          <w:numId w:val="44"/>
        </w:numPr>
        <w:tabs>
          <w:tab w:val="left" w:pos="2160"/>
          <w:tab w:val="left" w:pos="2161"/>
        </w:tabs>
        <w:spacing w:before="1"/>
        <w:ind w:hanging="721"/>
      </w:pPr>
      <w:r>
        <w:t>Confirmation</w:t>
      </w:r>
    </w:p>
    <w:p w14:paraId="091D9A9B" w14:textId="77777777" w:rsidR="00447697" w:rsidRDefault="00BE6F0B">
      <w:pPr>
        <w:pStyle w:val="BodyText"/>
        <w:spacing w:before="166" w:line="319" w:lineRule="auto"/>
        <w:ind w:left="2160" w:right="973"/>
      </w:pPr>
      <w:r>
        <w:t>An</w:t>
      </w:r>
      <w:r>
        <w:rPr>
          <w:spacing w:val="39"/>
        </w:rPr>
        <w:t xml:space="preserve"> </w:t>
      </w:r>
      <w:r>
        <w:t>employee</w:t>
      </w:r>
      <w:r>
        <w:rPr>
          <w:spacing w:val="39"/>
        </w:rPr>
        <w:t xml:space="preserve"> </w:t>
      </w:r>
      <w:r>
        <w:t>appointed</w:t>
      </w:r>
      <w:r>
        <w:rPr>
          <w:spacing w:val="39"/>
        </w:rPr>
        <w:t xml:space="preserve"> </w:t>
      </w:r>
      <w:r>
        <w:t>on</w:t>
      </w:r>
      <w:r>
        <w:rPr>
          <w:spacing w:val="39"/>
        </w:rPr>
        <w:t xml:space="preserve"> </w:t>
      </w:r>
      <w:r>
        <w:t>probation</w:t>
      </w:r>
      <w:r>
        <w:rPr>
          <w:spacing w:val="39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eligible</w:t>
      </w:r>
      <w:r>
        <w:rPr>
          <w:spacing w:val="39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confirmation</w:t>
      </w:r>
      <w:r>
        <w:rPr>
          <w:spacing w:val="39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>satisfactory</w:t>
      </w:r>
      <w:r>
        <w:rPr>
          <w:spacing w:val="-55"/>
        </w:rPr>
        <w:t xml:space="preserve"> </w:t>
      </w:r>
      <w:r>
        <w:t>completion</w:t>
      </w:r>
      <w:r>
        <w:rPr>
          <w:spacing w:val="-2"/>
        </w:rPr>
        <w:t xml:space="preserve"> </w:t>
      </w:r>
      <w:r>
        <w:t>of probation</w:t>
      </w:r>
      <w:r>
        <w:rPr>
          <w:spacing w:val="-2"/>
        </w:rPr>
        <w:t xml:space="preserve"> </w:t>
      </w:r>
      <w:r>
        <w:t>period.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shall be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confirmation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temporary</w:t>
      </w:r>
      <w:r>
        <w:rPr>
          <w:spacing w:val="-5"/>
        </w:rPr>
        <w:t xml:space="preserve"> </w:t>
      </w:r>
      <w:r>
        <w:t>post.</w:t>
      </w:r>
    </w:p>
    <w:p w14:paraId="4FC0D25F" w14:textId="77777777" w:rsidR="00447697" w:rsidRDefault="00447697">
      <w:pPr>
        <w:pStyle w:val="BodyText"/>
        <w:rPr>
          <w:sz w:val="24"/>
        </w:rPr>
      </w:pPr>
    </w:p>
    <w:p w14:paraId="33536AD8" w14:textId="1EB2F183" w:rsidR="00447697" w:rsidDel="00F77845" w:rsidRDefault="00447697">
      <w:pPr>
        <w:pStyle w:val="BodyText"/>
        <w:spacing w:before="2"/>
        <w:rPr>
          <w:del w:id="585" w:author="DELL" w:date="2025-07-03T10:11:00Z" w16du:dateUtc="2025-07-03T05:11:00Z"/>
        </w:rPr>
      </w:pPr>
    </w:p>
    <w:p w14:paraId="22369C44" w14:textId="77777777" w:rsidR="00447697" w:rsidRDefault="00BE6F0B">
      <w:pPr>
        <w:pStyle w:val="Heading5"/>
        <w:numPr>
          <w:ilvl w:val="2"/>
          <w:numId w:val="44"/>
        </w:numPr>
        <w:tabs>
          <w:tab w:val="left" w:pos="2160"/>
          <w:tab w:val="left" w:pos="2161"/>
        </w:tabs>
        <w:ind w:hanging="721"/>
      </w:pPr>
      <w:r>
        <w:t>Internal</w:t>
      </w:r>
      <w:r>
        <w:rPr>
          <w:spacing w:val="-4"/>
        </w:rPr>
        <w:t xml:space="preserve"> </w:t>
      </w:r>
      <w:r>
        <w:t>Hiring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Appointments</w:t>
      </w:r>
    </w:p>
    <w:p w14:paraId="24158E3C" w14:textId="7120BB5A" w:rsidR="00447697" w:rsidRDefault="00BE6F0B">
      <w:pPr>
        <w:pStyle w:val="BodyText"/>
        <w:spacing w:before="166" w:line="350" w:lineRule="auto"/>
        <w:ind w:left="2160" w:right="1418"/>
        <w:jc w:val="both"/>
      </w:pPr>
      <w:del w:id="586" w:author="DELL" w:date="2025-07-03T10:12:00Z" w16du:dateUtc="2025-07-03T05:12:00Z">
        <w:r w:rsidDel="00F77845">
          <w:delText>Organization</w:delText>
        </w:r>
      </w:del>
      <w:ins w:id="587" w:author="DELL" w:date="2025-07-03T10:12:00Z" w16du:dateUtc="2025-07-03T05:12:00Z">
        <w:r w:rsidR="00F77845">
          <w:t>WRC</w:t>
        </w:r>
      </w:ins>
      <w:r>
        <w:t xml:space="preserve"> supports the policy of </w:t>
      </w:r>
      <w:del w:id="588" w:author="DELL" w:date="2025-07-03T10:12:00Z" w16du:dateUtc="2025-07-03T05:12:00Z">
        <w:r w:rsidDel="00F77845">
          <w:delText xml:space="preserve">according </w:delText>
        </w:r>
      </w:del>
      <w:r>
        <w:t>preference to internal candidates if they are</w:t>
      </w:r>
      <w:r>
        <w:rPr>
          <w:spacing w:val="-56"/>
        </w:rPr>
        <w:t xml:space="preserve"> </w:t>
      </w:r>
      <w:r>
        <w:t>assessed as fulfilling hiring criteria. All positions requiring new appointments shall be first</w:t>
      </w:r>
      <w:r>
        <w:rPr>
          <w:spacing w:val="1"/>
        </w:rPr>
        <w:t xml:space="preserve"> </w:t>
      </w:r>
      <w:r>
        <w:t>circulated internally. Applications from existing staff members who fulfill the required</w:t>
      </w:r>
      <w:r>
        <w:rPr>
          <w:spacing w:val="1"/>
        </w:rPr>
        <w:t xml:space="preserve"> </w:t>
      </w:r>
      <w:r>
        <w:t>qualifications and meet other specified conditions for appointment in these positions</w:t>
      </w:r>
      <w:r>
        <w:rPr>
          <w:spacing w:val="1"/>
        </w:rPr>
        <w:t xml:space="preserve"> </w:t>
      </w:r>
      <w:r>
        <w:t xml:space="preserve">would be considered first. Experience with </w:t>
      </w:r>
      <w:del w:id="589" w:author="DELL" w:date="2025-07-03T10:12:00Z" w16du:dateUtc="2025-07-03T05:12:00Z">
        <w:r w:rsidDel="00F77845">
          <w:delText>Organiza</w:delText>
        </w:r>
      </w:del>
      <w:del w:id="590" w:author="DELL" w:date="2025-07-03T10:13:00Z" w16du:dateUtc="2025-07-03T05:13:00Z">
        <w:r w:rsidDel="00F77845">
          <w:delText>tion</w:delText>
        </w:r>
      </w:del>
      <w:ins w:id="591" w:author="DELL" w:date="2025-07-03T10:13:00Z" w16du:dateUtc="2025-07-03T05:13:00Z">
        <w:r w:rsidR="00F77845">
          <w:t>WRC</w:t>
        </w:r>
      </w:ins>
      <w:r>
        <w:t xml:space="preserve"> will be regarded positively, but</w:t>
      </w:r>
      <w:r>
        <w:rPr>
          <w:spacing w:val="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guarantee</w:t>
      </w:r>
      <w:r>
        <w:rPr>
          <w:spacing w:val="-1"/>
        </w:rPr>
        <w:t xml:space="preserve"> </w:t>
      </w:r>
      <w:r>
        <w:t>appointment.</w:t>
      </w:r>
    </w:p>
    <w:p w14:paraId="69FE49BE" w14:textId="2BFF543E" w:rsidR="00447697" w:rsidDel="00F77845" w:rsidRDefault="00447697">
      <w:pPr>
        <w:pStyle w:val="BodyText"/>
        <w:rPr>
          <w:del w:id="592" w:author="DELL" w:date="2025-07-03T10:11:00Z" w16du:dateUtc="2025-07-03T05:11:00Z"/>
          <w:sz w:val="24"/>
        </w:rPr>
      </w:pPr>
    </w:p>
    <w:p w14:paraId="5B5FF5D5" w14:textId="77777777" w:rsidR="00447697" w:rsidRDefault="00447697">
      <w:pPr>
        <w:pStyle w:val="BodyText"/>
        <w:spacing w:before="9"/>
        <w:rPr>
          <w:sz w:val="18"/>
        </w:rPr>
      </w:pPr>
    </w:p>
    <w:p w14:paraId="0B66D73B" w14:textId="77777777" w:rsidR="00447697" w:rsidRDefault="00BE6F0B">
      <w:pPr>
        <w:pStyle w:val="Heading5"/>
        <w:numPr>
          <w:ilvl w:val="2"/>
          <w:numId w:val="44"/>
        </w:numPr>
        <w:tabs>
          <w:tab w:val="left" w:pos="2160"/>
          <w:tab w:val="left" w:pos="2161"/>
        </w:tabs>
        <w:ind w:hanging="721"/>
      </w:pPr>
      <w:r>
        <w:t>Open</w:t>
      </w:r>
      <w:r>
        <w:rPr>
          <w:spacing w:val="-5"/>
        </w:rPr>
        <w:t xml:space="preserve"> </w:t>
      </w:r>
      <w:r>
        <w:t>Competitive</w:t>
      </w:r>
      <w:r>
        <w:rPr>
          <w:spacing w:val="-2"/>
        </w:rPr>
        <w:t xml:space="preserve"> </w:t>
      </w:r>
      <w:r>
        <w:t>Hiring</w:t>
      </w:r>
    </w:p>
    <w:p w14:paraId="035BA6AA" w14:textId="486B6C75" w:rsidR="00447697" w:rsidRDefault="00BE6F0B">
      <w:pPr>
        <w:pStyle w:val="BodyText"/>
        <w:spacing w:before="166" w:line="338" w:lineRule="auto"/>
        <w:ind w:left="2160" w:right="1437"/>
        <w:jc w:val="both"/>
      </w:pPr>
      <w:r>
        <w:t>All</w:t>
      </w:r>
      <w:r>
        <w:rPr>
          <w:spacing w:val="25"/>
        </w:rPr>
        <w:t xml:space="preserve"> </w:t>
      </w:r>
      <w:r>
        <w:t>regular</w:t>
      </w:r>
      <w:r>
        <w:rPr>
          <w:spacing w:val="23"/>
        </w:rPr>
        <w:t xml:space="preserve"> </w:t>
      </w:r>
      <w:r>
        <w:t>appointments</w:t>
      </w:r>
      <w:r>
        <w:rPr>
          <w:spacing w:val="25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professional,</w:t>
      </w:r>
      <w:r>
        <w:rPr>
          <w:spacing w:val="24"/>
        </w:rPr>
        <w:t xml:space="preserve"> </w:t>
      </w:r>
      <w:r>
        <w:t>management</w:t>
      </w:r>
      <w:r>
        <w:rPr>
          <w:spacing w:val="23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support</w:t>
      </w:r>
      <w:r>
        <w:rPr>
          <w:spacing w:val="23"/>
        </w:rPr>
        <w:t xml:space="preserve"> </w:t>
      </w:r>
      <w:r>
        <w:t>staff</w:t>
      </w:r>
      <w:r>
        <w:rPr>
          <w:spacing w:val="26"/>
        </w:rPr>
        <w:t xml:space="preserve"> </w:t>
      </w:r>
      <w:r>
        <w:t>positions</w:t>
      </w:r>
      <w:r>
        <w:rPr>
          <w:spacing w:val="24"/>
        </w:rPr>
        <w:t xml:space="preserve"> </w:t>
      </w:r>
      <w:r>
        <w:t>shall</w:t>
      </w:r>
      <w:r>
        <w:rPr>
          <w:spacing w:val="-56"/>
        </w:rPr>
        <w:t xml:space="preserve"> </w:t>
      </w:r>
      <w:r>
        <w:t>be</w:t>
      </w:r>
      <w:r>
        <w:rPr>
          <w:spacing w:val="31"/>
        </w:rPr>
        <w:t xml:space="preserve"> </w:t>
      </w:r>
      <w:r>
        <w:t>advertised</w:t>
      </w:r>
      <w:r>
        <w:rPr>
          <w:spacing w:val="32"/>
        </w:rPr>
        <w:t xml:space="preserve"> </w:t>
      </w:r>
      <w:r>
        <w:t>appropriately.</w:t>
      </w:r>
      <w:r>
        <w:rPr>
          <w:spacing w:val="31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properly</w:t>
      </w:r>
      <w:r>
        <w:rPr>
          <w:spacing w:val="30"/>
        </w:rPr>
        <w:t xml:space="preserve"> </w:t>
      </w:r>
      <w:r>
        <w:t>constituted</w:t>
      </w:r>
      <w:r>
        <w:rPr>
          <w:spacing w:val="30"/>
        </w:rPr>
        <w:t xml:space="preserve"> </w:t>
      </w:r>
      <w:r>
        <w:t>selection</w:t>
      </w:r>
      <w:r>
        <w:rPr>
          <w:spacing w:val="32"/>
        </w:rPr>
        <w:t xml:space="preserve"> </w:t>
      </w:r>
      <w:r>
        <w:t>committee</w:t>
      </w:r>
      <w:r>
        <w:rPr>
          <w:spacing w:val="32"/>
        </w:rPr>
        <w:t xml:space="preserve"> </w:t>
      </w:r>
      <w:r>
        <w:t>notified</w:t>
      </w:r>
      <w:r>
        <w:rPr>
          <w:spacing w:val="32"/>
        </w:rPr>
        <w:t xml:space="preserve"> </w:t>
      </w:r>
      <w:r>
        <w:t>by</w:t>
      </w:r>
      <w:r>
        <w:rPr>
          <w:spacing w:val="30"/>
        </w:rPr>
        <w:t xml:space="preserve"> </w:t>
      </w:r>
      <w:r>
        <w:t>the</w:t>
      </w:r>
      <w:r>
        <w:rPr>
          <w:spacing w:val="-56"/>
        </w:rPr>
        <w:t xml:space="preserve"> </w:t>
      </w:r>
      <w:del w:id="593" w:author="DELL" w:date="2025-07-03T10:13:00Z" w16du:dateUtc="2025-07-03T05:13:00Z">
        <w:r w:rsidDel="00F811F8">
          <w:delText>MD</w:delText>
        </w:r>
      </w:del>
      <w:ins w:id="594" w:author="DELL" w:date="2025-07-03T10:13:00Z" w16du:dateUtc="2025-07-03T05:13:00Z">
        <w:r w:rsidR="00F811F8">
          <w:t>Chairperson</w:t>
        </w:r>
      </w:ins>
      <w:r>
        <w:rPr>
          <w:spacing w:val="-1"/>
        </w:rPr>
        <w:t xml:space="preserve"> </w:t>
      </w:r>
      <w:r>
        <w:t>shall interview</w:t>
      </w:r>
      <w:r>
        <w:rPr>
          <w:spacing w:val="-2"/>
        </w:rPr>
        <w:t xml:space="preserve"> </w:t>
      </w:r>
      <w:r>
        <w:t>candidates</w:t>
      </w:r>
      <w:r>
        <w:rPr>
          <w:spacing w:val="-1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posts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response.</w:t>
      </w:r>
    </w:p>
    <w:p w14:paraId="6E156C05" w14:textId="212E325E" w:rsidR="00447697" w:rsidDel="00F811F8" w:rsidRDefault="00447697">
      <w:pPr>
        <w:pStyle w:val="BodyText"/>
        <w:rPr>
          <w:del w:id="595" w:author="DELL" w:date="2025-07-03T10:13:00Z" w16du:dateUtc="2025-07-03T05:13:00Z"/>
          <w:sz w:val="24"/>
        </w:rPr>
      </w:pPr>
    </w:p>
    <w:p w14:paraId="46DDF8B9" w14:textId="77777777" w:rsidR="00447697" w:rsidRDefault="00447697">
      <w:pPr>
        <w:pStyle w:val="BodyText"/>
        <w:spacing w:before="6"/>
        <w:rPr>
          <w:sz w:val="19"/>
        </w:rPr>
      </w:pPr>
    </w:p>
    <w:p w14:paraId="4C9BA341" w14:textId="77777777" w:rsidR="00447697" w:rsidRDefault="00BE6F0B">
      <w:pPr>
        <w:pStyle w:val="Heading5"/>
        <w:numPr>
          <w:ilvl w:val="2"/>
          <w:numId w:val="44"/>
        </w:numPr>
        <w:tabs>
          <w:tab w:val="left" w:pos="2160"/>
          <w:tab w:val="left" w:pos="2161"/>
        </w:tabs>
        <w:ind w:hanging="721"/>
      </w:pPr>
      <w:r>
        <w:t>Equivalence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Academic</w:t>
      </w:r>
      <w:r>
        <w:rPr>
          <w:spacing w:val="-2"/>
        </w:rPr>
        <w:t xml:space="preserve"> </w:t>
      </w:r>
      <w:r>
        <w:t>Degrees</w:t>
      </w:r>
    </w:p>
    <w:p w14:paraId="09D2CA7C" w14:textId="0C9CD7E8" w:rsidR="00447697" w:rsidRDefault="00BE6F0B">
      <w:pPr>
        <w:pStyle w:val="BodyText"/>
        <w:spacing w:before="172" w:line="338" w:lineRule="auto"/>
        <w:ind w:left="2160" w:right="1438"/>
        <w:jc w:val="both"/>
      </w:pPr>
      <w:r>
        <w:t>For purpose of equivalence, professional Bachelor's degrees in Engineering, Medicine</w:t>
      </w:r>
      <w:del w:id="596" w:author="DELL" w:date="2025-07-03T10:14:00Z" w16du:dateUtc="2025-07-03T05:14:00Z">
        <w:r w:rsidDel="004F447F">
          <w:delText>.</w:delText>
        </w:r>
      </w:del>
      <w:ins w:id="597" w:author="DELL" w:date="2025-07-03T10:14:00Z" w16du:dateUtc="2025-07-03T05:14:00Z">
        <w:r w:rsidR="004F447F">
          <w:t>,</w:t>
        </w:r>
      </w:ins>
      <w:r>
        <w:rPr>
          <w:spacing w:val="1"/>
        </w:rPr>
        <w:t xml:space="preserve"> </w:t>
      </w:r>
      <w:r>
        <w:t>Agriculture, Veterinary Sciences and Forestry will be considered equivalent to a Master's</w:t>
      </w:r>
      <w:r>
        <w:rPr>
          <w:spacing w:val="1"/>
        </w:rPr>
        <w:t xml:space="preserve"> </w:t>
      </w:r>
      <w:r>
        <w:t>degree.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PhD degree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considered</w:t>
      </w:r>
      <w:r>
        <w:rPr>
          <w:spacing w:val="-1"/>
        </w:rPr>
        <w:t xml:space="preserve"> </w:t>
      </w:r>
      <w:r>
        <w:t>equivalent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years</w:t>
      </w:r>
      <w:ins w:id="598" w:author="DELL" w:date="2025-07-03T10:14:00Z" w16du:dateUtc="2025-07-03T05:14:00Z">
        <w:r w:rsidR="004F447F">
          <w:t>’</w:t>
        </w:r>
      </w:ins>
      <w:r>
        <w:rPr>
          <w:spacing w:val="-2"/>
        </w:rPr>
        <w:t xml:space="preserve"> </w:t>
      </w:r>
      <w:r>
        <w:t>experience.</w:t>
      </w:r>
    </w:p>
    <w:p w14:paraId="76AEB0AA" w14:textId="77777777" w:rsidR="00447697" w:rsidRDefault="00447697">
      <w:pPr>
        <w:pStyle w:val="BodyText"/>
        <w:rPr>
          <w:sz w:val="24"/>
        </w:rPr>
      </w:pPr>
    </w:p>
    <w:p w14:paraId="26BC5DC0" w14:textId="575C3473" w:rsidR="00447697" w:rsidDel="004F447F" w:rsidRDefault="00447697">
      <w:pPr>
        <w:pStyle w:val="BodyText"/>
        <w:spacing w:before="10"/>
        <w:rPr>
          <w:del w:id="599" w:author="DELL" w:date="2025-07-03T10:14:00Z" w16du:dateUtc="2025-07-03T05:14:00Z"/>
          <w:sz w:val="18"/>
        </w:rPr>
      </w:pPr>
    </w:p>
    <w:p w14:paraId="2365491F" w14:textId="77777777" w:rsidR="00447697" w:rsidRDefault="00BE6F0B">
      <w:pPr>
        <w:pStyle w:val="Heading5"/>
        <w:numPr>
          <w:ilvl w:val="2"/>
          <w:numId w:val="44"/>
        </w:numPr>
        <w:tabs>
          <w:tab w:val="left" w:pos="2160"/>
          <w:tab w:val="left" w:pos="2161"/>
        </w:tabs>
        <w:ind w:hanging="721"/>
      </w:pPr>
      <w:r>
        <w:t>Appointment</w:t>
      </w:r>
      <w:r>
        <w:rPr>
          <w:spacing w:val="-3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t>Employees’</w:t>
      </w:r>
      <w:r>
        <w:rPr>
          <w:spacing w:val="53"/>
        </w:rPr>
        <w:t xml:space="preserve"> </w:t>
      </w:r>
      <w:r>
        <w:t>Relations</w:t>
      </w:r>
    </w:p>
    <w:p w14:paraId="7FB2F0D7" w14:textId="693706FF" w:rsidR="00447697" w:rsidRDefault="00BE6F0B">
      <w:pPr>
        <w:pStyle w:val="BodyText"/>
        <w:spacing w:before="171"/>
        <w:ind w:left="2160"/>
      </w:pPr>
      <w:r>
        <w:t>Appointment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employee’s</w:t>
      </w:r>
      <w:r>
        <w:rPr>
          <w:spacing w:val="-4"/>
        </w:rPr>
        <w:t xml:space="preserve"> </w:t>
      </w:r>
      <w:r>
        <w:t>spouse,</w:t>
      </w:r>
      <w:r>
        <w:rPr>
          <w:spacing w:val="-5"/>
        </w:rPr>
        <w:t xml:space="preserve"> </w:t>
      </w:r>
      <w:r>
        <w:t>children</w:t>
      </w:r>
      <w:r>
        <w:rPr>
          <w:spacing w:val="-4"/>
        </w:rPr>
        <w:t xml:space="preserve"> </w:t>
      </w:r>
      <w:r>
        <w:t>prohibited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del w:id="600" w:author="DELL" w:date="2025-07-03T10:14:00Z" w16du:dateUtc="2025-07-03T05:14:00Z">
        <w:r w:rsidDel="004F447F">
          <w:delText>organization</w:delText>
        </w:r>
      </w:del>
      <w:ins w:id="601" w:author="DELL" w:date="2025-07-03T10:14:00Z" w16du:dateUtc="2025-07-03T05:14:00Z">
        <w:r w:rsidR="004F447F">
          <w:t>WRC</w:t>
        </w:r>
      </w:ins>
      <w:r>
        <w:t>.</w:t>
      </w:r>
    </w:p>
    <w:p w14:paraId="0ECE6C5B" w14:textId="77777777" w:rsidR="00447697" w:rsidRDefault="00447697">
      <w:pPr>
        <w:sectPr w:rsidR="00447697">
          <w:pgSz w:w="11900" w:h="16840"/>
          <w:pgMar w:top="1280" w:right="0" w:bottom="1400" w:left="0" w:header="138" w:footer="1197" w:gutter="0"/>
          <w:cols w:space="720"/>
        </w:sectPr>
      </w:pPr>
    </w:p>
    <w:p w14:paraId="201FA977" w14:textId="77777777" w:rsidR="00447697" w:rsidRDefault="00BE6F0B">
      <w:pPr>
        <w:pStyle w:val="Heading5"/>
        <w:numPr>
          <w:ilvl w:val="2"/>
          <w:numId w:val="44"/>
        </w:numPr>
        <w:tabs>
          <w:tab w:val="left" w:pos="2161"/>
        </w:tabs>
        <w:spacing w:before="128"/>
        <w:ind w:hanging="721"/>
      </w:pPr>
      <w:bookmarkStart w:id="602" w:name="_bookmark15"/>
      <w:bookmarkEnd w:id="602"/>
      <w:r>
        <w:lastRenderedPageBreak/>
        <w:t>Employment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Individuals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Disabilities</w:t>
      </w:r>
    </w:p>
    <w:p w14:paraId="79B4FBDD" w14:textId="7C0F5A5D" w:rsidR="00447697" w:rsidRDefault="00BE6F0B">
      <w:pPr>
        <w:pStyle w:val="BodyText"/>
        <w:spacing w:before="167" w:line="316" w:lineRule="auto"/>
        <w:ind w:left="2160" w:right="1435"/>
        <w:jc w:val="both"/>
      </w:pPr>
      <w:r>
        <w:t xml:space="preserve">The </w:t>
      </w:r>
      <w:del w:id="603" w:author="DELL" w:date="2025-07-03T10:15:00Z" w16du:dateUtc="2025-07-03T05:15:00Z">
        <w:r w:rsidDel="00990C9A">
          <w:delText>Organization</w:delText>
        </w:r>
      </w:del>
      <w:ins w:id="604" w:author="DELL" w:date="2025-07-03T10:15:00Z" w16du:dateUtc="2025-07-03T05:15:00Z">
        <w:r w:rsidR="00990C9A">
          <w:t>WRC</w:t>
        </w:r>
      </w:ins>
      <w:r>
        <w:t xml:space="preserve"> is committed to the fair and equal employment of qualified persons with</w:t>
      </w:r>
      <w:r>
        <w:rPr>
          <w:spacing w:val="-56"/>
        </w:rPr>
        <w:t xml:space="preserve"> </w:t>
      </w:r>
      <w:r>
        <w:t>disabilities.</w:t>
      </w:r>
    </w:p>
    <w:p w14:paraId="2F2F51FC" w14:textId="77777777" w:rsidR="00447697" w:rsidRDefault="00BE6F0B">
      <w:pPr>
        <w:pStyle w:val="Heading5"/>
        <w:numPr>
          <w:ilvl w:val="2"/>
          <w:numId w:val="44"/>
        </w:numPr>
        <w:tabs>
          <w:tab w:val="left" w:pos="2161"/>
        </w:tabs>
        <w:spacing w:before="39"/>
        <w:ind w:hanging="721"/>
      </w:pPr>
      <w:r>
        <w:t>Employment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Retired</w:t>
      </w:r>
      <w:r>
        <w:rPr>
          <w:spacing w:val="-3"/>
        </w:rPr>
        <w:t xml:space="preserve"> </w:t>
      </w:r>
      <w:r>
        <w:t>Persons</w:t>
      </w:r>
    </w:p>
    <w:p w14:paraId="4568FE66" w14:textId="77777777" w:rsidR="00447697" w:rsidRDefault="00BE6F0B">
      <w:pPr>
        <w:pStyle w:val="BodyText"/>
        <w:spacing w:before="172" w:line="336" w:lineRule="auto"/>
        <w:ind w:left="2160" w:right="1418"/>
        <w:jc w:val="both"/>
      </w:pPr>
      <w:r>
        <w:t>Persons who have retired from any other organization may be eligible for employment</w:t>
      </w:r>
      <w:r>
        <w:rPr>
          <w:spacing w:val="1"/>
        </w:rPr>
        <w:t xml:space="preserve"> </w:t>
      </w:r>
      <w:r>
        <w:t>unless they have attained the age of 65 years, in which case they shall not be employed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classified</w:t>
      </w:r>
      <w:r>
        <w:rPr>
          <w:spacing w:val="-1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circumstances.</w:t>
      </w:r>
    </w:p>
    <w:p w14:paraId="67F45E54" w14:textId="279BD6EB" w:rsidR="00447697" w:rsidDel="00990C9A" w:rsidRDefault="00447697">
      <w:pPr>
        <w:pStyle w:val="BodyText"/>
        <w:rPr>
          <w:del w:id="605" w:author="DELL" w:date="2025-07-03T10:14:00Z" w16du:dateUtc="2025-07-03T05:14:00Z"/>
          <w:sz w:val="24"/>
        </w:rPr>
      </w:pPr>
    </w:p>
    <w:p w14:paraId="24D39D1A" w14:textId="77777777" w:rsidR="00447697" w:rsidRDefault="00447697">
      <w:pPr>
        <w:pStyle w:val="BodyText"/>
        <w:spacing w:before="5"/>
        <w:rPr>
          <w:sz w:val="19"/>
        </w:rPr>
      </w:pPr>
    </w:p>
    <w:p w14:paraId="653EA717" w14:textId="61A23985" w:rsidR="00447697" w:rsidRDefault="00BE6F0B">
      <w:pPr>
        <w:pStyle w:val="Heading5"/>
        <w:numPr>
          <w:ilvl w:val="2"/>
          <w:numId w:val="44"/>
        </w:numPr>
        <w:tabs>
          <w:tab w:val="left" w:pos="2161"/>
        </w:tabs>
        <w:ind w:hanging="721"/>
      </w:pPr>
      <w:r>
        <w:t>Age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Retir</w:t>
      </w:r>
      <w:ins w:id="606" w:author="DELL" w:date="2025-07-03T10:15:00Z" w16du:dateUtc="2025-07-03T05:15:00Z">
        <w:r w:rsidR="00430679">
          <w:t>e</w:t>
        </w:r>
      </w:ins>
      <w:r>
        <w:t>ment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Superannuation</w:t>
      </w:r>
    </w:p>
    <w:p w14:paraId="2F9D037C" w14:textId="77777777" w:rsidR="00447697" w:rsidRDefault="00BE6F0B">
      <w:pPr>
        <w:pStyle w:val="BodyText"/>
        <w:spacing w:before="129"/>
        <w:ind w:left="2160"/>
        <w:jc w:val="both"/>
      </w:pPr>
      <w:r>
        <w:t>An</w:t>
      </w:r>
      <w:r>
        <w:rPr>
          <w:spacing w:val="-3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retire</w:t>
      </w:r>
      <w:r>
        <w:rPr>
          <w:spacing w:val="-5"/>
        </w:rPr>
        <w:t xml:space="preserve"> </w:t>
      </w:r>
      <w:r>
        <w:t>from service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completion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his</w:t>
      </w:r>
      <w:r>
        <w:rPr>
          <w:spacing w:val="-2"/>
        </w:rPr>
        <w:t xml:space="preserve"> </w:t>
      </w:r>
      <w:r>
        <w:t>sixty-fifth</w:t>
      </w:r>
      <w:r>
        <w:rPr>
          <w:spacing w:val="-2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age.</w:t>
      </w:r>
    </w:p>
    <w:p w14:paraId="359B75A1" w14:textId="2D84B5EB" w:rsidR="00447697" w:rsidDel="00430679" w:rsidRDefault="00447697">
      <w:pPr>
        <w:pStyle w:val="BodyText"/>
        <w:rPr>
          <w:del w:id="607" w:author="DELL" w:date="2025-07-03T10:15:00Z" w16du:dateUtc="2025-07-03T05:15:00Z"/>
          <w:sz w:val="24"/>
        </w:rPr>
      </w:pPr>
    </w:p>
    <w:p w14:paraId="27FC6334" w14:textId="77777777" w:rsidR="00447697" w:rsidRDefault="00447697">
      <w:pPr>
        <w:pStyle w:val="BodyText"/>
        <w:rPr>
          <w:sz w:val="28"/>
        </w:rPr>
      </w:pPr>
    </w:p>
    <w:p w14:paraId="187680D5" w14:textId="77777777" w:rsidR="00447697" w:rsidRDefault="00BE6F0B">
      <w:pPr>
        <w:pStyle w:val="Heading5"/>
        <w:numPr>
          <w:ilvl w:val="2"/>
          <w:numId w:val="44"/>
        </w:numPr>
        <w:tabs>
          <w:tab w:val="left" w:pos="2161"/>
        </w:tabs>
        <w:spacing w:before="1"/>
        <w:ind w:hanging="721"/>
      </w:pPr>
      <w:r>
        <w:t>Promotions</w:t>
      </w:r>
    </w:p>
    <w:p w14:paraId="15393509" w14:textId="5942D046" w:rsidR="00447697" w:rsidRDefault="00BE6F0B">
      <w:pPr>
        <w:pStyle w:val="BodyText"/>
        <w:spacing w:before="166" w:line="345" w:lineRule="auto"/>
        <w:ind w:left="2160" w:right="1414"/>
        <w:jc w:val="both"/>
      </w:pPr>
      <w:r>
        <w:t>All promotions shall be made on the merit of each case and no employee shall have a</w:t>
      </w:r>
      <w:r>
        <w:rPr>
          <w:spacing w:val="1"/>
        </w:rPr>
        <w:t xml:space="preserve"> </w:t>
      </w:r>
      <w:r>
        <w:t xml:space="preserve">claim to be promoted to a particular post or grade by virtue of seniority alone. The </w:t>
      </w:r>
      <w:del w:id="608" w:author="DELL" w:date="2025-07-03T10:16:00Z" w16du:dateUtc="2025-07-03T05:16:00Z">
        <w:r w:rsidDel="00430679">
          <w:delText>MD</w:delText>
        </w:r>
      </w:del>
      <w:ins w:id="609" w:author="DELL" w:date="2025-07-03T10:16:00Z" w16du:dateUtc="2025-07-03T05:16:00Z">
        <w:r w:rsidR="00430679">
          <w:t>Chairperson</w:t>
        </w:r>
      </w:ins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promotions,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recommendation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respective</w:t>
      </w:r>
      <w:r>
        <w:rPr>
          <w:spacing w:val="1"/>
        </w:rPr>
        <w:t xml:space="preserve"> </w:t>
      </w:r>
      <w:r>
        <w:t>Head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Division/</w:t>
      </w:r>
      <w:r>
        <w:rPr>
          <w:spacing w:val="-56"/>
        </w:rPr>
        <w:t xml:space="preserve"> </w:t>
      </w:r>
      <w:r>
        <w:t>Section</w:t>
      </w:r>
      <w:del w:id="610" w:author="DELL" w:date="2025-07-03T10:16:00Z" w16du:dateUtc="2025-07-03T05:16:00Z">
        <w:r w:rsidDel="00537DA7">
          <w:delText>/Section</w:delText>
        </w:r>
      </w:del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basis</w:t>
      </w:r>
      <w:r>
        <w:rPr>
          <w:spacing w:val="-1"/>
        </w:rPr>
        <w:t xml:space="preserve"> </w:t>
      </w:r>
      <w:r>
        <w:t>of performance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merit.</w:t>
      </w:r>
    </w:p>
    <w:p w14:paraId="4EB462F3" w14:textId="33D3FD20" w:rsidR="00447697" w:rsidDel="00ED5F8B" w:rsidRDefault="00447697">
      <w:pPr>
        <w:pStyle w:val="BodyText"/>
        <w:rPr>
          <w:del w:id="611" w:author="DELL" w:date="2025-07-03T10:16:00Z" w16du:dateUtc="2025-07-03T05:16:00Z"/>
          <w:sz w:val="24"/>
        </w:rPr>
      </w:pPr>
    </w:p>
    <w:p w14:paraId="7944E575" w14:textId="77777777" w:rsidR="00447697" w:rsidRDefault="00BE6F0B">
      <w:pPr>
        <w:pStyle w:val="Heading5"/>
        <w:numPr>
          <w:ilvl w:val="2"/>
          <w:numId w:val="44"/>
        </w:numPr>
        <w:tabs>
          <w:tab w:val="left" w:pos="2161"/>
        </w:tabs>
        <w:spacing w:before="215"/>
        <w:ind w:hanging="721"/>
      </w:pPr>
      <w:r>
        <w:t>Transfer</w:t>
      </w:r>
    </w:p>
    <w:p w14:paraId="6323A9E5" w14:textId="00D21C15" w:rsidR="00447697" w:rsidRDefault="00BE6F0B">
      <w:pPr>
        <w:pStyle w:val="BodyText"/>
        <w:spacing w:before="171" w:line="345" w:lineRule="auto"/>
        <w:ind w:left="2160" w:right="1418"/>
        <w:jc w:val="both"/>
      </w:pPr>
      <w:r>
        <w:t>Employees may be transferred from one Department/Division/</w:t>
      </w:r>
      <w:del w:id="612" w:author="DELL" w:date="2025-07-03T10:16:00Z" w16du:dateUtc="2025-07-03T05:16:00Z">
        <w:r w:rsidDel="00ED5F8B">
          <w:delText xml:space="preserve"> </w:delText>
        </w:r>
      </w:del>
      <w:r>
        <w:t>Section to another; from</w:t>
      </w:r>
      <w:r>
        <w:rPr>
          <w:spacing w:val="1"/>
        </w:rPr>
        <w:t xml:space="preserve"> </w:t>
      </w:r>
      <w:r>
        <w:t xml:space="preserve">one project or office of the </w:t>
      </w:r>
      <w:del w:id="613" w:author="DELL" w:date="2025-07-03T10:16:00Z" w16du:dateUtc="2025-07-03T05:16:00Z">
        <w:r w:rsidDel="00ED5F8B">
          <w:delText>Organizati</w:delText>
        </w:r>
      </w:del>
      <w:del w:id="614" w:author="DELL" w:date="2025-07-03T10:17:00Z" w16du:dateUtc="2025-07-03T05:17:00Z">
        <w:r w:rsidDel="00ED5F8B">
          <w:delText>on</w:delText>
        </w:r>
      </w:del>
      <w:ins w:id="615" w:author="DELL" w:date="2025-07-03T10:17:00Z" w16du:dateUtc="2025-07-03T05:17:00Z">
        <w:r w:rsidR="00ED5F8B">
          <w:t>WRC</w:t>
        </w:r>
      </w:ins>
      <w:r>
        <w:t xml:space="preserve"> to another, and shall be liable for transfer from</w:t>
      </w:r>
      <w:r>
        <w:rPr>
          <w:spacing w:val="1"/>
        </w:rPr>
        <w:t xml:space="preserve"> </w:t>
      </w:r>
      <w:r>
        <w:t xml:space="preserve">one job group to another or to serve in a comparable position in </w:t>
      </w:r>
      <w:del w:id="616" w:author="DELL" w:date="2025-07-03T10:17:00Z" w16du:dateUtc="2025-07-03T05:17:00Z">
        <w:r w:rsidDel="00ED5F8B">
          <w:delText>Organization</w:delText>
        </w:r>
      </w:del>
      <w:ins w:id="617" w:author="DELL" w:date="2025-07-03T10:17:00Z" w16du:dateUtc="2025-07-03T05:17:00Z">
        <w:r w:rsidR="00ED5F8B">
          <w:t>WRC</w:t>
        </w:r>
      </w:ins>
      <w:r>
        <w:t xml:space="preserve"> as may be</w:t>
      </w:r>
      <w:r>
        <w:rPr>
          <w:spacing w:val="1"/>
        </w:rPr>
        <w:t xml:space="preserve"> </w:t>
      </w:r>
      <w:r>
        <w:t>expedient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interests</w:t>
      </w:r>
      <w:r>
        <w:rPr>
          <w:spacing w:val="-4"/>
        </w:rPr>
        <w:t xml:space="preserve"> </w:t>
      </w:r>
      <w:r>
        <w:t>of the</w:t>
      </w:r>
      <w:r>
        <w:rPr>
          <w:spacing w:val="-1"/>
        </w:rPr>
        <w:t xml:space="preserve"> </w:t>
      </w:r>
      <w:del w:id="618" w:author="DELL" w:date="2025-07-03T10:17:00Z" w16du:dateUtc="2025-07-03T05:17:00Z">
        <w:r w:rsidDel="00B0038D">
          <w:delText>organization</w:delText>
        </w:r>
      </w:del>
      <w:ins w:id="619" w:author="DELL" w:date="2025-07-03T10:17:00Z" w16du:dateUtc="2025-07-03T05:17:00Z">
        <w:r w:rsidR="00B0038D">
          <w:t>WRC</w:t>
        </w:r>
      </w:ins>
      <w:r>
        <w:t>.</w:t>
      </w:r>
    </w:p>
    <w:p w14:paraId="6A39A1B6" w14:textId="77777777" w:rsidR="00447697" w:rsidRDefault="00BE6F0B">
      <w:pPr>
        <w:pStyle w:val="Heading4"/>
        <w:numPr>
          <w:ilvl w:val="1"/>
          <w:numId w:val="47"/>
        </w:numPr>
        <w:tabs>
          <w:tab w:val="left" w:pos="2021"/>
          <w:tab w:val="left" w:pos="2022"/>
        </w:tabs>
        <w:spacing w:before="127"/>
        <w:ind w:hanging="582"/>
      </w:pPr>
      <w:r>
        <w:t>Probation</w:t>
      </w:r>
    </w:p>
    <w:p w14:paraId="3FFDB60F" w14:textId="77777777" w:rsidR="00447697" w:rsidRDefault="00447697">
      <w:pPr>
        <w:pStyle w:val="BodyText"/>
        <w:spacing w:before="2"/>
        <w:rPr>
          <w:rFonts w:ascii="Arial"/>
          <w:b/>
          <w:sz w:val="26"/>
        </w:rPr>
      </w:pPr>
    </w:p>
    <w:p w14:paraId="033E295B" w14:textId="2F7C37A6" w:rsidR="00447697" w:rsidRDefault="00BE6F0B">
      <w:pPr>
        <w:pStyle w:val="BodyText"/>
        <w:tabs>
          <w:tab w:val="left" w:pos="2858"/>
        </w:tabs>
        <w:spacing w:line="350" w:lineRule="auto"/>
        <w:ind w:left="2040" w:right="1435"/>
      </w:pPr>
      <w:r>
        <w:t>Every</w:t>
      </w:r>
      <w:r>
        <w:rPr>
          <w:spacing w:val="4"/>
        </w:rPr>
        <w:t xml:space="preserve"> </w:t>
      </w:r>
      <w:r>
        <w:t>candidate</w:t>
      </w:r>
      <w:r>
        <w:rPr>
          <w:spacing w:val="7"/>
        </w:rPr>
        <w:t xml:space="preserve"> </w:t>
      </w:r>
      <w:r>
        <w:t>selected</w:t>
      </w:r>
      <w:r>
        <w:rPr>
          <w:spacing w:val="6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appointment</w:t>
      </w:r>
      <w:r>
        <w:rPr>
          <w:spacing w:val="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regular</w:t>
      </w:r>
      <w:r>
        <w:rPr>
          <w:spacing w:val="6"/>
        </w:rPr>
        <w:t xml:space="preserve"> </w:t>
      </w:r>
      <w:r>
        <w:t>employee</w:t>
      </w:r>
      <w:r>
        <w:rPr>
          <w:spacing w:val="8"/>
        </w:rPr>
        <w:t xml:space="preserve"> </w:t>
      </w:r>
      <w:r>
        <w:t>shall</w:t>
      </w:r>
      <w:r>
        <w:rPr>
          <w:spacing w:val="8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probation</w:t>
      </w:r>
      <w:r>
        <w:rPr>
          <w:spacing w:val="8"/>
        </w:rPr>
        <w:t xml:space="preserve"> </w:t>
      </w:r>
      <w:r>
        <w:t>for</w:t>
      </w:r>
      <w:r>
        <w:rPr>
          <w:spacing w:val="-56"/>
        </w:rPr>
        <w:t xml:space="preserve"> </w:t>
      </w:r>
      <w:r>
        <w:t xml:space="preserve">a minimum period of </w:t>
      </w:r>
      <w:ins w:id="620" w:author="DELL" w:date="2025-07-03T10:18:00Z" w16du:dateUtc="2025-07-03T05:18:00Z">
        <w:r w:rsidR="00AD2DB3">
          <w:t xml:space="preserve">three to </w:t>
        </w:r>
      </w:ins>
      <w:del w:id="621" w:author="DELL" w:date="2025-07-03T10:18:00Z" w16du:dateUtc="2025-07-03T05:18:00Z">
        <w:r w:rsidDel="00AD2DB3">
          <w:delText>S</w:delText>
        </w:r>
      </w:del>
      <w:ins w:id="622" w:author="DELL" w:date="2025-07-03T10:18:00Z" w16du:dateUtc="2025-07-03T05:18:00Z">
        <w:r w:rsidR="00AD2DB3">
          <w:t>s</w:t>
        </w:r>
      </w:ins>
      <w:r>
        <w:t xml:space="preserve">ix months during which, if </w:t>
      </w:r>
      <w:ins w:id="623" w:author="DELL" w:date="2025-07-03T10:18:00Z" w16du:dateUtc="2025-07-03T05:18:00Z">
        <w:r w:rsidR="00AD2DB3">
          <w:t xml:space="preserve">the performance is </w:t>
        </w:r>
      </w:ins>
      <w:r>
        <w:t>found unsatisfactory the appointment may</w:t>
      </w:r>
      <w:r>
        <w:rPr>
          <w:spacing w:val="-56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terminated</w:t>
      </w:r>
      <w:r>
        <w:rPr>
          <w:spacing w:val="2"/>
        </w:rPr>
        <w:t xml:space="preserve"> </w:t>
      </w:r>
      <w:r>
        <w:t>by the</w:t>
      </w:r>
      <w:r>
        <w:rPr>
          <w:spacing w:val="1"/>
        </w:rPr>
        <w:t xml:space="preserve"> </w:t>
      </w:r>
      <w:r>
        <w:t>appointing</w:t>
      </w:r>
      <w:r>
        <w:rPr>
          <w:spacing w:val="2"/>
        </w:rPr>
        <w:t xml:space="preserve"> </w:t>
      </w:r>
      <w:r>
        <w:t>authority without notice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without assigning any reason.</w:t>
      </w:r>
      <w:r>
        <w:rPr>
          <w:spacing w:val="-56"/>
        </w:rPr>
        <w:t xml:space="preserve"> </w:t>
      </w:r>
      <w:r>
        <w:t>Upon completion of this period, the probation may be extended, if deemed necessary or if</w:t>
      </w:r>
      <w:r>
        <w:rPr>
          <w:spacing w:val="1"/>
        </w:rPr>
        <w:t xml:space="preserve"> </w:t>
      </w:r>
      <w:r>
        <w:t>the</w:t>
      </w:r>
      <w:del w:id="624" w:author="DELL" w:date="2025-07-03T10:17:00Z" w16du:dateUtc="2025-07-03T05:17:00Z">
        <w:r w:rsidDel="004926C0">
          <w:tab/>
        </w:r>
      </w:del>
      <w:ins w:id="625" w:author="DELL" w:date="2025-07-03T10:17:00Z" w16du:dateUtc="2025-07-03T05:17:00Z">
        <w:r w:rsidR="004926C0">
          <w:t xml:space="preserve"> </w:t>
        </w:r>
      </w:ins>
      <w:r>
        <w:t>probation’s</w:t>
      </w:r>
      <w:r>
        <w:rPr>
          <w:spacing w:val="56"/>
        </w:rPr>
        <w:t xml:space="preserve"> </w:t>
      </w:r>
      <w:r>
        <w:t>performance</w:t>
      </w:r>
      <w:r>
        <w:rPr>
          <w:spacing w:val="55"/>
        </w:rPr>
        <w:t xml:space="preserve"> </w:t>
      </w:r>
      <w:r>
        <w:t>has</w:t>
      </w:r>
      <w:r>
        <w:rPr>
          <w:spacing w:val="56"/>
        </w:rPr>
        <w:t xml:space="preserve"> </w:t>
      </w:r>
      <w:r>
        <w:t>been</w:t>
      </w:r>
      <w:r>
        <w:rPr>
          <w:spacing w:val="57"/>
        </w:rPr>
        <w:t xml:space="preserve"> </w:t>
      </w:r>
      <w:r>
        <w:t>found</w:t>
      </w:r>
      <w:r>
        <w:rPr>
          <w:spacing w:val="56"/>
        </w:rPr>
        <w:t xml:space="preserve"> </w:t>
      </w:r>
      <w:r>
        <w:t>unsa</w:t>
      </w:r>
      <w:ins w:id="626" w:author="DELL" w:date="2025-07-03T10:18:00Z" w16du:dateUtc="2025-07-03T05:18:00Z">
        <w:r w:rsidR="00AD2DB3">
          <w:t>tisfactor</w:t>
        </w:r>
      </w:ins>
      <w:ins w:id="627" w:author="DELL" w:date="2025-07-03T10:19:00Z" w16du:dateUtc="2025-07-03T05:19:00Z">
        <w:r w:rsidR="00AD2DB3">
          <w:t xml:space="preserve">y. </w:t>
        </w:r>
      </w:ins>
    </w:p>
    <w:p w14:paraId="02C53B9D" w14:textId="77777777" w:rsidR="00447697" w:rsidRDefault="00BE6F0B">
      <w:pPr>
        <w:pStyle w:val="BodyText"/>
        <w:spacing w:before="170" w:line="316" w:lineRule="auto"/>
        <w:ind w:left="2040" w:right="973"/>
      </w:pPr>
      <w:r>
        <w:t>Probation</w:t>
      </w:r>
      <w:r>
        <w:rPr>
          <w:spacing w:val="22"/>
        </w:rPr>
        <w:t xml:space="preserve"> </w:t>
      </w:r>
      <w:r>
        <w:t>shall</w:t>
      </w:r>
      <w:r>
        <w:rPr>
          <w:spacing w:val="22"/>
        </w:rPr>
        <w:t xml:space="preserve"> </w:t>
      </w:r>
      <w:r>
        <w:t>be</w:t>
      </w:r>
      <w:r>
        <w:rPr>
          <w:spacing w:val="22"/>
        </w:rPr>
        <w:t xml:space="preserve"> </w:t>
      </w:r>
      <w:r>
        <w:t>terminated</w:t>
      </w:r>
      <w:r>
        <w:rPr>
          <w:spacing w:val="23"/>
        </w:rPr>
        <w:t xml:space="preserve"> </w:t>
      </w:r>
      <w:r>
        <w:t>on</w:t>
      </w:r>
      <w:r>
        <w:rPr>
          <w:spacing w:val="22"/>
        </w:rPr>
        <w:t xml:space="preserve"> </w:t>
      </w:r>
      <w:r>
        <w:t>its</w:t>
      </w:r>
      <w:r>
        <w:rPr>
          <w:spacing w:val="25"/>
        </w:rPr>
        <w:t xml:space="preserve"> </w:t>
      </w:r>
      <w:r>
        <w:t>satisfactory</w:t>
      </w:r>
      <w:r>
        <w:rPr>
          <w:spacing w:val="20"/>
        </w:rPr>
        <w:t xml:space="preserve"> </w:t>
      </w:r>
      <w:r>
        <w:t>completion</w:t>
      </w:r>
      <w:r>
        <w:rPr>
          <w:spacing w:val="22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approval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line</w:t>
      </w:r>
      <w:r>
        <w:rPr>
          <w:spacing w:val="-55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and appointing</w:t>
      </w:r>
      <w:r>
        <w:rPr>
          <w:spacing w:val="-1"/>
        </w:rPr>
        <w:t xml:space="preserve"> </w:t>
      </w:r>
      <w:r>
        <w:t>authority.</w:t>
      </w:r>
    </w:p>
    <w:p w14:paraId="638CA850" w14:textId="77777777" w:rsidR="00447697" w:rsidRDefault="00BE6F0B">
      <w:pPr>
        <w:pStyle w:val="Heading5"/>
        <w:numPr>
          <w:ilvl w:val="2"/>
          <w:numId w:val="43"/>
        </w:numPr>
        <w:tabs>
          <w:tab w:val="left" w:pos="2160"/>
          <w:tab w:val="left" w:pos="2161"/>
        </w:tabs>
        <w:spacing w:before="160"/>
        <w:ind w:hanging="721"/>
      </w:pPr>
      <w:r>
        <w:t>Probationary</w:t>
      </w:r>
      <w:r>
        <w:rPr>
          <w:spacing w:val="-6"/>
        </w:rPr>
        <w:t xml:space="preserve"> </w:t>
      </w:r>
      <w:r>
        <w:t>periods</w:t>
      </w:r>
    </w:p>
    <w:p w14:paraId="2621F155" w14:textId="77777777" w:rsidR="00447697" w:rsidRDefault="00447697">
      <w:pPr>
        <w:pStyle w:val="BodyText"/>
        <w:spacing w:before="1"/>
        <w:rPr>
          <w:rFonts w:ascii="Arial"/>
          <w:b/>
          <w:sz w:val="25"/>
        </w:rPr>
      </w:pPr>
    </w:p>
    <w:p w14:paraId="7F3407C4" w14:textId="55CFF3B9" w:rsidR="00447697" w:rsidRDefault="00BE6F0B">
      <w:pPr>
        <w:pStyle w:val="BodyText"/>
        <w:spacing w:line="345" w:lineRule="auto"/>
        <w:ind w:left="2040" w:right="1435"/>
        <w:jc w:val="both"/>
      </w:pPr>
      <w:r>
        <w:t>A minimum of three months and a maximum of six months</w:t>
      </w:r>
      <w:ins w:id="628" w:author="DELL" w:date="2025-07-03T10:19:00Z" w16du:dateUtc="2025-07-03T05:19:00Z">
        <w:r w:rsidR="00C1462A">
          <w:t>’</w:t>
        </w:r>
      </w:ins>
      <w:r>
        <w:t xml:space="preserve"> probation period will apply to all</w:t>
      </w:r>
      <w:r>
        <w:rPr>
          <w:spacing w:val="-56"/>
        </w:rPr>
        <w:t xml:space="preserve"> </w:t>
      </w:r>
      <w:ins w:id="629" w:author="DELL" w:date="2025-07-03T10:19:00Z" w16du:dateUtc="2025-07-03T05:19:00Z">
        <w:r w:rsidR="00C1462A">
          <w:rPr>
            <w:spacing w:val="-56"/>
          </w:rPr>
          <w:t xml:space="preserve">              </w:t>
        </w:r>
      </w:ins>
      <w:r>
        <w:t>prospective employees. Where a period longer than six months is applied, this needs to be</w:t>
      </w:r>
      <w:r>
        <w:rPr>
          <w:spacing w:val="-56"/>
        </w:rPr>
        <w:t xml:space="preserve"> </w:t>
      </w:r>
      <w:r>
        <w:t>justified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grounds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reasonable</w:t>
      </w:r>
      <w:r>
        <w:rPr>
          <w:spacing w:val="1"/>
        </w:rPr>
        <w:t xml:space="preserve"> </w:t>
      </w:r>
      <w:del w:id="630" w:author="DELL" w:date="2025-07-03T10:19:00Z" w16du:dateUtc="2025-07-03T05:19:00Z">
        <w:r w:rsidDel="00ED1418">
          <w:delText>having</w:delText>
        </w:r>
      </w:del>
      <w:ins w:id="631" w:author="DELL" w:date="2025-07-03T10:20:00Z" w16du:dateUtc="2025-07-03T05:20:00Z">
        <w:r w:rsidR="00ED1418">
          <w:t>with</w:t>
        </w:r>
      </w:ins>
      <w:r>
        <w:rPr>
          <w:spacing w:val="1"/>
        </w:rPr>
        <w:t xml:space="preserve"> </w:t>
      </w:r>
      <w:r>
        <w:t>regard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nature</w:t>
      </w:r>
      <w:r>
        <w:rPr>
          <w:spacing w:val="5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circumstances</w:t>
      </w:r>
      <w:r>
        <w:rPr>
          <w:spacing w:val="-2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employment.</w:t>
      </w:r>
    </w:p>
    <w:p w14:paraId="0A1AEBC2" w14:textId="77777777" w:rsidR="00447697" w:rsidRDefault="00447697">
      <w:pPr>
        <w:spacing w:line="345" w:lineRule="auto"/>
        <w:jc w:val="both"/>
        <w:sectPr w:rsidR="00447697">
          <w:pgSz w:w="11900" w:h="16840"/>
          <w:pgMar w:top="1280" w:right="0" w:bottom="1400" w:left="0" w:header="138" w:footer="1197" w:gutter="0"/>
          <w:cols w:space="720"/>
        </w:sectPr>
      </w:pPr>
    </w:p>
    <w:p w14:paraId="45D32733" w14:textId="0B073482" w:rsidR="00447697" w:rsidRDefault="00BE6F0B">
      <w:pPr>
        <w:pStyle w:val="BodyText"/>
        <w:spacing w:before="176" w:line="312" w:lineRule="auto"/>
        <w:ind w:left="2040" w:right="1715"/>
      </w:pPr>
      <w:bookmarkStart w:id="632" w:name="_bookmark16"/>
      <w:bookmarkEnd w:id="632"/>
      <w:r>
        <w:lastRenderedPageBreak/>
        <w:t xml:space="preserve">In determining the length of the probationary </w:t>
      </w:r>
      <w:del w:id="633" w:author="DELL" w:date="2025-07-03T10:21:00Z" w16du:dateUtc="2025-07-03T05:21:00Z">
        <w:r w:rsidDel="00A254D2">
          <w:delText>period</w:delText>
        </w:r>
      </w:del>
      <w:ins w:id="634" w:author="DELL" w:date="2025-07-03T10:21:00Z" w16du:dateUtc="2025-07-03T05:21:00Z">
        <w:r w:rsidR="00A254D2">
          <w:t>period,</w:t>
        </w:r>
      </w:ins>
      <w:r>
        <w:t xml:space="preserve"> </w:t>
      </w:r>
      <w:del w:id="635" w:author="DELL" w:date="2025-07-03T10:21:00Z" w16du:dateUtc="2025-07-03T05:21:00Z">
        <w:r w:rsidDel="00A254D2">
          <w:delText xml:space="preserve">the </w:delText>
        </w:r>
      </w:del>
      <w:del w:id="636" w:author="DELL" w:date="2025-07-03T10:20:00Z" w16du:dateUtc="2025-07-03T05:20:00Z">
        <w:r w:rsidDel="00B54522">
          <w:delText>Organization</w:delText>
        </w:r>
      </w:del>
      <w:ins w:id="637" w:author="DELL" w:date="2025-07-03T10:20:00Z" w16du:dateUtc="2025-07-03T05:20:00Z">
        <w:r w:rsidR="00B54522">
          <w:t>WRC</w:t>
        </w:r>
      </w:ins>
      <w:r>
        <w:t xml:space="preserve"> will </w:t>
      </w:r>
      <w:del w:id="638" w:author="DELL" w:date="2025-07-03T10:20:00Z" w16du:dateUtc="2025-07-03T05:20:00Z">
        <w:r w:rsidDel="00B54522">
          <w:delText>have regard</w:delText>
        </w:r>
      </w:del>
      <w:ins w:id="639" w:author="DELL" w:date="2025-07-03T10:20:00Z" w16du:dateUtc="2025-07-03T05:20:00Z">
        <w:r w:rsidR="00B54522">
          <w:t>consider</w:t>
        </w:r>
      </w:ins>
      <w:r>
        <w:t xml:space="preserve"> </w:t>
      </w:r>
      <w:del w:id="640" w:author="DELL" w:date="2025-07-03T10:20:00Z" w16du:dateUtc="2025-07-03T05:20:00Z">
        <w:r w:rsidDel="00B54522">
          <w:delText>to</w:delText>
        </w:r>
        <w:r w:rsidDel="00B54522">
          <w:rPr>
            <w:spacing w:val="-56"/>
          </w:rPr>
          <w:delText xml:space="preserve"> </w:delText>
        </w:r>
      </w:del>
      <w:ins w:id="641" w:author="DELL" w:date="2025-07-03T10:20:00Z" w16du:dateUtc="2025-07-03T05:20:00Z">
        <w:r w:rsidR="00B54522">
          <w:rPr>
            <w:spacing w:val="-56"/>
          </w:rPr>
          <w:t xml:space="preserve">       </w:t>
        </w:r>
      </w:ins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factors:</w:t>
      </w:r>
    </w:p>
    <w:p w14:paraId="5093B26F" w14:textId="2E083003" w:rsidR="00447697" w:rsidRDefault="00BE6F0B">
      <w:pPr>
        <w:pStyle w:val="ListParagraph"/>
        <w:numPr>
          <w:ilvl w:val="3"/>
          <w:numId w:val="43"/>
        </w:numPr>
        <w:tabs>
          <w:tab w:val="left" w:pos="2161"/>
        </w:tabs>
        <w:spacing w:before="174" w:line="357" w:lineRule="auto"/>
        <w:ind w:right="1525"/>
        <w:rPr>
          <w:sz w:val="21"/>
        </w:rPr>
      </w:pPr>
      <w:r>
        <w:rPr>
          <w:sz w:val="21"/>
        </w:rPr>
        <w:t>For all but exceptional cases, for jobs at the all levels, a three-month probationary period</w:t>
      </w:r>
      <w:r>
        <w:rPr>
          <w:spacing w:val="-56"/>
          <w:sz w:val="21"/>
        </w:rPr>
        <w:t xml:space="preserve"> </w:t>
      </w:r>
      <w:r>
        <w:rPr>
          <w:sz w:val="21"/>
        </w:rPr>
        <w:t>is</w:t>
      </w:r>
      <w:r>
        <w:rPr>
          <w:spacing w:val="56"/>
          <w:sz w:val="21"/>
        </w:rPr>
        <w:t xml:space="preserve"> </w:t>
      </w:r>
      <w:r>
        <w:rPr>
          <w:sz w:val="21"/>
        </w:rPr>
        <w:t>sufficient</w:t>
      </w:r>
      <w:r>
        <w:rPr>
          <w:spacing w:val="55"/>
          <w:sz w:val="21"/>
        </w:rPr>
        <w:t xml:space="preserve"> </w:t>
      </w:r>
      <w:r>
        <w:rPr>
          <w:sz w:val="21"/>
        </w:rPr>
        <w:t>for</w:t>
      </w:r>
      <w:r>
        <w:rPr>
          <w:spacing w:val="56"/>
          <w:sz w:val="21"/>
        </w:rPr>
        <w:t xml:space="preserve"> </w:t>
      </w:r>
      <w:r>
        <w:rPr>
          <w:sz w:val="21"/>
        </w:rPr>
        <w:t>assessing</w:t>
      </w:r>
      <w:r>
        <w:rPr>
          <w:spacing w:val="57"/>
          <w:sz w:val="21"/>
        </w:rPr>
        <w:t xml:space="preserve"> </w:t>
      </w:r>
      <w:r>
        <w:rPr>
          <w:sz w:val="21"/>
        </w:rPr>
        <w:t>a</w:t>
      </w:r>
      <w:r>
        <w:rPr>
          <w:spacing w:val="56"/>
          <w:sz w:val="21"/>
        </w:rPr>
        <w:t xml:space="preserve"> </w:t>
      </w:r>
      <w:r>
        <w:rPr>
          <w:sz w:val="21"/>
        </w:rPr>
        <w:t>new</w:t>
      </w:r>
      <w:r>
        <w:rPr>
          <w:spacing w:val="56"/>
          <w:sz w:val="21"/>
        </w:rPr>
        <w:t xml:space="preserve"> </w:t>
      </w:r>
      <w:r>
        <w:rPr>
          <w:sz w:val="21"/>
        </w:rPr>
        <w:t>employee’s</w:t>
      </w:r>
      <w:r>
        <w:rPr>
          <w:spacing w:val="56"/>
          <w:sz w:val="21"/>
        </w:rPr>
        <w:t xml:space="preserve"> </w:t>
      </w:r>
      <w:r>
        <w:rPr>
          <w:sz w:val="21"/>
        </w:rPr>
        <w:t>p</w:t>
      </w:r>
      <w:ins w:id="642" w:author="DELL" w:date="2025-07-03T10:21:00Z" w16du:dateUtc="2025-07-03T05:21:00Z">
        <w:r w:rsidR="00A254D2">
          <w:rPr>
            <w:sz w:val="21"/>
          </w:rPr>
          <w:t>erformance</w:t>
        </w:r>
      </w:ins>
    </w:p>
    <w:p w14:paraId="4D311D2C" w14:textId="046A02F4" w:rsidR="00447697" w:rsidRDefault="00BE6F0B">
      <w:pPr>
        <w:pStyle w:val="ListParagraph"/>
        <w:numPr>
          <w:ilvl w:val="3"/>
          <w:numId w:val="43"/>
        </w:numPr>
        <w:tabs>
          <w:tab w:val="left" w:pos="2161"/>
        </w:tabs>
        <w:spacing w:before="169" w:line="314" w:lineRule="auto"/>
        <w:ind w:right="1413"/>
        <w:rPr>
          <w:sz w:val="21"/>
        </w:rPr>
      </w:pPr>
      <w:r>
        <w:rPr>
          <w:sz w:val="21"/>
        </w:rPr>
        <w:t>In</w:t>
      </w:r>
      <w:r>
        <w:rPr>
          <w:spacing w:val="3"/>
          <w:sz w:val="21"/>
        </w:rPr>
        <w:t xml:space="preserve"> </w:t>
      </w:r>
      <w:r>
        <w:rPr>
          <w:sz w:val="21"/>
        </w:rPr>
        <w:t>some</w:t>
      </w:r>
      <w:r>
        <w:rPr>
          <w:spacing w:val="3"/>
          <w:sz w:val="21"/>
        </w:rPr>
        <w:t xml:space="preserve"> </w:t>
      </w:r>
      <w:r>
        <w:rPr>
          <w:sz w:val="21"/>
        </w:rPr>
        <w:t>cases</w:t>
      </w:r>
      <w:ins w:id="643" w:author="DELL" w:date="2025-07-03T10:21:00Z" w16du:dateUtc="2025-07-03T05:21:00Z">
        <w:r w:rsidR="00342CBE">
          <w:rPr>
            <w:sz w:val="21"/>
          </w:rPr>
          <w:t>,</w:t>
        </w:r>
      </w:ins>
      <w:r>
        <w:rPr>
          <w:spacing w:val="3"/>
          <w:sz w:val="21"/>
        </w:rPr>
        <w:t xml:space="preserve"> </w:t>
      </w:r>
      <w:r>
        <w:rPr>
          <w:sz w:val="21"/>
        </w:rPr>
        <w:t>a</w:t>
      </w:r>
      <w:r>
        <w:rPr>
          <w:spacing w:val="3"/>
          <w:sz w:val="21"/>
        </w:rPr>
        <w:t xml:space="preserve"> </w:t>
      </w:r>
      <w:r>
        <w:rPr>
          <w:sz w:val="21"/>
        </w:rPr>
        <w:t>longer</w:t>
      </w:r>
      <w:r>
        <w:rPr>
          <w:spacing w:val="3"/>
          <w:sz w:val="21"/>
        </w:rPr>
        <w:t xml:space="preserve"> </w:t>
      </w:r>
      <w:r>
        <w:rPr>
          <w:sz w:val="21"/>
        </w:rPr>
        <w:t>period</w:t>
      </w:r>
      <w:r>
        <w:rPr>
          <w:spacing w:val="3"/>
          <w:sz w:val="21"/>
        </w:rPr>
        <w:t xml:space="preserve"> </w:t>
      </w:r>
      <w:r>
        <w:rPr>
          <w:sz w:val="21"/>
        </w:rPr>
        <w:t>of</w:t>
      </w:r>
      <w:r>
        <w:rPr>
          <w:spacing w:val="4"/>
          <w:sz w:val="21"/>
        </w:rPr>
        <w:t xml:space="preserve"> </w:t>
      </w:r>
      <w:r>
        <w:rPr>
          <w:sz w:val="21"/>
        </w:rPr>
        <w:t>probation,</w:t>
      </w:r>
      <w:r>
        <w:rPr>
          <w:spacing w:val="2"/>
          <w:sz w:val="21"/>
        </w:rPr>
        <w:t xml:space="preserve"> </w:t>
      </w:r>
      <w:r>
        <w:rPr>
          <w:sz w:val="21"/>
        </w:rPr>
        <w:t>up</w:t>
      </w:r>
      <w:r>
        <w:rPr>
          <w:spacing w:val="4"/>
          <w:sz w:val="21"/>
        </w:rPr>
        <w:t xml:space="preserve"> </w:t>
      </w:r>
      <w:r>
        <w:rPr>
          <w:sz w:val="21"/>
        </w:rPr>
        <w:t>to</w:t>
      </w:r>
      <w:r>
        <w:rPr>
          <w:spacing w:val="3"/>
          <w:sz w:val="21"/>
        </w:rPr>
        <w:t xml:space="preserve"> </w:t>
      </w:r>
      <w:r>
        <w:rPr>
          <w:sz w:val="21"/>
        </w:rPr>
        <w:t>six</w:t>
      </w:r>
      <w:r>
        <w:rPr>
          <w:spacing w:val="3"/>
          <w:sz w:val="21"/>
        </w:rPr>
        <w:t xml:space="preserve"> </w:t>
      </w:r>
      <w:r>
        <w:rPr>
          <w:sz w:val="21"/>
        </w:rPr>
        <w:t>months, may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4"/>
          <w:sz w:val="21"/>
        </w:rPr>
        <w:t xml:space="preserve"> </w:t>
      </w:r>
      <w:r>
        <w:rPr>
          <w:sz w:val="21"/>
        </w:rPr>
        <w:t>warranted,</w:t>
      </w:r>
      <w:r>
        <w:rPr>
          <w:spacing w:val="9"/>
          <w:sz w:val="21"/>
        </w:rPr>
        <w:t xml:space="preserve"> </w:t>
      </w:r>
      <w:r>
        <w:rPr>
          <w:sz w:val="21"/>
        </w:rPr>
        <w:t>if</w:t>
      </w:r>
      <w:r>
        <w:rPr>
          <w:spacing w:val="4"/>
          <w:sz w:val="21"/>
        </w:rPr>
        <w:t xml:space="preserve"> </w:t>
      </w:r>
      <w:r>
        <w:rPr>
          <w:sz w:val="21"/>
        </w:rPr>
        <w:t>this</w:t>
      </w:r>
      <w:r>
        <w:rPr>
          <w:spacing w:val="3"/>
          <w:sz w:val="21"/>
        </w:rPr>
        <w:t xml:space="preserve"> </w:t>
      </w:r>
      <w:proofErr w:type="gramStart"/>
      <w:r>
        <w:rPr>
          <w:sz w:val="21"/>
        </w:rPr>
        <w:t>is</w:t>
      </w:r>
      <w:ins w:id="644" w:author="DELL" w:date="2025-07-03T10:21:00Z" w16du:dateUtc="2025-07-03T05:21:00Z">
        <w:r w:rsidR="00342CBE">
          <w:rPr>
            <w:sz w:val="21"/>
          </w:rPr>
          <w:t xml:space="preserve"> </w:t>
        </w:r>
      </w:ins>
      <w:r>
        <w:rPr>
          <w:spacing w:val="-56"/>
          <w:sz w:val="21"/>
        </w:rPr>
        <w:t xml:space="preserve"> </w:t>
      </w:r>
      <w:r>
        <w:rPr>
          <w:sz w:val="21"/>
        </w:rPr>
        <w:t>reasonable</w:t>
      </w:r>
      <w:proofErr w:type="gramEnd"/>
      <w:r>
        <w:rPr>
          <w:spacing w:val="-1"/>
          <w:sz w:val="21"/>
        </w:rPr>
        <w:t xml:space="preserve"> </w:t>
      </w:r>
      <w:r>
        <w:rPr>
          <w:sz w:val="21"/>
        </w:rPr>
        <w:t>due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factors</w:t>
      </w:r>
      <w:r>
        <w:rPr>
          <w:spacing w:val="-4"/>
          <w:sz w:val="21"/>
        </w:rPr>
        <w:t xml:space="preserve"> </w:t>
      </w:r>
      <w:r>
        <w:rPr>
          <w:sz w:val="21"/>
        </w:rPr>
        <w:t>such</w:t>
      </w:r>
      <w:r>
        <w:rPr>
          <w:spacing w:val="-1"/>
          <w:sz w:val="21"/>
        </w:rPr>
        <w:t xml:space="preserve"> </w:t>
      </w:r>
      <w:r>
        <w:rPr>
          <w:sz w:val="21"/>
        </w:rPr>
        <w:t>as:</w:t>
      </w:r>
    </w:p>
    <w:p w14:paraId="7038FA72" w14:textId="77777777" w:rsidR="00447697" w:rsidRDefault="00447697">
      <w:pPr>
        <w:pStyle w:val="BodyText"/>
        <w:spacing w:before="3"/>
        <w:rPr>
          <w:sz w:val="19"/>
        </w:rPr>
      </w:pPr>
    </w:p>
    <w:p w14:paraId="54ECE2F8" w14:textId="243063AA" w:rsidR="00447697" w:rsidRDefault="00BE6F0B">
      <w:pPr>
        <w:pStyle w:val="ListParagraph"/>
        <w:numPr>
          <w:ilvl w:val="4"/>
          <w:numId w:val="43"/>
        </w:numPr>
        <w:tabs>
          <w:tab w:val="left" w:pos="2473"/>
        </w:tabs>
        <w:spacing w:line="264" w:lineRule="auto"/>
        <w:ind w:right="1441" w:hanging="360"/>
        <w:rPr>
          <w:sz w:val="21"/>
        </w:rPr>
      </w:pPr>
      <w:r>
        <w:rPr>
          <w:sz w:val="21"/>
        </w:rPr>
        <w:t>The</w:t>
      </w:r>
      <w:r>
        <w:rPr>
          <w:spacing w:val="32"/>
          <w:sz w:val="21"/>
        </w:rPr>
        <w:t xml:space="preserve"> </w:t>
      </w:r>
      <w:r>
        <w:rPr>
          <w:sz w:val="21"/>
        </w:rPr>
        <w:t>classification</w:t>
      </w:r>
      <w:r>
        <w:rPr>
          <w:spacing w:val="32"/>
          <w:sz w:val="21"/>
        </w:rPr>
        <w:t xml:space="preserve"> </w:t>
      </w:r>
      <w:r>
        <w:rPr>
          <w:sz w:val="21"/>
        </w:rPr>
        <w:t>of</w:t>
      </w:r>
      <w:r>
        <w:rPr>
          <w:spacing w:val="31"/>
          <w:sz w:val="21"/>
        </w:rPr>
        <w:t xml:space="preserve"> </w:t>
      </w:r>
      <w:r>
        <w:rPr>
          <w:sz w:val="21"/>
        </w:rPr>
        <w:t>the</w:t>
      </w:r>
      <w:r>
        <w:rPr>
          <w:spacing w:val="32"/>
          <w:sz w:val="21"/>
        </w:rPr>
        <w:t xml:space="preserve"> </w:t>
      </w:r>
      <w:r>
        <w:rPr>
          <w:sz w:val="21"/>
        </w:rPr>
        <w:t>position:</w:t>
      </w:r>
      <w:r>
        <w:rPr>
          <w:spacing w:val="32"/>
          <w:sz w:val="21"/>
        </w:rPr>
        <w:t xml:space="preserve"> </w:t>
      </w:r>
      <w:r>
        <w:rPr>
          <w:sz w:val="21"/>
        </w:rPr>
        <w:t>positions</w:t>
      </w:r>
      <w:r>
        <w:rPr>
          <w:spacing w:val="30"/>
          <w:sz w:val="21"/>
        </w:rPr>
        <w:t xml:space="preserve"> </w:t>
      </w:r>
      <w:r>
        <w:rPr>
          <w:sz w:val="21"/>
        </w:rPr>
        <w:t>at</w:t>
      </w:r>
      <w:r>
        <w:rPr>
          <w:spacing w:val="32"/>
          <w:sz w:val="21"/>
        </w:rPr>
        <w:t xml:space="preserve"> </w:t>
      </w:r>
      <w:r>
        <w:rPr>
          <w:sz w:val="21"/>
        </w:rPr>
        <w:t>higher</w:t>
      </w:r>
      <w:r>
        <w:rPr>
          <w:spacing w:val="32"/>
          <w:sz w:val="21"/>
        </w:rPr>
        <w:t xml:space="preserve"> </w:t>
      </w:r>
      <w:r>
        <w:rPr>
          <w:sz w:val="21"/>
        </w:rPr>
        <w:t>classification,</w:t>
      </w:r>
      <w:r>
        <w:rPr>
          <w:spacing w:val="31"/>
          <w:sz w:val="21"/>
        </w:rPr>
        <w:t xml:space="preserve"> </w:t>
      </w:r>
      <w:r>
        <w:rPr>
          <w:sz w:val="21"/>
        </w:rPr>
        <w:t>e.g.</w:t>
      </w:r>
      <w:r>
        <w:rPr>
          <w:spacing w:val="32"/>
          <w:sz w:val="21"/>
        </w:rPr>
        <w:t xml:space="preserve"> </w:t>
      </w:r>
      <w:r>
        <w:rPr>
          <w:sz w:val="21"/>
        </w:rPr>
        <w:t>Ch</w:t>
      </w:r>
      <w:del w:id="645" w:author="DELL" w:date="2025-07-03T10:22:00Z" w16du:dateUtc="2025-07-03T05:22:00Z">
        <w:r w:rsidDel="00342CBE">
          <w:rPr>
            <w:sz w:val="21"/>
          </w:rPr>
          <w:delText>ief</w:delText>
        </w:r>
        <w:r w:rsidDel="00342CBE">
          <w:rPr>
            <w:spacing w:val="-56"/>
            <w:sz w:val="21"/>
          </w:rPr>
          <w:delText xml:space="preserve"> </w:delText>
        </w:r>
        <w:r w:rsidDel="00342CBE">
          <w:rPr>
            <w:sz w:val="21"/>
          </w:rPr>
          <w:delText>Executive</w:delText>
        </w:r>
        <w:r w:rsidDel="00342CBE">
          <w:rPr>
            <w:spacing w:val="-2"/>
            <w:sz w:val="21"/>
          </w:rPr>
          <w:delText xml:space="preserve"> </w:delText>
        </w:r>
        <w:r w:rsidDel="00342CBE">
          <w:rPr>
            <w:sz w:val="21"/>
          </w:rPr>
          <w:delText>Officer</w:delText>
        </w:r>
      </w:del>
      <w:ins w:id="646" w:author="DELL" w:date="2025-07-03T10:22:00Z" w16du:dateUtc="2025-07-03T05:22:00Z">
        <w:r w:rsidR="00342CBE">
          <w:rPr>
            <w:sz w:val="21"/>
          </w:rPr>
          <w:t>airperson</w:t>
        </w:r>
      </w:ins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Head/Manager</w:t>
      </w:r>
      <w:r>
        <w:rPr>
          <w:spacing w:val="-2"/>
          <w:sz w:val="21"/>
        </w:rPr>
        <w:t xml:space="preserve"> </w:t>
      </w:r>
      <w:r>
        <w:rPr>
          <w:sz w:val="21"/>
        </w:rPr>
        <w:t>level positions</w:t>
      </w:r>
      <w:r>
        <w:rPr>
          <w:spacing w:val="-2"/>
          <w:sz w:val="21"/>
        </w:rPr>
        <w:t xml:space="preserve"> </w:t>
      </w:r>
      <w:r>
        <w:rPr>
          <w:sz w:val="21"/>
        </w:rPr>
        <w:t>may</w:t>
      </w:r>
      <w:r>
        <w:rPr>
          <w:spacing w:val="-4"/>
          <w:sz w:val="21"/>
        </w:rPr>
        <w:t xml:space="preserve"> </w:t>
      </w:r>
      <w:r>
        <w:rPr>
          <w:sz w:val="21"/>
        </w:rPr>
        <w:t>warrant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longer</w:t>
      </w:r>
      <w:r>
        <w:rPr>
          <w:spacing w:val="-1"/>
          <w:sz w:val="21"/>
        </w:rPr>
        <w:t xml:space="preserve"> </w:t>
      </w:r>
      <w:r>
        <w:rPr>
          <w:sz w:val="21"/>
        </w:rPr>
        <w:t>period.</w:t>
      </w:r>
    </w:p>
    <w:p w14:paraId="1ECC322A" w14:textId="77777777" w:rsidR="00447697" w:rsidRDefault="00447697">
      <w:pPr>
        <w:pStyle w:val="BodyText"/>
        <w:spacing w:before="11"/>
        <w:rPr>
          <w:sz w:val="22"/>
        </w:rPr>
      </w:pPr>
    </w:p>
    <w:p w14:paraId="1AAD4895" w14:textId="77777777" w:rsidR="00447697" w:rsidRDefault="00BE6F0B">
      <w:pPr>
        <w:pStyle w:val="ListParagraph"/>
        <w:numPr>
          <w:ilvl w:val="4"/>
          <w:numId w:val="43"/>
        </w:numPr>
        <w:tabs>
          <w:tab w:val="left" w:pos="2521"/>
        </w:tabs>
        <w:spacing w:line="273" w:lineRule="auto"/>
        <w:ind w:right="1437" w:hanging="360"/>
        <w:rPr>
          <w:sz w:val="21"/>
        </w:rPr>
      </w:pPr>
      <w:r>
        <w:rPr>
          <w:sz w:val="21"/>
        </w:rPr>
        <w:t>Alleged</w:t>
      </w:r>
      <w:r>
        <w:rPr>
          <w:spacing w:val="51"/>
          <w:sz w:val="21"/>
        </w:rPr>
        <w:t xml:space="preserve"> </w:t>
      </w:r>
      <w:r>
        <w:rPr>
          <w:sz w:val="21"/>
        </w:rPr>
        <w:t>misconduct,</w:t>
      </w:r>
      <w:r>
        <w:rPr>
          <w:spacing w:val="52"/>
          <w:sz w:val="21"/>
        </w:rPr>
        <w:t xml:space="preserve"> </w:t>
      </w:r>
      <w:r>
        <w:rPr>
          <w:sz w:val="21"/>
        </w:rPr>
        <w:t>significant</w:t>
      </w:r>
      <w:r>
        <w:rPr>
          <w:spacing w:val="52"/>
          <w:sz w:val="21"/>
        </w:rPr>
        <w:t xml:space="preserve"> </w:t>
      </w:r>
      <w:r>
        <w:rPr>
          <w:sz w:val="21"/>
        </w:rPr>
        <w:t>deficiencies</w:t>
      </w:r>
      <w:r>
        <w:rPr>
          <w:spacing w:val="53"/>
          <w:sz w:val="21"/>
        </w:rPr>
        <w:t xml:space="preserve"> </w:t>
      </w:r>
      <w:r>
        <w:rPr>
          <w:sz w:val="21"/>
        </w:rPr>
        <w:t>in</w:t>
      </w:r>
      <w:r>
        <w:rPr>
          <w:spacing w:val="53"/>
          <w:sz w:val="21"/>
        </w:rPr>
        <w:t xml:space="preserve"> </w:t>
      </w:r>
      <w:r>
        <w:rPr>
          <w:sz w:val="21"/>
        </w:rPr>
        <w:t>performance,</w:t>
      </w:r>
      <w:r>
        <w:rPr>
          <w:spacing w:val="52"/>
          <w:sz w:val="21"/>
        </w:rPr>
        <w:t xml:space="preserve"> </w:t>
      </w:r>
      <w:r>
        <w:rPr>
          <w:sz w:val="21"/>
        </w:rPr>
        <w:t>a</w:t>
      </w:r>
      <w:r>
        <w:rPr>
          <w:spacing w:val="53"/>
          <w:sz w:val="21"/>
        </w:rPr>
        <w:t xml:space="preserve"> </w:t>
      </w:r>
      <w:r>
        <w:rPr>
          <w:sz w:val="21"/>
        </w:rPr>
        <w:t>poor</w:t>
      </w:r>
      <w:r>
        <w:rPr>
          <w:spacing w:val="52"/>
          <w:sz w:val="21"/>
        </w:rPr>
        <w:t xml:space="preserve"> </w:t>
      </w:r>
      <w:r>
        <w:rPr>
          <w:sz w:val="21"/>
        </w:rPr>
        <w:t>level</w:t>
      </w:r>
      <w:r>
        <w:rPr>
          <w:spacing w:val="54"/>
          <w:sz w:val="21"/>
        </w:rPr>
        <w:t xml:space="preserve"> </w:t>
      </w:r>
      <w:r>
        <w:rPr>
          <w:sz w:val="21"/>
        </w:rPr>
        <w:t>of</w:t>
      </w:r>
      <w:r>
        <w:rPr>
          <w:spacing w:val="-56"/>
          <w:sz w:val="21"/>
        </w:rPr>
        <w:t xml:space="preserve"> </w:t>
      </w:r>
      <w:r>
        <w:rPr>
          <w:sz w:val="21"/>
        </w:rPr>
        <w:t>attendance,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overall work</w:t>
      </w:r>
      <w:r>
        <w:rPr>
          <w:spacing w:val="1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poor.</w:t>
      </w:r>
    </w:p>
    <w:p w14:paraId="04C62F02" w14:textId="77777777" w:rsidR="00447697" w:rsidRDefault="00447697">
      <w:pPr>
        <w:pStyle w:val="BodyText"/>
        <w:spacing w:before="10"/>
      </w:pPr>
    </w:p>
    <w:p w14:paraId="42062004" w14:textId="77777777" w:rsidR="00447697" w:rsidRDefault="00BE6F0B">
      <w:pPr>
        <w:pStyle w:val="BodyText"/>
        <w:spacing w:before="1" w:line="314" w:lineRule="auto"/>
        <w:ind w:left="2040" w:right="1434"/>
      </w:pPr>
      <w:r>
        <w:t>The period of probation will be notified in advance to the prospective employee in the letter</w:t>
      </w:r>
      <w:r>
        <w:rPr>
          <w:spacing w:val="-56"/>
        </w:rPr>
        <w:t xml:space="preserve"> </w:t>
      </w:r>
      <w:r>
        <w:t>offering</w:t>
      </w:r>
      <w:r>
        <w:rPr>
          <w:spacing w:val="-2"/>
        </w:rPr>
        <w:t xml:space="preserve"> </w:t>
      </w:r>
      <w:r>
        <w:t>them employment.</w:t>
      </w:r>
    </w:p>
    <w:p w14:paraId="00070D74" w14:textId="77777777" w:rsidR="00447697" w:rsidRDefault="00BE6F0B">
      <w:pPr>
        <w:pStyle w:val="Heading5"/>
        <w:numPr>
          <w:ilvl w:val="2"/>
          <w:numId w:val="43"/>
        </w:numPr>
        <w:tabs>
          <w:tab w:val="left" w:pos="2160"/>
          <w:tab w:val="left" w:pos="2161"/>
        </w:tabs>
        <w:spacing w:before="161"/>
        <w:ind w:hanging="721"/>
      </w:pPr>
      <w:r>
        <w:t>Waiver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Probation</w:t>
      </w:r>
    </w:p>
    <w:p w14:paraId="299BC002" w14:textId="77777777" w:rsidR="00447697" w:rsidRDefault="00447697">
      <w:pPr>
        <w:pStyle w:val="BodyText"/>
        <w:spacing w:before="11"/>
        <w:rPr>
          <w:rFonts w:ascii="Arial"/>
          <w:b/>
          <w:sz w:val="24"/>
        </w:rPr>
      </w:pPr>
    </w:p>
    <w:p w14:paraId="5721CE4A" w14:textId="77777777" w:rsidR="00447697" w:rsidRDefault="00BE6F0B">
      <w:pPr>
        <w:pStyle w:val="BodyText"/>
        <w:spacing w:line="312" w:lineRule="auto"/>
        <w:ind w:left="2160" w:right="1516"/>
        <w:jc w:val="both"/>
      </w:pPr>
      <w:r>
        <w:t>The Appointing authority may decide, in some circumstances, not to impose a period of</w:t>
      </w:r>
      <w:r>
        <w:rPr>
          <w:spacing w:val="1"/>
        </w:rPr>
        <w:t xml:space="preserve"> </w:t>
      </w:r>
      <w:r>
        <w:t>probation,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engaged has</w:t>
      </w:r>
      <w:r>
        <w:rPr>
          <w:spacing w:val="-1"/>
        </w:rPr>
        <w:t xml:space="preserve"> </w:t>
      </w:r>
      <w:r>
        <w:t>had</w:t>
      </w:r>
      <w:r>
        <w:rPr>
          <w:spacing w:val="-2"/>
        </w:rPr>
        <w:t xml:space="preserve"> </w:t>
      </w:r>
      <w:r>
        <w:t>significant</w:t>
      </w:r>
      <w:r>
        <w:rPr>
          <w:spacing w:val="-2"/>
        </w:rPr>
        <w:t xml:space="preserve"> </w:t>
      </w:r>
      <w:r>
        <w:t>previous</w:t>
      </w:r>
    </w:p>
    <w:p w14:paraId="46F3D1E3" w14:textId="3135C589" w:rsidR="00447697" w:rsidRDefault="00BE6F0B">
      <w:pPr>
        <w:pStyle w:val="BodyText"/>
        <w:spacing w:before="54" w:line="357" w:lineRule="auto"/>
        <w:ind w:left="2160" w:right="1505"/>
        <w:jc w:val="both"/>
      </w:pPr>
      <w:r>
        <w:t xml:space="preserve">employment record in </w:t>
      </w:r>
      <w:del w:id="647" w:author="DELL" w:date="2025-07-03T10:23:00Z" w16du:dateUtc="2025-07-03T05:23:00Z">
        <w:r w:rsidDel="00342CBE">
          <w:delText>Organization</w:delText>
        </w:r>
      </w:del>
      <w:ins w:id="648" w:author="DELL" w:date="2025-07-03T10:23:00Z" w16du:dateUtc="2025-07-03T05:23:00Z">
        <w:r w:rsidR="00342CBE">
          <w:t>WRC</w:t>
        </w:r>
      </w:ins>
      <w:r>
        <w:t>. The decision not to impose a period of probation will</w:t>
      </w:r>
      <w:r>
        <w:rPr>
          <w:spacing w:val="-56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employee’s</w:t>
      </w:r>
      <w:r>
        <w:rPr>
          <w:spacing w:val="56"/>
        </w:rPr>
        <w:t xml:space="preserve"> </w:t>
      </w:r>
      <w:r>
        <w:t>contract</w:t>
      </w:r>
      <w:r>
        <w:rPr>
          <w:spacing w:val="54"/>
        </w:rPr>
        <w:t xml:space="preserve"> </w:t>
      </w:r>
      <w:r>
        <w:t>or</w:t>
      </w:r>
      <w:r>
        <w:rPr>
          <w:spacing w:val="55"/>
        </w:rPr>
        <w:t xml:space="preserve"> </w:t>
      </w:r>
      <w:r>
        <w:t>letter</w:t>
      </w:r>
      <w:r>
        <w:rPr>
          <w:spacing w:val="1"/>
        </w:rPr>
        <w:t xml:space="preserve"> </w:t>
      </w:r>
      <w:r>
        <w:t>of</w:t>
      </w:r>
      <w:r>
        <w:rPr>
          <w:spacing w:val="57"/>
        </w:rPr>
        <w:t xml:space="preserve"> </w:t>
      </w:r>
      <w:r>
        <w:t>offer.</w:t>
      </w:r>
    </w:p>
    <w:p w14:paraId="12C7C59D" w14:textId="77777777" w:rsidR="00447697" w:rsidRDefault="00BE6F0B">
      <w:pPr>
        <w:pStyle w:val="Heading5"/>
        <w:numPr>
          <w:ilvl w:val="2"/>
          <w:numId w:val="43"/>
        </w:numPr>
        <w:tabs>
          <w:tab w:val="left" w:pos="2160"/>
          <w:tab w:val="left" w:pos="2161"/>
        </w:tabs>
        <w:spacing w:before="120"/>
        <w:ind w:hanging="721"/>
      </w:pPr>
      <w:r>
        <w:t>Assessment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Conduct</w:t>
      </w:r>
    </w:p>
    <w:p w14:paraId="14F4CAD7" w14:textId="77777777" w:rsidR="00447697" w:rsidRDefault="00447697">
      <w:pPr>
        <w:pStyle w:val="BodyText"/>
        <w:spacing w:before="11"/>
        <w:rPr>
          <w:rFonts w:ascii="Arial"/>
          <w:b/>
          <w:sz w:val="24"/>
        </w:rPr>
      </w:pPr>
    </w:p>
    <w:p w14:paraId="0E16536E" w14:textId="670BB22B" w:rsidR="00447697" w:rsidRDefault="00BE6F0B">
      <w:pPr>
        <w:pStyle w:val="BodyText"/>
        <w:spacing w:line="352" w:lineRule="auto"/>
        <w:ind w:left="2160" w:right="1433"/>
        <w:jc w:val="both"/>
      </w:pPr>
      <w:r>
        <w:t>Managers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responsible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employees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aware</w:t>
      </w:r>
      <w:r>
        <w:rPr>
          <w:spacing w:val="1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probationary process and what it entails, especially what is expected of them. The nature</w:t>
      </w:r>
      <w:r>
        <w:rPr>
          <w:spacing w:val="-56"/>
        </w:rPr>
        <w:t xml:space="preserve"> </w:t>
      </w:r>
      <w:r>
        <w:t>of their duties and the standard expected from them will clearly be explained at the</w:t>
      </w:r>
      <w:r>
        <w:rPr>
          <w:spacing w:val="1"/>
        </w:rPr>
        <w:t xml:space="preserve"> </w:t>
      </w:r>
      <w:r>
        <w:t>commencement of employment. Man</w:t>
      </w:r>
      <w:ins w:id="649" w:author="DELL" w:date="2025-07-03T10:24:00Z" w16du:dateUtc="2025-07-03T05:24:00Z">
        <w:r w:rsidR="00342CBE">
          <w:t>a</w:t>
        </w:r>
      </w:ins>
      <w:r>
        <w:t>gers are responsible for ensuring that prerequisite</w:t>
      </w:r>
      <w:r>
        <w:rPr>
          <w:spacing w:val="1"/>
        </w:rPr>
        <w:t xml:space="preserve"> </w:t>
      </w:r>
      <w:r>
        <w:t>for achieving targets are in place. Managers will use the job descriptions to specify work</w:t>
      </w:r>
      <w:r>
        <w:rPr>
          <w:spacing w:val="1"/>
        </w:rPr>
        <w:t xml:space="preserve"> </w:t>
      </w:r>
      <w:r>
        <w:t>goals and output/contributions expected from the probationer and they will have their</w:t>
      </w:r>
      <w:r>
        <w:rPr>
          <w:spacing w:val="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regularly</w:t>
      </w:r>
      <w:r>
        <w:rPr>
          <w:spacing w:val="-4"/>
        </w:rPr>
        <w:t xml:space="preserve"> </w:t>
      </w:r>
      <w:r>
        <w:t>monitored.</w:t>
      </w:r>
    </w:p>
    <w:p w14:paraId="098B54B8" w14:textId="6E6F7579" w:rsidR="00447697" w:rsidRDefault="00BE6F0B">
      <w:pPr>
        <w:pStyle w:val="BodyText"/>
        <w:spacing w:before="174" w:line="336" w:lineRule="auto"/>
        <w:ind w:left="2160" w:right="1416"/>
        <w:jc w:val="both"/>
      </w:pPr>
      <w:r>
        <w:t>Probationers subject to a six</w:t>
      </w:r>
      <w:del w:id="650" w:author="DELL" w:date="2025-07-03T10:25:00Z" w16du:dateUtc="2025-07-03T05:25:00Z">
        <w:r w:rsidDel="00D06020">
          <w:delText xml:space="preserve"> </w:delText>
        </w:r>
      </w:del>
      <w:r>
        <w:t>-month probationary period will receive feedback at least</w:t>
      </w:r>
      <w:r>
        <w:rPr>
          <w:spacing w:val="1"/>
        </w:rPr>
        <w:t xml:space="preserve"> </w:t>
      </w:r>
      <w:r>
        <w:t>once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time,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addition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requirement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preparation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formal</w:t>
      </w:r>
      <w:r>
        <w:rPr>
          <w:spacing w:val="1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weeks</w:t>
      </w:r>
      <w:r>
        <w:rPr>
          <w:spacing w:val="-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period.</w:t>
      </w:r>
    </w:p>
    <w:p w14:paraId="413DBB56" w14:textId="5485FCE9" w:rsidR="00447697" w:rsidDel="00342CBE" w:rsidRDefault="00447697">
      <w:pPr>
        <w:pStyle w:val="BodyText"/>
        <w:rPr>
          <w:del w:id="651" w:author="DELL" w:date="2025-07-03T10:25:00Z" w16du:dateUtc="2025-07-03T05:25:00Z"/>
          <w:sz w:val="24"/>
        </w:rPr>
      </w:pPr>
    </w:p>
    <w:p w14:paraId="78489753" w14:textId="77777777" w:rsidR="00447697" w:rsidRDefault="00447697">
      <w:pPr>
        <w:pStyle w:val="BodyText"/>
        <w:spacing w:before="2"/>
        <w:rPr>
          <w:sz w:val="30"/>
        </w:rPr>
      </w:pPr>
    </w:p>
    <w:p w14:paraId="13E23721" w14:textId="77777777" w:rsidR="00447697" w:rsidRDefault="00BE6F0B">
      <w:pPr>
        <w:pStyle w:val="Heading5"/>
        <w:numPr>
          <w:ilvl w:val="2"/>
          <w:numId w:val="43"/>
        </w:numPr>
        <w:tabs>
          <w:tab w:val="left" w:pos="2160"/>
          <w:tab w:val="left" w:pos="2161"/>
        </w:tabs>
        <w:ind w:hanging="721"/>
      </w:pPr>
      <w:r>
        <w:t>Extension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Probation</w:t>
      </w:r>
    </w:p>
    <w:p w14:paraId="686996B9" w14:textId="77777777" w:rsidR="00447697" w:rsidRDefault="00447697">
      <w:pPr>
        <w:pStyle w:val="BodyText"/>
        <w:spacing w:before="5"/>
        <w:rPr>
          <w:rFonts w:ascii="Arial"/>
          <w:b/>
          <w:sz w:val="26"/>
        </w:rPr>
      </w:pPr>
    </w:p>
    <w:p w14:paraId="35C817B7" w14:textId="77777777" w:rsidR="00447697" w:rsidRDefault="00BE6F0B">
      <w:pPr>
        <w:pStyle w:val="ListParagraph"/>
        <w:numPr>
          <w:ilvl w:val="3"/>
          <w:numId w:val="42"/>
        </w:numPr>
        <w:tabs>
          <w:tab w:val="left" w:pos="2299"/>
          <w:tab w:val="left" w:pos="2300"/>
        </w:tabs>
        <w:spacing w:line="348" w:lineRule="auto"/>
        <w:ind w:right="1566"/>
        <w:rPr>
          <w:sz w:val="21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mandatory</w:t>
      </w:r>
      <w:r>
        <w:rPr>
          <w:spacing w:val="-5"/>
          <w:sz w:val="20"/>
        </w:rPr>
        <w:t xml:space="preserve"> </w:t>
      </w:r>
      <w:r>
        <w:rPr>
          <w:sz w:val="20"/>
        </w:rPr>
        <w:t>probationary</w:t>
      </w:r>
      <w:r>
        <w:rPr>
          <w:spacing w:val="-3"/>
          <w:sz w:val="20"/>
        </w:rPr>
        <w:t xml:space="preserve"> </w:t>
      </w:r>
      <w:r>
        <w:rPr>
          <w:sz w:val="20"/>
        </w:rPr>
        <w:t>period may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extended beyond the initial</w:t>
      </w:r>
      <w:r>
        <w:rPr>
          <w:spacing w:val="-1"/>
          <w:sz w:val="20"/>
        </w:rPr>
        <w:t xml:space="preserve"> </w:t>
      </w:r>
      <w:r>
        <w:rPr>
          <w:sz w:val="20"/>
        </w:rPr>
        <w:t>probation</w:t>
      </w:r>
      <w:r>
        <w:rPr>
          <w:spacing w:val="-1"/>
          <w:sz w:val="20"/>
        </w:rPr>
        <w:t xml:space="preserve"> </w:t>
      </w:r>
      <w:r>
        <w:rPr>
          <w:sz w:val="20"/>
        </w:rPr>
        <w:t>period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52"/>
          <w:sz w:val="20"/>
        </w:rPr>
        <w:t xml:space="preserve"> </w:t>
      </w:r>
      <w:r>
        <w:rPr>
          <w:sz w:val="20"/>
        </w:rPr>
        <w:t>a maximum of three months in exceptional circumstances. These include attending formal</w:t>
      </w:r>
      <w:r>
        <w:rPr>
          <w:spacing w:val="1"/>
          <w:sz w:val="20"/>
        </w:rPr>
        <w:t xml:space="preserve"> </w:t>
      </w:r>
      <w:r>
        <w:rPr>
          <w:sz w:val="20"/>
        </w:rPr>
        <w:t>training,</w:t>
      </w:r>
      <w:r>
        <w:rPr>
          <w:spacing w:val="2"/>
          <w:sz w:val="20"/>
        </w:rPr>
        <w:t xml:space="preserve"> </w:t>
      </w:r>
      <w:r>
        <w:rPr>
          <w:sz w:val="20"/>
        </w:rPr>
        <w:t>when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period</w:t>
      </w:r>
      <w:r>
        <w:rPr>
          <w:spacing w:val="-1"/>
          <w:sz w:val="20"/>
        </w:rPr>
        <w:t xml:space="preserve"> </w:t>
      </w:r>
      <w:r>
        <w:rPr>
          <w:sz w:val="20"/>
        </w:rPr>
        <w:t>of probation will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three</w:t>
      </w:r>
      <w:r>
        <w:rPr>
          <w:spacing w:val="-2"/>
          <w:sz w:val="20"/>
        </w:rPr>
        <w:t xml:space="preserve"> </w:t>
      </w:r>
      <w:r>
        <w:rPr>
          <w:sz w:val="20"/>
        </w:rPr>
        <w:t>months</w:t>
      </w:r>
      <w:r>
        <w:rPr>
          <w:spacing w:val="-1"/>
          <w:sz w:val="20"/>
        </w:rPr>
        <w:t xml:space="preserve"> </w:t>
      </w:r>
      <w:r>
        <w:rPr>
          <w:sz w:val="20"/>
        </w:rPr>
        <w:t>plus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period of</w:t>
      </w:r>
    </w:p>
    <w:p w14:paraId="58429F85" w14:textId="77777777" w:rsidR="00447697" w:rsidRDefault="00447697">
      <w:pPr>
        <w:spacing w:line="348" w:lineRule="auto"/>
        <w:rPr>
          <w:sz w:val="21"/>
        </w:rPr>
        <w:sectPr w:rsidR="00447697">
          <w:headerReference w:type="default" r:id="rId31"/>
          <w:footerReference w:type="default" r:id="rId32"/>
          <w:pgSz w:w="11900" w:h="16840"/>
          <w:pgMar w:top="1280" w:right="0" w:bottom="1420" w:left="0" w:header="138" w:footer="1235" w:gutter="0"/>
          <w:cols w:space="720"/>
        </w:sectPr>
      </w:pPr>
    </w:p>
    <w:p w14:paraId="0EEE9B91" w14:textId="77777777" w:rsidR="00447697" w:rsidRDefault="00BE6F0B">
      <w:pPr>
        <w:pStyle w:val="BodyText"/>
        <w:spacing w:before="176" w:line="312" w:lineRule="auto"/>
        <w:ind w:left="2299" w:right="2566"/>
      </w:pPr>
      <w:bookmarkStart w:id="652" w:name="_bookmark17"/>
      <w:bookmarkEnd w:id="652"/>
      <w:r>
        <w:lastRenderedPageBreak/>
        <w:t>training (and this will be agreed to in writing prior to commencement) or due</w:t>
      </w:r>
      <w:r>
        <w:rPr>
          <w:spacing w:val="-5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significant</w:t>
      </w:r>
      <w:r>
        <w:rPr>
          <w:spacing w:val="-2"/>
        </w:rPr>
        <w:t xml:space="preserve"> </w:t>
      </w:r>
      <w:r>
        <w:t>absences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initial</w:t>
      </w:r>
      <w:r>
        <w:rPr>
          <w:spacing w:val="-1"/>
        </w:rPr>
        <w:t xml:space="preserve"> </w:t>
      </w:r>
      <w:r>
        <w:t>probationary</w:t>
      </w:r>
      <w:r>
        <w:rPr>
          <w:spacing w:val="-4"/>
        </w:rPr>
        <w:t xml:space="preserve"> </w:t>
      </w:r>
      <w:r>
        <w:t>period.</w:t>
      </w:r>
    </w:p>
    <w:p w14:paraId="72D2D2E1" w14:textId="77777777" w:rsidR="00447697" w:rsidRDefault="00BE6F0B">
      <w:pPr>
        <w:pStyle w:val="ListParagraph"/>
        <w:numPr>
          <w:ilvl w:val="3"/>
          <w:numId w:val="42"/>
        </w:numPr>
        <w:tabs>
          <w:tab w:val="left" w:pos="2235"/>
        </w:tabs>
        <w:spacing w:before="175"/>
        <w:ind w:left="2234" w:hanging="795"/>
      </w:pPr>
      <w:r>
        <w:rPr>
          <w:sz w:val="21"/>
        </w:rPr>
        <w:t>Reasons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extending the</w:t>
      </w:r>
      <w:r>
        <w:rPr>
          <w:spacing w:val="-1"/>
          <w:sz w:val="21"/>
        </w:rPr>
        <w:t xml:space="preserve"> </w:t>
      </w:r>
      <w:r>
        <w:rPr>
          <w:sz w:val="21"/>
        </w:rPr>
        <w:t>probationary</w:t>
      </w:r>
      <w:r>
        <w:rPr>
          <w:spacing w:val="-4"/>
          <w:sz w:val="21"/>
        </w:rPr>
        <w:t xml:space="preserve"> </w:t>
      </w:r>
      <w:r>
        <w:rPr>
          <w:sz w:val="21"/>
        </w:rPr>
        <w:t>period</w:t>
      </w:r>
      <w:r>
        <w:rPr>
          <w:spacing w:val="-2"/>
          <w:sz w:val="21"/>
        </w:rPr>
        <w:t xml:space="preserve"> </w:t>
      </w:r>
      <w:r>
        <w:rPr>
          <w:sz w:val="21"/>
        </w:rPr>
        <w:t>may</w:t>
      </w:r>
      <w:r>
        <w:rPr>
          <w:spacing w:val="-4"/>
          <w:sz w:val="21"/>
        </w:rPr>
        <w:t xml:space="preserve"> </w:t>
      </w:r>
      <w:r>
        <w:rPr>
          <w:sz w:val="21"/>
        </w:rPr>
        <w:t>include</w:t>
      </w:r>
      <w:r>
        <w:rPr>
          <w:spacing w:val="-1"/>
          <w:sz w:val="21"/>
        </w:rPr>
        <w:t xml:space="preserve"> </w:t>
      </w:r>
      <w:r>
        <w:rPr>
          <w:sz w:val="21"/>
        </w:rPr>
        <w:t>situations</w:t>
      </w:r>
      <w:r>
        <w:rPr>
          <w:spacing w:val="-3"/>
          <w:sz w:val="21"/>
        </w:rPr>
        <w:t xml:space="preserve"> </w:t>
      </w:r>
      <w:r>
        <w:rPr>
          <w:sz w:val="21"/>
        </w:rPr>
        <w:t>where</w:t>
      </w:r>
      <w:r>
        <w:rPr>
          <w:spacing w:val="-1"/>
          <w:sz w:val="21"/>
        </w:rPr>
        <w:t xml:space="preserve"> </w:t>
      </w:r>
      <w:r>
        <w:rPr>
          <w:sz w:val="21"/>
        </w:rPr>
        <w:t>the:</w:t>
      </w:r>
    </w:p>
    <w:p w14:paraId="1CF0ED56" w14:textId="77777777" w:rsidR="00447697" w:rsidRDefault="00447697">
      <w:pPr>
        <w:pStyle w:val="BodyText"/>
        <w:spacing w:before="10"/>
        <w:rPr>
          <w:sz w:val="24"/>
        </w:rPr>
      </w:pPr>
    </w:p>
    <w:p w14:paraId="61CDCFC9" w14:textId="301E2FD6" w:rsidR="00447697" w:rsidRPr="00D06020" w:rsidDel="00D06020" w:rsidRDefault="00BE6F0B" w:rsidP="00D06020">
      <w:pPr>
        <w:pStyle w:val="ListParagraph"/>
        <w:numPr>
          <w:ilvl w:val="4"/>
          <w:numId w:val="42"/>
        </w:numPr>
        <w:tabs>
          <w:tab w:val="left" w:pos="2862"/>
        </w:tabs>
        <w:spacing w:before="67" w:line="290" w:lineRule="auto"/>
        <w:ind w:right="1224" w:hanging="360"/>
        <w:rPr>
          <w:del w:id="653" w:author="DELL" w:date="2025-07-03T10:26:00Z" w16du:dateUtc="2025-07-03T05:26:00Z"/>
          <w:sz w:val="21"/>
          <w:szCs w:val="21"/>
          <w:rPrChange w:id="654" w:author="DELL" w:date="2025-07-03T10:27:00Z" w16du:dateUtc="2025-07-03T05:27:00Z">
            <w:rPr>
              <w:del w:id="655" w:author="DELL" w:date="2025-07-03T10:26:00Z" w16du:dateUtc="2025-07-03T05:26:00Z"/>
              <w:sz w:val="21"/>
            </w:rPr>
          </w:rPrChange>
        </w:rPr>
        <w:pPrChange w:id="656" w:author="DELL" w:date="2025-07-03T10:26:00Z" w16du:dateUtc="2025-07-03T05:26:00Z">
          <w:pPr>
            <w:pStyle w:val="ListParagraph"/>
            <w:numPr>
              <w:ilvl w:val="4"/>
              <w:numId w:val="42"/>
            </w:numPr>
            <w:tabs>
              <w:tab w:val="left" w:pos="2862"/>
            </w:tabs>
            <w:spacing w:line="290" w:lineRule="auto"/>
            <w:ind w:left="2880" w:right="1224"/>
          </w:pPr>
        </w:pPrChange>
      </w:pPr>
      <w:r>
        <w:rPr>
          <w:sz w:val="21"/>
        </w:rPr>
        <w:t>Employee’s performance has been assessed a standard, but the immediate Heads</w:t>
      </w:r>
      <w:del w:id="657" w:author="DELL" w:date="2025-07-03T10:26:00Z" w16du:dateUtc="2025-07-03T05:26:00Z">
        <w:r w:rsidDel="00D06020">
          <w:rPr>
            <w:sz w:val="21"/>
          </w:rPr>
          <w:delText xml:space="preserve"> </w:delText>
        </w:r>
      </w:del>
      <w:r>
        <w:rPr>
          <w:sz w:val="21"/>
        </w:rPr>
        <w:t>/</w:t>
      </w:r>
      <w:del w:id="658" w:author="DELL" w:date="2025-07-03T10:26:00Z" w16du:dateUtc="2025-07-03T05:26:00Z">
        <w:r w:rsidRPr="00D06020" w:rsidDel="00D06020">
          <w:rPr>
            <w:spacing w:val="-56"/>
            <w:sz w:val="21"/>
            <w:rPrChange w:id="659" w:author="DELL" w:date="2025-07-03T10:26:00Z" w16du:dateUtc="2025-07-03T05:26:00Z">
              <w:rPr>
                <w:spacing w:val="-56"/>
                <w:sz w:val="21"/>
              </w:rPr>
            </w:rPrChange>
          </w:rPr>
          <w:delText xml:space="preserve"> </w:delText>
        </w:r>
      </w:del>
      <w:r>
        <w:rPr>
          <w:sz w:val="21"/>
        </w:rPr>
        <w:t>Head/</w:t>
      </w:r>
      <w:del w:id="660" w:author="DELL" w:date="2025-07-03T10:26:00Z" w16du:dateUtc="2025-07-03T05:26:00Z">
        <w:r w:rsidDel="00D06020">
          <w:rPr>
            <w:sz w:val="21"/>
          </w:rPr>
          <w:delText>m</w:delText>
        </w:r>
      </w:del>
      <w:ins w:id="661" w:author="DELL" w:date="2025-07-03T10:26:00Z" w16du:dateUtc="2025-07-03T05:26:00Z">
        <w:r w:rsidR="00D06020">
          <w:rPr>
            <w:sz w:val="21"/>
          </w:rPr>
          <w:t>M</w:t>
        </w:r>
      </w:ins>
      <w:r>
        <w:rPr>
          <w:sz w:val="21"/>
        </w:rPr>
        <w:t>anager</w:t>
      </w:r>
      <w:del w:id="662" w:author="DELL" w:date="2025-07-03T10:26:00Z" w16du:dateUtc="2025-07-03T05:26:00Z">
        <w:r w:rsidDel="00D06020">
          <w:rPr>
            <w:sz w:val="21"/>
          </w:rPr>
          <w:delText>/</w:delText>
        </w:r>
      </w:del>
      <w:r w:rsidRPr="00D06020">
        <w:rPr>
          <w:spacing w:val="-3"/>
          <w:sz w:val="21"/>
          <w:rPrChange w:id="663" w:author="DELL" w:date="2025-07-03T10:26:00Z" w16du:dateUtc="2025-07-03T05:26:00Z">
            <w:rPr>
              <w:spacing w:val="-3"/>
              <w:sz w:val="21"/>
            </w:rPr>
          </w:rPrChange>
        </w:rPr>
        <w:t xml:space="preserve"> </w:t>
      </w:r>
      <w:r>
        <w:rPr>
          <w:sz w:val="21"/>
        </w:rPr>
        <w:t>considers</w:t>
      </w:r>
      <w:r w:rsidRPr="00D06020">
        <w:rPr>
          <w:spacing w:val="-4"/>
          <w:sz w:val="21"/>
          <w:rPrChange w:id="664" w:author="DELL" w:date="2025-07-03T10:26:00Z" w16du:dateUtc="2025-07-03T05:26:00Z">
            <w:rPr>
              <w:spacing w:val="-4"/>
              <w:sz w:val="21"/>
            </w:rPr>
          </w:rPrChange>
        </w:rPr>
        <w:t xml:space="preserve"> </w:t>
      </w:r>
      <w:r>
        <w:rPr>
          <w:sz w:val="21"/>
        </w:rPr>
        <w:t>that</w:t>
      </w:r>
      <w:r w:rsidRPr="00D06020">
        <w:rPr>
          <w:spacing w:val="-2"/>
          <w:sz w:val="21"/>
          <w:rPrChange w:id="665" w:author="DELL" w:date="2025-07-03T10:26:00Z" w16du:dateUtc="2025-07-03T05:26:00Z">
            <w:rPr>
              <w:spacing w:val="-2"/>
              <w:sz w:val="21"/>
            </w:rPr>
          </w:rPrChange>
        </w:rPr>
        <w:t xml:space="preserve"> </w:t>
      </w:r>
      <w:r>
        <w:rPr>
          <w:sz w:val="21"/>
        </w:rPr>
        <w:t>the</w:t>
      </w:r>
      <w:r w:rsidRPr="00D06020">
        <w:rPr>
          <w:spacing w:val="-1"/>
          <w:sz w:val="21"/>
          <w:rPrChange w:id="666" w:author="DELL" w:date="2025-07-03T10:26:00Z" w16du:dateUtc="2025-07-03T05:26:00Z">
            <w:rPr>
              <w:spacing w:val="-1"/>
              <w:sz w:val="21"/>
            </w:rPr>
          </w:rPrChange>
        </w:rPr>
        <w:t xml:space="preserve"> </w:t>
      </w:r>
      <w:r w:rsidRPr="00D06020">
        <w:rPr>
          <w:sz w:val="21"/>
          <w:szCs w:val="21"/>
          <w:rPrChange w:id="667" w:author="DELL" w:date="2025-07-03T10:27:00Z" w16du:dateUtc="2025-07-03T05:27:00Z">
            <w:rPr>
              <w:sz w:val="21"/>
            </w:rPr>
          </w:rPrChange>
        </w:rPr>
        <w:t>employee</w:t>
      </w:r>
      <w:ins w:id="668" w:author="DELL" w:date="2025-07-03T10:26:00Z" w16du:dateUtc="2025-07-03T05:26:00Z">
        <w:r w:rsidR="00D06020" w:rsidRPr="00D06020">
          <w:rPr>
            <w:sz w:val="21"/>
            <w:szCs w:val="21"/>
            <w:rPrChange w:id="669" w:author="DELL" w:date="2025-07-03T10:27:00Z" w16du:dateUtc="2025-07-03T05:27:00Z">
              <w:rPr>
                <w:sz w:val="21"/>
              </w:rPr>
            </w:rPrChange>
          </w:rPr>
          <w:t xml:space="preserve"> </w:t>
        </w:r>
      </w:ins>
    </w:p>
    <w:p w14:paraId="2FA9402A" w14:textId="77777777" w:rsidR="00447697" w:rsidRPr="00D06020" w:rsidRDefault="00BE6F0B" w:rsidP="00D06020">
      <w:pPr>
        <w:pStyle w:val="ListParagraph"/>
        <w:numPr>
          <w:ilvl w:val="4"/>
          <w:numId w:val="42"/>
        </w:numPr>
        <w:tabs>
          <w:tab w:val="left" w:pos="2862"/>
        </w:tabs>
        <w:spacing w:before="67" w:line="290" w:lineRule="auto"/>
        <w:ind w:right="1224" w:hanging="360"/>
        <w:rPr>
          <w:sz w:val="21"/>
          <w:szCs w:val="21"/>
          <w:rPrChange w:id="670" w:author="DELL" w:date="2025-07-03T10:27:00Z" w16du:dateUtc="2025-07-03T05:27:00Z">
            <w:rPr/>
          </w:rPrChange>
        </w:rPr>
        <w:pPrChange w:id="671" w:author="DELL" w:date="2025-07-03T10:26:00Z" w16du:dateUtc="2025-07-03T05:26:00Z">
          <w:pPr>
            <w:pStyle w:val="BodyText"/>
            <w:spacing w:before="67"/>
            <w:ind w:left="2880"/>
          </w:pPr>
        </w:pPrChange>
      </w:pPr>
      <w:r w:rsidRPr="00D06020">
        <w:rPr>
          <w:sz w:val="21"/>
          <w:szCs w:val="21"/>
          <w:rPrChange w:id="672" w:author="DELL" w:date="2025-07-03T10:27:00Z" w16du:dateUtc="2025-07-03T05:27:00Z">
            <w:rPr/>
          </w:rPrChange>
        </w:rPr>
        <w:t>is</w:t>
      </w:r>
      <w:r w:rsidRPr="00D06020">
        <w:rPr>
          <w:spacing w:val="-1"/>
          <w:sz w:val="21"/>
          <w:szCs w:val="21"/>
          <w:rPrChange w:id="673" w:author="DELL" w:date="2025-07-03T10:27:00Z" w16du:dateUtc="2025-07-03T05:27:00Z">
            <w:rPr>
              <w:spacing w:val="-1"/>
            </w:rPr>
          </w:rPrChange>
        </w:rPr>
        <w:t xml:space="preserve"> </w:t>
      </w:r>
      <w:r w:rsidRPr="00D06020">
        <w:rPr>
          <w:sz w:val="21"/>
          <w:szCs w:val="21"/>
          <w:rPrChange w:id="674" w:author="DELL" w:date="2025-07-03T10:27:00Z" w16du:dateUtc="2025-07-03T05:27:00Z">
            <w:rPr/>
          </w:rPrChange>
        </w:rPr>
        <w:t>likely</w:t>
      </w:r>
      <w:r w:rsidRPr="00D06020">
        <w:rPr>
          <w:spacing w:val="-4"/>
          <w:sz w:val="21"/>
          <w:szCs w:val="21"/>
          <w:rPrChange w:id="675" w:author="DELL" w:date="2025-07-03T10:27:00Z" w16du:dateUtc="2025-07-03T05:27:00Z">
            <w:rPr>
              <w:spacing w:val="-4"/>
            </w:rPr>
          </w:rPrChange>
        </w:rPr>
        <w:t xml:space="preserve"> </w:t>
      </w:r>
      <w:r w:rsidRPr="00D06020">
        <w:rPr>
          <w:sz w:val="21"/>
          <w:szCs w:val="21"/>
          <w:rPrChange w:id="676" w:author="DELL" w:date="2025-07-03T10:27:00Z" w16du:dateUtc="2025-07-03T05:27:00Z">
            <w:rPr/>
          </w:rPrChange>
        </w:rPr>
        <w:t>to</w:t>
      </w:r>
      <w:r w:rsidRPr="00D06020">
        <w:rPr>
          <w:spacing w:val="-1"/>
          <w:sz w:val="21"/>
          <w:szCs w:val="21"/>
          <w:rPrChange w:id="677" w:author="DELL" w:date="2025-07-03T10:27:00Z" w16du:dateUtc="2025-07-03T05:27:00Z">
            <w:rPr>
              <w:spacing w:val="-1"/>
            </w:rPr>
          </w:rPrChange>
        </w:rPr>
        <w:t xml:space="preserve"> </w:t>
      </w:r>
      <w:r w:rsidRPr="00D06020">
        <w:rPr>
          <w:sz w:val="21"/>
          <w:szCs w:val="21"/>
          <w:rPrChange w:id="678" w:author="DELL" w:date="2025-07-03T10:27:00Z" w16du:dateUtc="2025-07-03T05:27:00Z">
            <w:rPr/>
          </w:rPrChange>
        </w:rPr>
        <w:t>reach that</w:t>
      </w:r>
      <w:r w:rsidRPr="00D06020">
        <w:rPr>
          <w:spacing w:val="-2"/>
          <w:sz w:val="21"/>
          <w:szCs w:val="21"/>
          <w:rPrChange w:id="679" w:author="DELL" w:date="2025-07-03T10:27:00Z" w16du:dateUtc="2025-07-03T05:27:00Z">
            <w:rPr>
              <w:spacing w:val="-2"/>
            </w:rPr>
          </w:rPrChange>
        </w:rPr>
        <w:t xml:space="preserve"> </w:t>
      </w:r>
      <w:r w:rsidRPr="00D06020">
        <w:rPr>
          <w:sz w:val="21"/>
          <w:szCs w:val="21"/>
          <w:rPrChange w:id="680" w:author="DELL" w:date="2025-07-03T10:27:00Z" w16du:dateUtc="2025-07-03T05:27:00Z">
            <w:rPr/>
          </w:rPrChange>
        </w:rPr>
        <w:t>level</w:t>
      </w:r>
      <w:r w:rsidRPr="00D06020">
        <w:rPr>
          <w:spacing w:val="-2"/>
          <w:sz w:val="21"/>
          <w:szCs w:val="21"/>
          <w:rPrChange w:id="681" w:author="DELL" w:date="2025-07-03T10:27:00Z" w16du:dateUtc="2025-07-03T05:27:00Z">
            <w:rPr>
              <w:spacing w:val="-2"/>
            </w:rPr>
          </w:rPrChange>
        </w:rPr>
        <w:t xml:space="preserve"> </w:t>
      </w:r>
      <w:r w:rsidRPr="00D06020">
        <w:rPr>
          <w:sz w:val="21"/>
          <w:szCs w:val="21"/>
          <w:rPrChange w:id="682" w:author="DELL" w:date="2025-07-03T10:27:00Z" w16du:dateUtc="2025-07-03T05:27:00Z">
            <w:rPr/>
          </w:rPrChange>
        </w:rPr>
        <w:t>by</w:t>
      </w:r>
      <w:r w:rsidRPr="00D06020">
        <w:rPr>
          <w:spacing w:val="-4"/>
          <w:sz w:val="21"/>
          <w:szCs w:val="21"/>
          <w:rPrChange w:id="683" w:author="DELL" w:date="2025-07-03T10:27:00Z" w16du:dateUtc="2025-07-03T05:27:00Z">
            <w:rPr>
              <w:spacing w:val="-4"/>
            </w:rPr>
          </w:rPrChange>
        </w:rPr>
        <w:t xml:space="preserve"> </w:t>
      </w:r>
      <w:r w:rsidRPr="00D06020">
        <w:rPr>
          <w:sz w:val="21"/>
          <w:szCs w:val="21"/>
          <w:rPrChange w:id="684" w:author="DELL" w:date="2025-07-03T10:27:00Z" w16du:dateUtc="2025-07-03T05:27:00Z">
            <w:rPr/>
          </w:rPrChange>
        </w:rPr>
        <w:t>the</w:t>
      </w:r>
      <w:r w:rsidRPr="00D06020">
        <w:rPr>
          <w:spacing w:val="-1"/>
          <w:sz w:val="21"/>
          <w:szCs w:val="21"/>
          <w:rPrChange w:id="685" w:author="DELL" w:date="2025-07-03T10:27:00Z" w16du:dateUtc="2025-07-03T05:27:00Z">
            <w:rPr>
              <w:spacing w:val="-1"/>
            </w:rPr>
          </w:rPrChange>
        </w:rPr>
        <w:t xml:space="preserve"> </w:t>
      </w:r>
      <w:r w:rsidRPr="00D06020">
        <w:rPr>
          <w:sz w:val="21"/>
          <w:szCs w:val="21"/>
          <w:rPrChange w:id="686" w:author="DELL" w:date="2025-07-03T10:27:00Z" w16du:dateUtc="2025-07-03T05:27:00Z">
            <w:rPr/>
          </w:rPrChange>
        </w:rPr>
        <w:t>end of</w:t>
      </w:r>
      <w:r w:rsidRPr="00D06020">
        <w:rPr>
          <w:spacing w:val="-1"/>
          <w:sz w:val="21"/>
          <w:szCs w:val="21"/>
          <w:rPrChange w:id="687" w:author="DELL" w:date="2025-07-03T10:27:00Z" w16du:dateUtc="2025-07-03T05:27:00Z">
            <w:rPr>
              <w:spacing w:val="-1"/>
            </w:rPr>
          </w:rPrChange>
        </w:rPr>
        <w:t xml:space="preserve"> </w:t>
      </w:r>
      <w:r w:rsidRPr="00D06020">
        <w:rPr>
          <w:sz w:val="21"/>
          <w:szCs w:val="21"/>
          <w:rPrChange w:id="688" w:author="DELL" w:date="2025-07-03T10:27:00Z" w16du:dateUtc="2025-07-03T05:27:00Z">
            <w:rPr/>
          </w:rPrChange>
        </w:rPr>
        <w:t>the</w:t>
      </w:r>
      <w:r w:rsidRPr="00D06020">
        <w:rPr>
          <w:spacing w:val="-1"/>
          <w:sz w:val="21"/>
          <w:szCs w:val="21"/>
          <w:rPrChange w:id="689" w:author="DELL" w:date="2025-07-03T10:27:00Z" w16du:dateUtc="2025-07-03T05:27:00Z">
            <w:rPr>
              <w:spacing w:val="-1"/>
            </w:rPr>
          </w:rPrChange>
        </w:rPr>
        <w:t xml:space="preserve"> </w:t>
      </w:r>
      <w:r w:rsidRPr="00D06020">
        <w:rPr>
          <w:sz w:val="21"/>
          <w:szCs w:val="21"/>
          <w:rPrChange w:id="690" w:author="DELL" w:date="2025-07-03T10:27:00Z" w16du:dateUtc="2025-07-03T05:27:00Z">
            <w:rPr/>
          </w:rPrChange>
        </w:rPr>
        <w:t>extended period.</w:t>
      </w:r>
    </w:p>
    <w:p w14:paraId="0B0F658D" w14:textId="77777777" w:rsidR="00447697" w:rsidRDefault="00447697">
      <w:pPr>
        <w:pStyle w:val="BodyText"/>
        <w:spacing w:before="1"/>
        <w:rPr>
          <w:sz w:val="25"/>
        </w:rPr>
      </w:pPr>
    </w:p>
    <w:p w14:paraId="68B780FA" w14:textId="1A4AF52F" w:rsidR="00447697" w:rsidDel="00D06020" w:rsidRDefault="00BE6F0B" w:rsidP="00D06020">
      <w:pPr>
        <w:pStyle w:val="ListParagraph"/>
        <w:numPr>
          <w:ilvl w:val="4"/>
          <w:numId w:val="42"/>
        </w:numPr>
        <w:tabs>
          <w:tab w:val="left" w:pos="2881"/>
        </w:tabs>
        <w:spacing w:before="87" w:line="273" w:lineRule="auto"/>
        <w:ind w:right="1441" w:hanging="360"/>
        <w:rPr>
          <w:del w:id="691" w:author="DELL" w:date="2025-07-03T10:27:00Z" w16du:dateUtc="2025-07-03T05:27:00Z"/>
          <w:sz w:val="21"/>
        </w:rPr>
        <w:pPrChange w:id="692" w:author="DELL" w:date="2025-07-03T10:27:00Z" w16du:dateUtc="2025-07-03T05:27:00Z">
          <w:pPr>
            <w:pStyle w:val="ListParagraph"/>
            <w:numPr>
              <w:ilvl w:val="4"/>
              <w:numId w:val="42"/>
            </w:numPr>
            <w:tabs>
              <w:tab w:val="left" w:pos="2881"/>
            </w:tabs>
            <w:spacing w:line="273" w:lineRule="auto"/>
            <w:ind w:left="2880" w:right="1441"/>
          </w:pPr>
        </w:pPrChange>
      </w:pPr>
      <w:r>
        <w:rPr>
          <w:sz w:val="21"/>
        </w:rPr>
        <w:t>Ch</w:t>
      </w:r>
      <w:del w:id="693" w:author="DELL" w:date="2025-07-03T10:27:00Z" w16du:dateUtc="2025-07-03T05:27:00Z">
        <w:r w:rsidDel="00D06020">
          <w:rPr>
            <w:sz w:val="21"/>
          </w:rPr>
          <w:delText>ief</w:delText>
        </w:r>
        <w:r w:rsidRPr="00D06020" w:rsidDel="00D06020">
          <w:rPr>
            <w:spacing w:val="47"/>
            <w:sz w:val="21"/>
            <w:rPrChange w:id="694" w:author="DELL" w:date="2025-07-03T10:27:00Z" w16du:dateUtc="2025-07-03T05:27:00Z">
              <w:rPr>
                <w:spacing w:val="47"/>
                <w:sz w:val="21"/>
              </w:rPr>
            </w:rPrChange>
          </w:rPr>
          <w:delText xml:space="preserve"> </w:delText>
        </w:r>
        <w:r w:rsidDel="00D06020">
          <w:rPr>
            <w:sz w:val="21"/>
          </w:rPr>
          <w:delText>Executive</w:delText>
        </w:r>
        <w:r w:rsidRPr="00D06020" w:rsidDel="00D06020">
          <w:rPr>
            <w:spacing w:val="47"/>
            <w:sz w:val="21"/>
            <w:rPrChange w:id="695" w:author="DELL" w:date="2025-07-03T10:27:00Z" w16du:dateUtc="2025-07-03T05:27:00Z">
              <w:rPr>
                <w:spacing w:val="47"/>
                <w:sz w:val="21"/>
              </w:rPr>
            </w:rPrChange>
          </w:rPr>
          <w:delText xml:space="preserve"> </w:delText>
        </w:r>
        <w:r w:rsidDel="00D06020">
          <w:rPr>
            <w:sz w:val="21"/>
          </w:rPr>
          <w:delText>Officer</w:delText>
        </w:r>
      </w:del>
      <w:ins w:id="696" w:author="DELL" w:date="2025-07-03T10:27:00Z" w16du:dateUtc="2025-07-03T05:27:00Z">
        <w:r w:rsidR="00D06020">
          <w:rPr>
            <w:sz w:val="21"/>
          </w:rPr>
          <w:t>airperson</w:t>
        </w:r>
      </w:ins>
      <w:r w:rsidRPr="00D06020">
        <w:rPr>
          <w:spacing w:val="46"/>
          <w:sz w:val="21"/>
          <w:rPrChange w:id="697" w:author="DELL" w:date="2025-07-03T10:27:00Z" w16du:dateUtc="2025-07-03T05:27:00Z">
            <w:rPr>
              <w:spacing w:val="46"/>
              <w:sz w:val="21"/>
            </w:rPr>
          </w:rPrChange>
        </w:rPr>
        <w:t xml:space="preserve"> </w:t>
      </w:r>
      <w:r>
        <w:rPr>
          <w:sz w:val="21"/>
        </w:rPr>
        <w:t>is</w:t>
      </w:r>
      <w:r w:rsidRPr="00D06020">
        <w:rPr>
          <w:spacing w:val="47"/>
          <w:sz w:val="21"/>
          <w:rPrChange w:id="698" w:author="DELL" w:date="2025-07-03T10:27:00Z" w16du:dateUtc="2025-07-03T05:27:00Z">
            <w:rPr>
              <w:spacing w:val="47"/>
              <w:sz w:val="21"/>
            </w:rPr>
          </w:rPrChange>
        </w:rPr>
        <w:t xml:space="preserve"> </w:t>
      </w:r>
      <w:r>
        <w:rPr>
          <w:sz w:val="21"/>
        </w:rPr>
        <w:t>satisfied</w:t>
      </w:r>
      <w:r w:rsidRPr="00D06020">
        <w:rPr>
          <w:spacing w:val="47"/>
          <w:sz w:val="21"/>
          <w:rPrChange w:id="699" w:author="DELL" w:date="2025-07-03T10:27:00Z" w16du:dateUtc="2025-07-03T05:27:00Z">
            <w:rPr>
              <w:spacing w:val="47"/>
              <w:sz w:val="21"/>
            </w:rPr>
          </w:rPrChange>
        </w:rPr>
        <w:t xml:space="preserve"> </w:t>
      </w:r>
      <w:r>
        <w:rPr>
          <w:sz w:val="21"/>
        </w:rPr>
        <w:t>that</w:t>
      </w:r>
      <w:r w:rsidRPr="00D06020">
        <w:rPr>
          <w:spacing w:val="45"/>
          <w:sz w:val="21"/>
          <w:rPrChange w:id="700" w:author="DELL" w:date="2025-07-03T10:27:00Z" w16du:dateUtc="2025-07-03T05:27:00Z">
            <w:rPr>
              <w:spacing w:val="45"/>
              <w:sz w:val="21"/>
            </w:rPr>
          </w:rPrChange>
        </w:rPr>
        <w:t xml:space="preserve"> </w:t>
      </w:r>
      <w:r>
        <w:rPr>
          <w:sz w:val="21"/>
        </w:rPr>
        <w:t>it</w:t>
      </w:r>
      <w:r w:rsidRPr="00D06020">
        <w:rPr>
          <w:spacing w:val="46"/>
          <w:sz w:val="21"/>
          <w:rPrChange w:id="701" w:author="DELL" w:date="2025-07-03T10:27:00Z" w16du:dateUtc="2025-07-03T05:27:00Z">
            <w:rPr>
              <w:spacing w:val="46"/>
              <w:sz w:val="21"/>
            </w:rPr>
          </w:rPrChange>
        </w:rPr>
        <w:t xml:space="preserve"> </w:t>
      </w:r>
      <w:r>
        <w:rPr>
          <w:sz w:val="21"/>
        </w:rPr>
        <w:t>has</w:t>
      </w:r>
      <w:r w:rsidRPr="00D06020">
        <w:rPr>
          <w:spacing w:val="47"/>
          <w:sz w:val="21"/>
          <w:rPrChange w:id="702" w:author="DELL" w:date="2025-07-03T10:27:00Z" w16du:dateUtc="2025-07-03T05:27:00Z">
            <w:rPr>
              <w:spacing w:val="47"/>
              <w:sz w:val="21"/>
            </w:rPr>
          </w:rPrChange>
        </w:rPr>
        <w:t xml:space="preserve"> </w:t>
      </w:r>
      <w:r>
        <w:rPr>
          <w:sz w:val="21"/>
        </w:rPr>
        <w:t>not</w:t>
      </w:r>
      <w:r w:rsidRPr="00D06020">
        <w:rPr>
          <w:spacing w:val="46"/>
          <w:sz w:val="21"/>
          <w:rPrChange w:id="703" w:author="DELL" w:date="2025-07-03T10:27:00Z" w16du:dateUtc="2025-07-03T05:27:00Z">
            <w:rPr>
              <w:spacing w:val="46"/>
              <w:sz w:val="21"/>
            </w:rPr>
          </w:rPrChange>
        </w:rPr>
        <w:t xml:space="preserve"> </w:t>
      </w:r>
      <w:r>
        <w:rPr>
          <w:sz w:val="21"/>
        </w:rPr>
        <w:t>been</w:t>
      </w:r>
      <w:r w:rsidRPr="00D06020">
        <w:rPr>
          <w:spacing w:val="48"/>
          <w:sz w:val="21"/>
          <w:rPrChange w:id="704" w:author="DELL" w:date="2025-07-03T10:27:00Z" w16du:dateUtc="2025-07-03T05:27:00Z">
            <w:rPr>
              <w:spacing w:val="48"/>
              <w:sz w:val="21"/>
            </w:rPr>
          </w:rPrChange>
        </w:rPr>
        <w:t xml:space="preserve"> </w:t>
      </w:r>
      <w:r>
        <w:rPr>
          <w:sz w:val="21"/>
        </w:rPr>
        <w:t>possible</w:t>
      </w:r>
      <w:r w:rsidRPr="00D06020">
        <w:rPr>
          <w:spacing w:val="46"/>
          <w:sz w:val="21"/>
          <w:rPrChange w:id="705" w:author="DELL" w:date="2025-07-03T10:27:00Z" w16du:dateUtc="2025-07-03T05:27:00Z">
            <w:rPr>
              <w:spacing w:val="46"/>
              <w:sz w:val="21"/>
            </w:rPr>
          </w:rPrChange>
        </w:rPr>
        <w:t xml:space="preserve"> </w:t>
      </w:r>
      <w:r>
        <w:rPr>
          <w:sz w:val="21"/>
        </w:rPr>
        <w:t>to</w:t>
      </w:r>
      <w:r w:rsidRPr="00D06020">
        <w:rPr>
          <w:spacing w:val="47"/>
          <w:sz w:val="21"/>
          <w:rPrChange w:id="706" w:author="DELL" w:date="2025-07-03T10:27:00Z" w16du:dateUtc="2025-07-03T05:27:00Z">
            <w:rPr>
              <w:spacing w:val="47"/>
              <w:sz w:val="21"/>
            </w:rPr>
          </w:rPrChange>
        </w:rPr>
        <w:t xml:space="preserve"> </w:t>
      </w:r>
      <w:r>
        <w:rPr>
          <w:sz w:val="21"/>
        </w:rPr>
        <w:t>make</w:t>
      </w:r>
      <w:r w:rsidRPr="00D06020">
        <w:rPr>
          <w:spacing w:val="44"/>
          <w:sz w:val="21"/>
          <w:rPrChange w:id="707" w:author="DELL" w:date="2025-07-03T10:27:00Z" w16du:dateUtc="2025-07-03T05:27:00Z">
            <w:rPr>
              <w:spacing w:val="44"/>
              <w:sz w:val="21"/>
            </w:rPr>
          </w:rPrChange>
        </w:rPr>
        <w:t xml:space="preserve"> </w:t>
      </w:r>
      <w:proofErr w:type="gramStart"/>
      <w:r>
        <w:rPr>
          <w:sz w:val="21"/>
        </w:rPr>
        <w:t>an</w:t>
      </w:r>
      <w:ins w:id="708" w:author="DELL" w:date="2025-07-03T10:27:00Z" w16du:dateUtc="2025-07-03T05:27:00Z">
        <w:r w:rsidR="00D06020">
          <w:rPr>
            <w:sz w:val="21"/>
          </w:rPr>
          <w:t xml:space="preserve"> </w:t>
        </w:r>
      </w:ins>
      <w:r w:rsidRPr="00D06020">
        <w:rPr>
          <w:spacing w:val="-55"/>
          <w:sz w:val="21"/>
          <w:rPrChange w:id="709" w:author="DELL" w:date="2025-07-03T10:27:00Z" w16du:dateUtc="2025-07-03T05:27:00Z">
            <w:rPr>
              <w:spacing w:val="-55"/>
              <w:sz w:val="21"/>
            </w:rPr>
          </w:rPrChange>
        </w:rPr>
        <w:t xml:space="preserve"> </w:t>
      </w:r>
      <w:r>
        <w:rPr>
          <w:sz w:val="21"/>
        </w:rPr>
        <w:t>adequate</w:t>
      </w:r>
      <w:proofErr w:type="gramEnd"/>
      <w:r w:rsidRPr="00D06020">
        <w:rPr>
          <w:spacing w:val="-2"/>
          <w:sz w:val="21"/>
          <w:rPrChange w:id="710" w:author="DELL" w:date="2025-07-03T10:27:00Z" w16du:dateUtc="2025-07-03T05:27:00Z">
            <w:rPr>
              <w:spacing w:val="-2"/>
              <w:sz w:val="21"/>
            </w:rPr>
          </w:rPrChange>
        </w:rPr>
        <w:t xml:space="preserve"> </w:t>
      </w:r>
      <w:r>
        <w:rPr>
          <w:sz w:val="21"/>
        </w:rPr>
        <w:t>assessment</w:t>
      </w:r>
      <w:r w:rsidRPr="00D06020">
        <w:rPr>
          <w:spacing w:val="-3"/>
          <w:sz w:val="21"/>
          <w:rPrChange w:id="711" w:author="DELL" w:date="2025-07-03T10:27:00Z" w16du:dateUtc="2025-07-03T05:27:00Z">
            <w:rPr>
              <w:spacing w:val="-3"/>
              <w:sz w:val="21"/>
            </w:rPr>
          </w:rPrChange>
        </w:rPr>
        <w:t xml:space="preserve"> </w:t>
      </w:r>
      <w:r>
        <w:rPr>
          <w:sz w:val="21"/>
        </w:rPr>
        <w:t>of</w:t>
      </w:r>
      <w:r w:rsidRPr="00D06020">
        <w:rPr>
          <w:spacing w:val="-1"/>
          <w:sz w:val="21"/>
          <w:rPrChange w:id="712" w:author="DELL" w:date="2025-07-03T10:27:00Z" w16du:dateUtc="2025-07-03T05:27:00Z">
            <w:rPr>
              <w:spacing w:val="-1"/>
              <w:sz w:val="21"/>
            </w:rPr>
          </w:rPrChange>
        </w:rPr>
        <w:t xml:space="preserve"> </w:t>
      </w:r>
      <w:r>
        <w:rPr>
          <w:sz w:val="21"/>
        </w:rPr>
        <w:t>the</w:t>
      </w:r>
      <w:r w:rsidRPr="00D06020">
        <w:rPr>
          <w:spacing w:val="-2"/>
          <w:sz w:val="21"/>
          <w:rPrChange w:id="713" w:author="DELL" w:date="2025-07-03T10:27:00Z" w16du:dateUtc="2025-07-03T05:27:00Z">
            <w:rPr>
              <w:spacing w:val="-2"/>
              <w:sz w:val="21"/>
            </w:rPr>
          </w:rPrChange>
        </w:rPr>
        <w:t xml:space="preserve"> </w:t>
      </w:r>
      <w:r>
        <w:rPr>
          <w:sz w:val="21"/>
        </w:rPr>
        <w:t>employee</w:t>
      </w:r>
      <w:r w:rsidRPr="00D06020">
        <w:rPr>
          <w:spacing w:val="-1"/>
          <w:sz w:val="21"/>
          <w:rPrChange w:id="714" w:author="DELL" w:date="2025-07-03T10:27:00Z" w16du:dateUtc="2025-07-03T05:27:00Z">
            <w:rPr>
              <w:spacing w:val="-1"/>
              <w:sz w:val="21"/>
            </w:rPr>
          </w:rPrChange>
        </w:rPr>
        <w:t xml:space="preserve"> </w:t>
      </w:r>
      <w:r>
        <w:rPr>
          <w:sz w:val="21"/>
        </w:rPr>
        <w:t>(in</w:t>
      </w:r>
      <w:r w:rsidRPr="00D06020">
        <w:rPr>
          <w:spacing w:val="-2"/>
          <w:sz w:val="21"/>
          <w:rPrChange w:id="715" w:author="DELL" w:date="2025-07-03T10:27:00Z" w16du:dateUtc="2025-07-03T05:27:00Z">
            <w:rPr>
              <w:spacing w:val="-2"/>
              <w:sz w:val="21"/>
            </w:rPr>
          </w:rPrChange>
        </w:rPr>
        <w:t xml:space="preserve"> </w:t>
      </w:r>
      <w:r>
        <w:rPr>
          <w:sz w:val="21"/>
        </w:rPr>
        <w:t>relation</w:t>
      </w:r>
      <w:r w:rsidRPr="00D06020">
        <w:rPr>
          <w:spacing w:val="-2"/>
          <w:sz w:val="21"/>
          <w:rPrChange w:id="716" w:author="DELL" w:date="2025-07-03T10:27:00Z" w16du:dateUtc="2025-07-03T05:27:00Z">
            <w:rPr>
              <w:spacing w:val="-2"/>
              <w:sz w:val="21"/>
            </w:rPr>
          </w:rPrChange>
        </w:rPr>
        <w:t xml:space="preserve"> </w:t>
      </w:r>
      <w:r>
        <w:rPr>
          <w:sz w:val="21"/>
        </w:rPr>
        <w:t>to</w:t>
      </w:r>
      <w:r w:rsidRPr="00D06020">
        <w:rPr>
          <w:spacing w:val="-2"/>
          <w:sz w:val="21"/>
          <w:rPrChange w:id="717" w:author="DELL" w:date="2025-07-03T10:27:00Z" w16du:dateUtc="2025-07-03T05:27:00Z">
            <w:rPr>
              <w:spacing w:val="-2"/>
              <w:sz w:val="21"/>
            </w:rPr>
          </w:rPrChange>
        </w:rPr>
        <w:t xml:space="preserve"> </w:t>
      </w:r>
      <w:r>
        <w:rPr>
          <w:sz w:val="21"/>
        </w:rPr>
        <w:t>conduct,</w:t>
      </w:r>
      <w:r w:rsidRPr="00D06020">
        <w:rPr>
          <w:spacing w:val="-3"/>
          <w:sz w:val="21"/>
          <w:rPrChange w:id="718" w:author="DELL" w:date="2025-07-03T10:27:00Z" w16du:dateUtc="2025-07-03T05:27:00Z">
            <w:rPr>
              <w:spacing w:val="-3"/>
              <w:sz w:val="21"/>
            </w:rPr>
          </w:rPrChange>
        </w:rPr>
        <w:t xml:space="preserve"> </w:t>
      </w:r>
      <w:r>
        <w:rPr>
          <w:sz w:val="21"/>
        </w:rPr>
        <w:t>work</w:t>
      </w:r>
      <w:r w:rsidRPr="00D06020">
        <w:rPr>
          <w:spacing w:val="1"/>
          <w:sz w:val="21"/>
          <w:rPrChange w:id="719" w:author="DELL" w:date="2025-07-03T10:27:00Z" w16du:dateUtc="2025-07-03T05:27:00Z">
            <w:rPr>
              <w:spacing w:val="1"/>
              <w:sz w:val="21"/>
            </w:rPr>
          </w:rPrChange>
        </w:rPr>
        <w:t xml:space="preserve"> </w:t>
      </w:r>
      <w:r>
        <w:rPr>
          <w:sz w:val="21"/>
        </w:rPr>
        <w:t>performance</w:t>
      </w:r>
      <w:ins w:id="720" w:author="DELL" w:date="2025-07-03T10:27:00Z" w16du:dateUtc="2025-07-03T05:27:00Z">
        <w:r w:rsidR="00D06020">
          <w:rPr>
            <w:sz w:val="21"/>
          </w:rPr>
          <w:t xml:space="preserve"> </w:t>
        </w:r>
      </w:ins>
    </w:p>
    <w:p w14:paraId="62DBDDD8" w14:textId="76D49986" w:rsidR="00447697" w:rsidRDefault="00BE6F0B" w:rsidP="00D06020">
      <w:pPr>
        <w:pStyle w:val="ListParagraph"/>
        <w:numPr>
          <w:ilvl w:val="4"/>
          <w:numId w:val="42"/>
        </w:numPr>
        <w:tabs>
          <w:tab w:val="left" w:pos="2881"/>
        </w:tabs>
        <w:spacing w:before="87" w:line="273" w:lineRule="auto"/>
        <w:ind w:right="1441" w:hanging="360"/>
        <w:pPrChange w:id="721" w:author="DELL" w:date="2025-07-03T10:27:00Z" w16du:dateUtc="2025-07-03T05:27:00Z">
          <w:pPr>
            <w:pStyle w:val="BodyText"/>
            <w:spacing w:before="87"/>
            <w:ind w:left="2880"/>
          </w:pPr>
        </w:pPrChange>
      </w:pPr>
      <w:r>
        <w:t>and</w:t>
      </w:r>
      <w:r w:rsidRPr="00D06020">
        <w:rPr>
          <w:spacing w:val="-3"/>
        </w:rPr>
        <w:t xml:space="preserve"> </w:t>
      </w:r>
      <w:r>
        <w:t>demonstration</w:t>
      </w:r>
      <w:r w:rsidRPr="00D06020">
        <w:rPr>
          <w:spacing w:val="-3"/>
        </w:rPr>
        <w:t xml:space="preserve"> </w:t>
      </w:r>
      <w:r>
        <w:t>of</w:t>
      </w:r>
      <w:r w:rsidRPr="00D06020">
        <w:rPr>
          <w:spacing w:val="-2"/>
        </w:rPr>
        <w:t xml:space="preserve"> </w:t>
      </w:r>
      <w:del w:id="722" w:author="DELL" w:date="2025-07-03T10:28:00Z" w16du:dateUtc="2025-07-03T05:28:00Z">
        <w:r w:rsidDel="00D06020">
          <w:delText>Organization</w:delText>
        </w:r>
      </w:del>
      <w:ins w:id="723" w:author="DELL" w:date="2025-07-03T10:28:00Z" w16du:dateUtc="2025-07-03T05:28:00Z">
        <w:r w:rsidR="00D06020">
          <w:t>WRC</w:t>
        </w:r>
      </w:ins>
      <w:r>
        <w:t>’s</w:t>
      </w:r>
      <w:ins w:id="724" w:author="DELL" w:date="2025-07-03T10:28:00Z" w16du:dateUtc="2025-07-03T05:28:00Z">
        <w:r w:rsidR="00B83757">
          <w:t xml:space="preserve"> </w:t>
        </w:r>
      </w:ins>
      <w:del w:id="725" w:author="DELL" w:date="2025-07-03T10:28:00Z" w16du:dateUtc="2025-07-03T05:28:00Z">
        <w:r w:rsidRPr="00D06020" w:rsidDel="00D06020">
          <w:rPr>
            <w:spacing w:val="107"/>
          </w:rPr>
          <w:delText xml:space="preserve"> </w:delText>
        </w:r>
      </w:del>
      <w:r>
        <w:t>values)</w:t>
      </w:r>
      <w:ins w:id="726" w:author="DELL" w:date="2025-07-03T10:28:00Z" w16du:dateUtc="2025-07-03T05:28:00Z">
        <w:r w:rsidR="00B83757">
          <w:rPr>
            <w:spacing w:val="109"/>
          </w:rPr>
          <w:t xml:space="preserve"> </w:t>
        </w:r>
      </w:ins>
      <w:del w:id="727" w:author="DELL" w:date="2025-07-03T10:28:00Z" w16du:dateUtc="2025-07-03T05:28:00Z">
        <w:r w:rsidRPr="00D06020" w:rsidDel="00B83757">
          <w:rPr>
            <w:spacing w:val="109"/>
          </w:rPr>
          <w:delText xml:space="preserve"> </w:delText>
        </w:r>
      </w:del>
      <w:r>
        <w:t>during</w:t>
      </w:r>
      <w:ins w:id="728" w:author="DELL" w:date="2025-07-03T10:28:00Z" w16du:dateUtc="2025-07-03T05:28:00Z">
        <w:r w:rsidR="00D06020">
          <w:t xml:space="preserve"> </w:t>
        </w:r>
      </w:ins>
      <w:r>
        <w:t>probation</w:t>
      </w:r>
      <w:ins w:id="729" w:author="DELL" w:date="2025-07-03T10:28:00Z" w16du:dateUtc="2025-07-03T05:28:00Z">
        <w:r w:rsidR="00D06020">
          <w:t xml:space="preserve">. </w:t>
        </w:r>
      </w:ins>
      <w:del w:id="730" w:author="DELL" w:date="2025-07-03T10:28:00Z" w16du:dateUtc="2025-07-03T05:28:00Z">
        <w:r w:rsidDel="00D06020">
          <w:delText>the.</w:delText>
        </w:r>
        <w:r w:rsidRPr="00D06020" w:rsidDel="00D06020">
          <w:rPr>
            <w:spacing w:val="51"/>
          </w:rPr>
          <w:delText xml:space="preserve"> </w:delText>
        </w:r>
        <w:r w:rsidDel="00D06020">
          <w:delText>initia</w:delText>
        </w:r>
      </w:del>
    </w:p>
    <w:p w14:paraId="27DA9E4F" w14:textId="77777777" w:rsidR="00447697" w:rsidRDefault="00447697">
      <w:pPr>
        <w:pStyle w:val="BodyText"/>
        <w:spacing w:before="6"/>
        <w:rPr>
          <w:sz w:val="20"/>
        </w:rPr>
      </w:pPr>
    </w:p>
    <w:p w14:paraId="08F7F353" w14:textId="6AFE096C" w:rsidR="00447697" w:rsidRPr="00BB3C38" w:rsidDel="00BB3C38" w:rsidRDefault="00BE6F0B" w:rsidP="00BB3C38">
      <w:pPr>
        <w:pStyle w:val="ListParagraph"/>
        <w:numPr>
          <w:ilvl w:val="3"/>
          <w:numId w:val="42"/>
        </w:numPr>
        <w:tabs>
          <w:tab w:val="left" w:pos="2300"/>
        </w:tabs>
        <w:spacing w:before="165" w:line="336" w:lineRule="auto"/>
        <w:ind w:right="125"/>
        <w:rPr>
          <w:del w:id="731" w:author="DELL" w:date="2025-07-03T10:28:00Z" w16du:dateUtc="2025-07-03T05:28:00Z"/>
          <w:sz w:val="21"/>
          <w:szCs w:val="21"/>
          <w:rPrChange w:id="732" w:author="DELL" w:date="2025-07-03T10:29:00Z" w16du:dateUtc="2025-07-03T05:29:00Z">
            <w:rPr>
              <w:del w:id="733" w:author="DELL" w:date="2025-07-03T10:28:00Z" w16du:dateUtc="2025-07-03T05:28:00Z"/>
            </w:rPr>
          </w:rPrChange>
        </w:rPr>
        <w:pPrChange w:id="734" w:author="DELL" w:date="2025-07-03T10:28:00Z" w16du:dateUtc="2025-07-03T05:28:00Z">
          <w:pPr>
            <w:pStyle w:val="ListParagraph"/>
            <w:numPr>
              <w:ilvl w:val="3"/>
              <w:numId w:val="42"/>
            </w:numPr>
            <w:tabs>
              <w:tab w:val="left" w:pos="2300"/>
            </w:tabs>
            <w:ind w:left="2299" w:hanging="860"/>
          </w:pPr>
        </w:pPrChange>
      </w:pPr>
      <w:r w:rsidRPr="00BB3C38">
        <w:rPr>
          <w:sz w:val="21"/>
          <w:szCs w:val="21"/>
          <w:rPrChange w:id="735" w:author="DELL" w:date="2025-07-03T10:29:00Z" w16du:dateUtc="2025-07-03T05:29:00Z">
            <w:rPr>
              <w:sz w:val="21"/>
            </w:rPr>
          </w:rPrChange>
        </w:rPr>
        <w:t>When</w:t>
      </w:r>
      <w:r w:rsidRPr="00BB3C38">
        <w:rPr>
          <w:spacing w:val="56"/>
          <w:sz w:val="21"/>
          <w:szCs w:val="21"/>
          <w:rPrChange w:id="736" w:author="DELL" w:date="2025-07-03T10:29:00Z" w16du:dateUtc="2025-07-03T05:29:00Z">
            <w:rPr>
              <w:spacing w:val="56"/>
              <w:sz w:val="21"/>
            </w:rPr>
          </w:rPrChange>
        </w:rPr>
        <w:t xml:space="preserve"> </w:t>
      </w:r>
      <w:r w:rsidRPr="00BB3C38">
        <w:rPr>
          <w:sz w:val="21"/>
          <w:szCs w:val="21"/>
          <w:rPrChange w:id="737" w:author="DELL" w:date="2025-07-03T10:29:00Z" w16du:dateUtc="2025-07-03T05:29:00Z">
            <w:rPr>
              <w:sz w:val="21"/>
            </w:rPr>
          </w:rPrChange>
        </w:rPr>
        <w:t>considering</w:t>
      </w:r>
      <w:r w:rsidRPr="00BB3C38">
        <w:rPr>
          <w:spacing w:val="114"/>
          <w:sz w:val="21"/>
          <w:szCs w:val="21"/>
          <w:rPrChange w:id="738" w:author="DELL" w:date="2025-07-03T10:29:00Z" w16du:dateUtc="2025-07-03T05:29:00Z">
            <w:rPr>
              <w:spacing w:val="114"/>
              <w:sz w:val="21"/>
            </w:rPr>
          </w:rPrChange>
        </w:rPr>
        <w:t xml:space="preserve"> </w:t>
      </w:r>
      <w:r w:rsidRPr="00BB3C38">
        <w:rPr>
          <w:sz w:val="21"/>
          <w:szCs w:val="21"/>
          <w:rPrChange w:id="739" w:author="DELL" w:date="2025-07-03T10:29:00Z" w16du:dateUtc="2025-07-03T05:29:00Z">
            <w:rPr>
              <w:sz w:val="21"/>
            </w:rPr>
          </w:rPrChange>
        </w:rPr>
        <w:t>recommending</w:t>
      </w:r>
      <w:r w:rsidRPr="00BB3C38">
        <w:rPr>
          <w:spacing w:val="115"/>
          <w:sz w:val="21"/>
          <w:szCs w:val="21"/>
          <w:rPrChange w:id="740" w:author="DELL" w:date="2025-07-03T10:29:00Z" w16du:dateUtc="2025-07-03T05:29:00Z">
            <w:rPr>
              <w:spacing w:val="115"/>
              <w:sz w:val="21"/>
            </w:rPr>
          </w:rPrChange>
        </w:rPr>
        <w:t xml:space="preserve"> </w:t>
      </w:r>
      <w:r w:rsidRPr="00BB3C38">
        <w:rPr>
          <w:sz w:val="21"/>
          <w:szCs w:val="21"/>
          <w:rPrChange w:id="741" w:author="DELL" w:date="2025-07-03T10:29:00Z" w16du:dateUtc="2025-07-03T05:29:00Z">
            <w:rPr>
              <w:sz w:val="21"/>
            </w:rPr>
          </w:rPrChange>
        </w:rPr>
        <w:t>an</w:t>
      </w:r>
      <w:r w:rsidRPr="00BB3C38">
        <w:rPr>
          <w:spacing w:val="56"/>
          <w:sz w:val="21"/>
          <w:szCs w:val="21"/>
          <w:rPrChange w:id="742" w:author="DELL" w:date="2025-07-03T10:29:00Z" w16du:dateUtc="2025-07-03T05:29:00Z">
            <w:rPr>
              <w:spacing w:val="56"/>
              <w:sz w:val="21"/>
            </w:rPr>
          </w:rPrChange>
        </w:rPr>
        <w:t xml:space="preserve"> </w:t>
      </w:r>
      <w:r w:rsidRPr="00BB3C38">
        <w:rPr>
          <w:sz w:val="21"/>
          <w:szCs w:val="21"/>
          <w:rPrChange w:id="743" w:author="DELL" w:date="2025-07-03T10:29:00Z" w16du:dateUtc="2025-07-03T05:29:00Z">
            <w:rPr>
              <w:sz w:val="21"/>
            </w:rPr>
          </w:rPrChange>
        </w:rPr>
        <w:t>extension</w:t>
      </w:r>
      <w:r w:rsidRPr="00BB3C38">
        <w:rPr>
          <w:spacing w:val="55"/>
          <w:sz w:val="21"/>
          <w:szCs w:val="21"/>
          <w:rPrChange w:id="744" w:author="DELL" w:date="2025-07-03T10:29:00Z" w16du:dateUtc="2025-07-03T05:29:00Z">
            <w:rPr>
              <w:spacing w:val="55"/>
              <w:sz w:val="21"/>
            </w:rPr>
          </w:rPrChange>
        </w:rPr>
        <w:t xml:space="preserve"> </w:t>
      </w:r>
      <w:r w:rsidRPr="00BB3C38">
        <w:rPr>
          <w:sz w:val="21"/>
          <w:szCs w:val="21"/>
          <w:rPrChange w:id="745" w:author="DELL" w:date="2025-07-03T10:29:00Z" w16du:dateUtc="2025-07-03T05:29:00Z">
            <w:rPr>
              <w:sz w:val="21"/>
            </w:rPr>
          </w:rPrChange>
        </w:rPr>
        <w:t>or</w:t>
      </w:r>
      <w:ins w:id="746" w:author="DELL" w:date="2025-07-03T10:28:00Z" w16du:dateUtc="2025-07-03T05:28:00Z">
        <w:r w:rsidR="00BB3C38" w:rsidRPr="00BB3C38">
          <w:rPr>
            <w:sz w:val="21"/>
            <w:szCs w:val="21"/>
            <w:rPrChange w:id="747" w:author="DELL" w:date="2025-07-03T10:29:00Z" w16du:dateUtc="2025-07-03T05:29:00Z">
              <w:rPr>
                <w:sz w:val="21"/>
              </w:rPr>
            </w:rPrChange>
          </w:rPr>
          <w:t xml:space="preserve"> </w:t>
        </w:r>
      </w:ins>
    </w:p>
    <w:p w14:paraId="2B3E7A97" w14:textId="7EF211AF" w:rsidR="00447697" w:rsidRPr="00BB3C38" w:rsidDel="00BB3C38" w:rsidRDefault="00BE6F0B" w:rsidP="00BB3C38">
      <w:pPr>
        <w:pStyle w:val="ListParagraph"/>
        <w:numPr>
          <w:ilvl w:val="3"/>
          <w:numId w:val="42"/>
        </w:numPr>
        <w:tabs>
          <w:tab w:val="left" w:pos="2300"/>
        </w:tabs>
        <w:spacing w:before="73" w:line="312" w:lineRule="auto"/>
        <w:ind w:right="382"/>
        <w:rPr>
          <w:del w:id="748" w:author="DELL" w:date="2025-07-03T10:29:00Z" w16du:dateUtc="2025-07-03T05:29:00Z"/>
          <w:sz w:val="21"/>
          <w:szCs w:val="21"/>
          <w:rPrChange w:id="749" w:author="DELL" w:date="2025-07-03T10:29:00Z" w16du:dateUtc="2025-07-03T05:29:00Z">
            <w:rPr>
              <w:del w:id="750" w:author="DELL" w:date="2025-07-03T10:29:00Z" w16du:dateUtc="2025-07-03T05:29:00Z"/>
            </w:rPr>
          </w:rPrChange>
        </w:rPr>
        <w:pPrChange w:id="751" w:author="DELL" w:date="2025-07-03T10:29:00Z" w16du:dateUtc="2025-07-03T05:29:00Z">
          <w:pPr>
            <w:pStyle w:val="BodyText"/>
            <w:spacing w:before="165" w:line="336" w:lineRule="auto"/>
            <w:ind w:left="2299" w:right="125"/>
          </w:pPr>
        </w:pPrChange>
      </w:pPr>
      <w:r w:rsidRPr="00BB3C38">
        <w:rPr>
          <w:sz w:val="21"/>
          <w:szCs w:val="21"/>
          <w:rPrChange w:id="752" w:author="DELL" w:date="2025-07-03T10:29:00Z" w16du:dateUtc="2025-07-03T05:29:00Z">
            <w:rPr/>
          </w:rPrChange>
        </w:rPr>
        <w:t>probation, Heads/Managers will seek Human Resource Section’s opinion. Any recommendation</w:t>
      </w:r>
      <w:del w:id="753" w:author="DELL" w:date="2025-07-03T10:29:00Z" w16du:dateUtc="2025-07-03T05:29:00Z">
        <w:r w:rsidRPr="00BB3C38" w:rsidDel="00EA12C7">
          <w:rPr>
            <w:sz w:val="21"/>
            <w:szCs w:val="21"/>
            <w:rPrChange w:id="754" w:author="DELL" w:date="2025-07-03T10:29:00Z" w16du:dateUtc="2025-07-03T05:29:00Z">
              <w:rPr/>
            </w:rPrChange>
          </w:rPr>
          <w:delText>s</w:delText>
        </w:r>
      </w:del>
      <w:r w:rsidRPr="00BB3C38">
        <w:rPr>
          <w:sz w:val="21"/>
          <w:szCs w:val="21"/>
          <w:rPrChange w:id="755" w:author="DELL" w:date="2025-07-03T10:29:00Z" w16du:dateUtc="2025-07-03T05:29:00Z">
            <w:rPr/>
          </w:rPrChange>
        </w:rPr>
        <w:t xml:space="preserve"> for</w:t>
      </w:r>
      <w:r w:rsidRPr="00BB3C38">
        <w:rPr>
          <w:spacing w:val="1"/>
          <w:sz w:val="21"/>
          <w:szCs w:val="21"/>
          <w:rPrChange w:id="756" w:author="DELL" w:date="2025-07-03T10:29:00Z" w16du:dateUtc="2025-07-03T05:29:00Z">
            <w:rPr>
              <w:spacing w:val="1"/>
            </w:rPr>
          </w:rPrChange>
        </w:rPr>
        <w:t xml:space="preserve"> </w:t>
      </w:r>
      <w:r w:rsidRPr="00BB3C38">
        <w:rPr>
          <w:sz w:val="21"/>
          <w:szCs w:val="21"/>
          <w:rPrChange w:id="757" w:author="DELL" w:date="2025-07-03T10:29:00Z" w16du:dateUtc="2025-07-03T05:29:00Z">
            <w:rPr/>
          </w:rPrChange>
        </w:rPr>
        <w:t>extension where a probatio</w:t>
      </w:r>
      <w:ins w:id="758" w:author="DELL" w:date="2025-07-03T10:29:00Z" w16du:dateUtc="2025-07-03T05:29:00Z">
        <w:r w:rsidR="00BB3C38">
          <w:rPr>
            <w:sz w:val="21"/>
            <w:szCs w:val="21"/>
          </w:rPr>
          <w:t>n</w:t>
        </w:r>
      </w:ins>
      <w:r w:rsidRPr="00BB3C38">
        <w:rPr>
          <w:sz w:val="21"/>
          <w:szCs w:val="21"/>
          <w:rPrChange w:id="759" w:author="DELL" w:date="2025-07-03T10:29:00Z" w16du:dateUtc="2025-07-03T05:29:00Z">
            <w:rPr/>
          </w:rPrChange>
        </w:rPr>
        <w:t xml:space="preserve"> have been assessed as unsatisfactory will need to be supported by </w:t>
      </w:r>
      <w:proofErr w:type="gramStart"/>
      <w:r w:rsidRPr="00BB3C38">
        <w:rPr>
          <w:sz w:val="21"/>
          <w:szCs w:val="21"/>
          <w:rPrChange w:id="760" w:author="DELL" w:date="2025-07-03T10:29:00Z" w16du:dateUtc="2025-07-03T05:29:00Z">
            <w:rPr/>
          </w:rPrChange>
        </w:rPr>
        <w:t>strong</w:t>
      </w:r>
      <w:ins w:id="761" w:author="DELL" w:date="2025-07-03T10:30:00Z" w16du:dateUtc="2025-07-03T05:30:00Z">
        <w:r w:rsidR="00EA12C7">
          <w:rPr>
            <w:sz w:val="21"/>
            <w:szCs w:val="21"/>
          </w:rPr>
          <w:t xml:space="preserve"> </w:t>
        </w:r>
      </w:ins>
      <w:r w:rsidRPr="00BB3C38">
        <w:rPr>
          <w:spacing w:val="-56"/>
          <w:sz w:val="21"/>
          <w:szCs w:val="21"/>
          <w:rPrChange w:id="762" w:author="DELL" w:date="2025-07-03T10:29:00Z" w16du:dateUtc="2025-07-03T05:29:00Z">
            <w:rPr>
              <w:spacing w:val="-56"/>
            </w:rPr>
          </w:rPrChange>
        </w:rPr>
        <w:t xml:space="preserve"> </w:t>
      </w:r>
      <w:r w:rsidRPr="00BB3C38">
        <w:rPr>
          <w:sz w:val="21"/>
          <w:szCs w:val="21"/>
          <w:rPrChange w:id="763" w:author="DELL" w:date="2025-07-03T10:29:00Z" w16du:dateUtc="2025-07-03T05:29:00Z">
            <w:rPr/>
          </w:rPrChange>
        </w:rPr>
        <w:t>arguments</w:t>
      </w:r>
      <w:proofErr w:type="gramEnd"/>
      <w:ins w:id="764" w:author="DELL" w:date="2025-07-03T10:29:00Z" w16du:dateUtc="2025-07-03T05:29:00Z">
        <w:r w:rsidR="00BB3C38" w:rsidRPr="00BB3C38">
          <w:rPr>
            <w:sz w:val="21"/>
            <w:szCs w:val="21"/>
            <w:rPrChange w:id="765" w:author="DELL" w:date="2025-07-03T10:29:00Z" w16du:dateUtc="2025-07-03T05:29:00Z">
              <w:rPr/>
            </w:rPrChange>
          </w:rPr>
          <w:t xml:space="preserve"> </w:t>
        </w:r>
      </w:ins>
    </w:p>
    <w:p w14:paraId="16F1B89E" w14:textId="095A3FC2" w:rsidR="00447697" w:rsidRPr="00BB3C38" w:rsidRDefault="00BE6F0B" w:rsidP="00BB3C38">
      <w:pPr>
        <w:pStyle w:val="ListParagraph"/>
        <w:numPr>
          <w:ilvl w:val="3"/>
          <w:numId w:val="42"/>
        </w:numPr>
        <w:tabs>
          <w:tab w:val="left" w:pos="2300"/>
        </w:tabs>
        <w:spacing w:before="73" w:line="312" w:lineRule="auto"/>
        <w:ind w:right="382"/>
        <w:rPr>
          <w:sz w:val="21"/>
          <w:szCs w:val="21"/>
          <w:rPrChange w:id="766" w:author="DELL" w:date="2025-07-03T10:29:00Z" w16du:dateUtc="2025-07-03T05:29:00Z">
            <w:rPr/>
          </w:rPrChange>
        </w:rPr>
        <w:pPrChange w:id="767" w:author="DELL" w:date="2025-07-03T10:29:00Z" w16du:dateUtc="2025-07-03T05:29:00Z">
          <w:pPr>
            <w:pStyle w:val="BodyText"/>
            <w:spacing w:before="73" w:line="312" w:lineRule="auto"/>
            <w:ind w:left="2299" w:right="382"/>
          </w:pPr>
        </w:pPrChange>
      </w:pPr>
      <w:r w:rsidRPr="00BB3C38">
        <w:rPr>
          <w:sz w:val="21"/>
          <w:szCs w:val="21"/>
          <w:rPrChange w:id="768" w:author="DELL" w:date="2025-07-03T10:29:00Z" w16du:dateUtc="2025-07-03T05:29:00Z">
            <w:rPr/>
          </w:rPrChange>
        </w:rPr>
        <w:t xml:space="preserve">as to why an extension is warranted. The </w:t>
      </w:r>
      <w:del w:id="769" w:author="DELL" w:date="2025-07-03T10:30:00Z" w16du:dateUtc="2025-07-03T05:30:00Z">
        <w:r w:rsidRPr="00BB3C38" w:rsidDel="00EA12C7">
          <w:rPr>
            <w:sz w:val="21"/>
            <w:szCs w:val="21"/>
            <w:rPrChange w:id="770" w:author="DELL" w:date="2025-07-03T10:29:00Z" w16du:dateUtc="2025-07-03T05:29:00Z">
              <w:rPr/>
            </w:rPrChange>
          </w:rPr>
          <w:delText xml:space="preserve">decis </w:delText>
        </w:r>
      </w:del>
      <w:ins w:id="771" w:author="DELL" w:date="2025-07-03T10:30:00Z" w16du:dateUtc="2025-07-03T05:30:00Z">
        <w:r w:rsidR="00EA12C7">
          <w:rPr>
            <w:sz w:val="21"/>
            <w:szCs w:val="21"/>
          </w:rPr>
          <w:t xml:space="preserve">recommended </w:t>
        </w:r>
      </w:ins>
      <w:r w:rsidRPr="00BB3C38">
        <w:rPr>
          <w:sz w:val="21"/>
          <w:szCs w:val="21"/>
          <w:rPrChange w:id="772" w:author="DELL" w:date="2025-07-03T10:29:00Z" w16du:dateUtc="2025-07-03T05:29:00Z">
            <w:rPr/>
          </w:rPrChange>
        </w:rPr>
        <w:t>probation will be endorsed by the Human Resource</w:t>
      </w:r>
      <w:r w:rsidRPr="00BB3C38">
        <w:rPr>
          <w:spacing w:val="-56"/>
          <w:sz w:val="21"/>
          <w:szCs w:val="21"/>
          <w:rPrChange w:id="773" w:author="DELL" w:date="2025-07-03T10:29:00Z" w16du:dateUtc="2025-07-03T05:29:00Z">
            <w:rPr>
              <w:spacing w:val="-56"/>
            </w:rPr>
          </w:rPrChange>
        </w:rPr>
        <w:t xml:space="preserve"> </w:t>
      </w:r>
      <w:r w:rsidRPr="00BB3C38">
        <w:rPr>
          <w:sz w:val="21"/>
          <w:szCs w:val="21"/>
          <w:rPrChange w:id="774" w:author="DELL" w:date="2025-07-03T10:29:00Z" w16du:dateUtc="2025-07-03T05:29:00Z">
            <w:rPr/>
          </w:rPrChange>
        </w:rPr>
        <w:t>Section.</w:t>
      </w:r>
    </w:p>
    <w:p w14:paraId="52443CFF" w14:textId="77777777" w:rsidR="00447697" w:rsidRDefault="00447697">
      <w:pPr>
        <w:pStyle w:val="BodyText"/>
        <w:spacing w:before="8"/>
        <w:rPr>
          <w:sz w:val="19"/>
        </w:rPr>
      </w:pPr>
    </w:p>
    <w:p w14:paraId="1EE4D3F0" w14:textId="1282EBFB" w:rsidR="00447697" w:rsidRDefault="00BE6F0B">
      <w:pPr>
        <w:pStyle w:val="ListParagraph"/>
        <w:numPr>
          <w:ilvl w:val="3"/>
          <w:numId w:val="42"/>
        </w:numPr>
        <w:tabs>
          <w:tab w:val="left" w:pos="2300"/>
        </w:tabs>
        <w:spacing w:line="300" w:lineRule="auto"/>
        <w:ind w:right="1448"/>
      </w:pPr>
      <w:r>
        <w:rPr>
          <w:sz w:val="21"/>
        </w:rPr>
        <w:t>Where</w:t>
      </w:r>
      <w:r>
        <w:rPr>
          <w:spacing w:val="3"/>
          <w:sz w:val="21"/>
        </w:rPr>
        <w:t xml:space="preserve"> </w:t>
      </w:r>
      <w:r>
        <w:rPr>
          <w:sz w:val="21"/>
        </w:rPr>
        <w:t>the</w:t>
      </w:r>
      <w:r>
        <w:rPr>
          <w:spacing w:val="3"/>
          <w:sz w:val="21"/>
        </w:rPr>
        <w:t xml:space="preserve"> </w:t>
      </w:r>
      <w:r>
        <w:rPr>
          <w:sz w:val="21"/>
        </w:rPr>
        <w:t>probationary period</w:t>
      </w:r>
      <w:r>
        <w:rPr>
          <w:spacing w:val="3"/>
          <w:sz w:val="21"/>
        </w:rPr>
        <w:t xml:space="preserve"> </w:t>
      </w:r>
      <w:r>
        <w:rPr>
          <w:sz w:val="21"/>
        </w:rPr>
        <w:t>has</w:t>
      </w:r>
      <w:r>
        <w:rPr>
          <w:spacing w:val="3"/>
          <w:sz w:val="21"/>
        </w:rPr>
        <w:t xml:space="preserve"> </w:t>
      </w:r>
      <w:r>
        <w:rPr>
          <w:sz w:val="21"/>
        </w:rPr>
        <w:t>been</w:t>
      </w:r>
      <w:r>
        <w:rPr>
          <w:spacing w:val="4"/>
          <w:sz w:val="21"/>
        </w:rPr>
        <w:t xml:space="preserve"> </w:t>
      </w:r>
      <w:r>
        <w:rPr>
          <w:sz w:val="21"/>
        </w:rPr>
        <w:t>extended</w:t>
      </w:r>
      <w:r>
        <w:rPr>
          <w:spacing w:val="3"/>
          <w:sz w:val="21"/>
        </w:rPr>
        <w:t xml:space="preserve"> </w:t>
      </w:r>
      <w:r>
        <w:rPr>
          <w:sz w:val="21"/>
        </w:rPr>
        <w:t>for</w:t>
      </w:r>
      <w:r>
        <w:rPr>
          <w:spacing w:val="2"/>
          <w:sz w:val="21"/>
        </w:rPr>
        <w:t xml:space="preserve"> </w:t>
      </w:r>
      <w:r>
        <w:rPr>
          <w:sz w:val="21"/>
        </w:rPr>
        <w:t>a</w:t>
      </w:r>
      <w:r>
        <w:rPr>
          <w:spacing w:val="3"/>
          <w:sz w:val="21"/>
        </w:rPr>
        <w:t xml:space="preserve"> </w:t>
      </w:r>
      <w:r>
        <w:rPr>
          <w:sz w:val="21"/>
        </w:rPr>
        <w:t>probationer</w:t>
      </w:r>
      <w:r>
        <w:rPr>
          <w:spacing w:val="3"/>
          <w:sz w:val="21"/>
        </w:rPr>
        <w:t xml:space="preserve"> </w:t>
      </w:r>
      <w:r>
        <w:rPr>
          <w:sz w:val="21"/>
        </w:rPr>
        <w:t>whose</w:t>
      </w:r>
      <w:ins w:id="775" w:author="DELL" w:date="2025-07-03T10:31:00Z" w16du:dateUtc="2025-07-03T05:31:00Z">
        <w:r w:rsidR="00A07C6D">
          <w:rPr>
            <w:sz w:val="21"/>
          </w:rPr>
          <w:t xml:space="preserve"> </w:t>
        </w:r>
      </w:ins>
      <w:del w:id="776" w:author="DELL" w:date="2025-07-03T10:31:00Z" w16du:dateUtc="2025-07-03T05:31:00Z">
        <w:r w:rsidDel="00A07C6D">
          <w:rPr>
            <w:spacing w:val="1"/>
            <w:sz w:val="21"/>
          </w:rPr>
          <w:delText xml:space="preserve"> </w:delText>
        </w:r>
        <w:r w:rsidDel="003923BD">
          <w:rPr>
            <w:sz w:val="21"/>
          </w:rPr>
          <w:delText>p</w:delText>
        </w:r>
      </w:del>
      <w:ins w:id="777" w:author="DELL" w:date="2025-07-03T10:31:00Z" w16du:dateUtc="2025-07-03T05:31:00Z">
        <w:r w:rsidR="00A07C6D">
          <w:rPr>
            <w:sz w:val="21"/>
          </w:rPr>
          <w:t>p</w:t>
        </w:r>
      </w:ins>
      <w:r>
        <w:rPr>
          <w:sz w:val="21"/>
        </w:rPr>
        <w:t>erformance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initial</w:t>
      </w:r>
      <w:r>
        <w:rPr>
          <w:spacing w:val="-1"/>
          <w:sz w:val="21"/>
        </w:rPr>
        <w:t xml:space="preserve"> </w:t>
      </w:r>
      <w:r>
        <w:rPr>
          <w:sz w:val="21"/>
        </w:rPr>
        <w:t>period</w:t>
      </w:r>
      <w:r>
        <w:rPr>
          <w:spacing w:val="-2"/>
          <w:sz w:val="21"/>
        </w:rPr>
        <w:t xml:space="preserve"> </w:t>
      </w:r>
      <w:r>
        <w:rPr>
          <w:sz w:val="21"/>
        </w:rPr>
        <w:t>was</w:t>
      </w:r>
      <w:r>
        <w:rPr>
          <w:spacing w:val="-2"/>
          <w:sz w:val="21"/>
        </w:rPr>
        <w:t xml:space="preserve"> </w:t>
      </w:r>
      <w:r>
        <w:rPr>
          <w:sz w:val="21"/>
        </w:rPr>
        <w:t>assessed</w:t>
      </w:r>
      <w:r>
        <w:rPr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unsatisfactory,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Head/Manager</w:t>
      </w:r>
      <w:r>
        <w:rPr>
          <w:spacing w:val="-2"/>
          <w:sz w:val="21"/>
        </w:rPr>
        <w:t xml:space="preserve"> </w:t>
      </w:r>
      <w:r>
        <w:rPr>
          <w:sz w:val="21"/>
        </w:rPr>
        <w:t>will</w:t>
      </w:r>
    </w:p>
    <w:p w14:paraId="4BA354BC" w14:textId="2DCF4AAC" w:rsidR="00447697" w:rsidDel="00A07C6D" w:rsidRDefault="00BE6F0B">
      <w:pPr>
        <w:pStyle w:val="BodyText"/>
        <w:spacing w:before="99" w:line="314" w:lineRule="auto"/>
        <w:ind w:left="2299"/>
        <w:rPr>
          <w:del w:id="778" w:author="DELL" w:date="2025-07-03T10:31:00Z" w16du:dateUtc="2025-07-03T05:31:00Z"/>
        </w:rPr>
      </w:pPr>
      <w:r>
        <w:t>act quickly to attempt to improve the employee extended probationary period. If this is not successful, a</w:t>
      </w:r>
      <w:r>
        <w:rPr>
          <w:spacing w:val="-56"/>
        </w:rPr>
        <w:t xml:space="preserve"> </w:t>
      </w:r>
      <w:r>
        <w:t>recommendation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HR</w:t>
      </w:r>
      <w:ins w:id="779" w:author="DELL" w:date="2025-07-03T10:31:00Z" w16du:dateUtc="2025-07-03T05:31:00Z">
        <w:r w:rsidR="00A07C6D">
          <w:t xml:space="preserve"> </w:t>
        </w:r>
      </w:ins>
    </w:p>
    <w:p w14:paraId="53F69320" w14:textId="77777777" w:rsidR="00447697" w:rsidRDefault="00BE6F0B" w:rsidP="00A07C6D">
      <w:pPr>
        <w:pStyle w:val="BodyText"/>
        <w:spacing w:before="99" w:line="314" w:lineRule="auto"/>
        <w:ind w:left="2299"/>
        <w:pPrChange w:id="780" w:author="DELL" w:date="2025-07-03T10:31:00Z" w16du:dateUtc="2025-07-03T05:31:00Z">
          <w:pPr>
            <w:pStyle w:val="BodyText"/>
            <w:spacing w:before="49"/>
            <w:ind w:left="2299"/>
          </w:pPr>
        </w:pPrChange>
      </w:pPr>
      <w:r>
        <w:t>Section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termination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delay.</w:t>
      </w:r>
    </w:p>
    <w:p w14:paraId="357722DE" w14:textId="77777777" w:rsidR="00447697" w:rsidRDefault="00447697">
      <w:pPr>
        <w:pStyle w:val="BodyText"/>
        <w:spacing w:before="4"/>
        <w:rPr>
          <w:sz w:val="20"/>
        </w:rPr>
      </w:pPr>
    </w:p>
    <w:p w14:paraId="36817C3C" w14:textId="77777777" w:rsidR="00447697" w:rsidRDefault="00BE6F0B">
      <w:pPr>
        <w:pStyle w:val="Heading5"/>
        <w:numPr>
          <w:ilvl w:val="2"/>
          <w:numId w:val="43"/>
        </w:numPr>
        <w:tabs>
          <w:tab w:val="left" w:pos="2160"/>
          <w:tab w:val="left" w:pos="2161"/>
        </w:tabs>
        <w:spacing w:before="1"/>
        <w:ind w:hanging="721"/>
      </w:pPr>
      <w:r>
        <w:t>Termination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Probation</w:t>
      </w:r>
    </w:p>
    <w:p w14:paraId="2087DE9E" w14:textId="77777777" w:rsidR="00447697" w:rsidRDefault="00447697">
      <w:pPr>
        <w:pStyle w:val="BodyText"/>
        <w:spacing w:before="6"/>
        <w:rPr>
          <w:rFonts w:ascii="Arial"/>
          <w:b/>
          <w:sz w:val="25"/>
        </w:rPr>
      </w:pPr>
    </w:p>
    <w:p w14:paraId="17741E8E" w14:textId="77777777" w:rsidR="00447697" w:rsidRDefault="00BE6F0B">
      <w:pPr>
        <w:pStyle w:val="BodyText"/>
        <w:ind w:left="2280"/>
      </w:pPr>
      <w:r>
        <w:t>An</w:t>
      </w:r>
      <w:r>
        <w:rPr>
          <w:spacing w:val="-4"/>
        </w:rPr>
        <w:t xml:space="preserve"> </w:t>
      </w:r>
      <w:r>
        <w:t>employee’s</w:t>
      </w:r>
      <w:r>
        <w:rPr>
          <w:spacing w:val="-4"/>
        </w:rPr>
        <w:t xml:space="preserve"> </w:t>
      </w:r>
      <w:r>
        <w:t>engagement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terminated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unsatisfactory</w:t>
      </w:r>
      <w:r>
        <w:rPr>
          <w:spacing w:val="-7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performance.</w:t>
      </w:r>
    </w:p>
    <w:p w14:paraId="5CC4E82E" w14:textId="1772DED1" w:rsidR="00447697" w:rsidDel="008C3344" w:rsidRDefault="00BE6F0B">
      <w:pPr>
        <w:pStyle w:val="BodyText"/>
        <w:spacing w:before="73"/>
        <w:ind w:left="2280"/>
        <w:rPr>
          <w:del w:id="781" w:author="DELL" w:date="2025-07-03T10:32:00Z" w16du:dateUtc="2025-07-03T05:32:00Z"/>
        </w:rPr>
      </w:pPr>
      <w:r>
        <w:t>Termination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grounds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ins w:id="782" w:author="DELL" w:date="2025-07-03T10:32:00Z" w16du:dateUtc="2025-07-03T05:32:00Z">
        <w:r w:rsidR="008C3344">
          <w:t xml:space="preserve"> </w:t>
        </w:r>
      </w:ins>
    </w:p>
    <w:p w14:paraId="090C0834" w14:textId="2E36B235" w:rsidR="00447697" w:rsidDel="008C3344" w:rsidRDefault="00BE6F0B" w:rsidP="008C3344">
      <w:pPr>
        <w:pStyle w:val="BodyText"/>
        <w:spacing w:before="73"/>
        <w:ind w:left="2280"/>
        <w:rPr>
          <w:del w:id="783" w:author="DELL" w:date="2025-07-03T10:32:00Z" w16du:dateUtc="2025-07-03T05:32:00Z"/>
        </w:rPr>
        <w:pPrChange w:id="784" w:author="DELL" w:date="2025-07-03T10:32:00Z" w16du:dateUtc="2025-07-03T05:32:00Z">
          <w:pPr>
            <w:pStyle w:val="BodyText"/>
            <w:spacing w:before="169" w:line="336" w:lineRule="auto"/>
            <w:ind w:left="2280" w:right="214"/>
          </w:pPr>
        </w:pPrChange>
      </w:pPr>
      <w:r>
        <w:t>condition of engagement before the end of the probationary period, provided it is specified in the</w:t>
      </w:r>
      <w:r>
        <w:rPr>
          <w:spacing w:val="1"/>
        </w:rPr>
        <w:t xml:space="preserve"> </w:t>
      </w:r>
      <w:r>
        <w:t>employee’s contract or lette</w:t>
      </w:r>
      <w:ins w:id="785" w:author="DELL" w:date="2025-07-03T10:31:00Z" w16du:dateUtc="2025-07-03T05:31:00Z">
        <w:r w:rsidR="008C3344">
          <w:t>r</w:t>
        </w:r>
      </w:ins>
      <w:r>
        <w:t xml:space="preserve"> unlawful. It is, however, important to ensure that the employee has had a</w:t>
      </w:r>
      <w:r>
        <w:rPr>
          <w:spacing w:val="-56"/>
        </w:rPr>
        <w:t xml:space="preserve"> </w:t>
      </w:r>
      <w:ins w:id="786" w:author="DELL" w:date="2025-07-03T10:32:00Z" w16du:dateUtc="2025-07-03T05:32:00Z">
        <w:r w:rsidR="008C3344">
          <w:rPr>
            <w:spacing w:val="-56"/>
          </w:rPr>
          <w:t xml:space="preserve">                       </w:t>
        </w:r>
      </w:ins>
      <w:r>
        <w:t>reasonable</w:t>
      </w:r>
      <w:ins w:id="787" w:author="DELL" w:date="2025-07-03T10:32:00Z" w16du:dateUtc="2025-07-03T05:32:00Z">
        <w:r w:rsidR="008C3344">
          <w:t xml:space="preserve"> </w:t>
        </w:r>
      </w:ins>
    </w:p>
    <w:p w14:paraId="2DA35E0D" w14:textId="41F2F1CB" w:rsidR="00447697" w:rsidRDefault="00BE6F0B" w:rsidP="008C3344">
      <w:pPr>
        <w:pStyle w:val="BodyText"/>
        <w:spacing w:before="73"/>
        <w:ind w:left="2280"/>
        <w:pPrChange w:id="788" w:author="DELL" w:date="2025-07-03T10:32:00Z" w16du:dateUtc="2025-07-03T05:32:00Z">
          <w:pPr>
            <w:pStyle w:val="BodyText"/>
            <w:spacing w:before="70" w:line="345" w:lineRule="auto"/>
            <w:ind w:left="2280" w:right="1417"/>
            <w:jc w:val="both"/>
          </w:pPr>
        </w:pPrChange>
      </w:pPr>
      <w:r>
        <w:t>opportunity to respond in writing to a recommendation for termination and has been</w:t>
      </w:r>
      <w:r>
        <w:rPr>
          <w:spacing w:val="1"/>
        </w:rPr>
        <w:t xml:space="preserve"> </w:t>
      </w:r>
      <w:r>
        <w:t>adequately counseled regarding poor performance before such a recommendation is</w:t>
      </w:r>
      <w:r>
        <w:rPr>
          <w:spacing w:val="1"/>
        </w:rPr>
        <w:t xml:space="preserve"> </w:t>
      </w:r>
      <w:r>
        <w:t>made. Copies of all relevant documents should also be provided to the employee and</w:t>
      </w:r>
      <w:r>
        <w:rPr>
          <w:spacing w:val="1"/>
        </w:rPr>
        <w:t xml:space="preserve"> </w:t>
      </w:r>
      <w:ins w:id="789" w:author="DELL" w:date="2025-07-03T10:32:00Z" w16du:dateUtc="2025-07-03T05:32:00Z">
        <w:r w:rsidR="008C3344">
          <w:rPr>
            <w:spacing w:val="1"/>
          </w:rPr>
          <w:t>s/</w:t>
        </w:r>
      </w:ins>
      <w:r>
        <w:t>he</w:t>
      </w:r>
      <w:del w:id="790" w:author="DELL" w:date="2025-07-03T10:32:00Z" w16du:dateUtc="2025-07-03T05:32:00Z">
        <w:r w:rsidDel="008C3344">
          <w:delText>/she</w:delText>
        </w:r>
      </w:del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opportunity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written</w:t>
      </w:r>
      <w:r>
        <w:rPr>
          <w:spacing w:val="-1"/>
        </w:rPr>
        <w:t xml:space="preserve"> </w:t>
      </w:r>
      <w:r>
        <w:t>response.</w:t>
      </w:r>
    </w:p>
    <w:p w14:paraId="6F5BE42C" w14:textId="14D3AA11" w:rsidR="00447697" w:rsidRDefault="00BE6F0B">
      <w:pPr>
        <w:pStyle w:val="BodyText"/>
        <w:spacing w:before="179" w:line="345" w:lineRule="auto"/>
        <w:ind w:left="2280" w:right="1463"/>
      </w:pPr>
      <w:r>
        <w:t>When the probationary employment is being terminated due to work performance or</w:t>
      </w:r>
      <w:ins w:id="791" w:author="DELL" w:date="2025-07-03T10:33:00Z" w16du:dateUtc="2025-07-03T05:33:00Z">
        <w:r w:rsidR="008C3344">
          <w:t xml:space="preserve"> </w:t>
        </w:r>
      </w:ins>
      <w:del w:id="792" w:author="DELL" w:date="2025-07-03T10:33:00Z" w16du:dateUtc="2025-07-03T05:33:00Z">
        <w:r w:rsidDel="008C3344">
          <w:rPr>
            <w:spacing w:val="1"/>
          </w:rPr>
          <w:delText xml:space="preserve"> </w:delText>
        </w:r>
        <w:r w:rsidDel="008C3344">
          <w:delText>c</w:delText>
        </w:r>
      </w:del>
      <w:ins w:id="793" w:author="DELL" w:date="2025-07-03T10:33:00Z" w16du:dateUtc="2025-07-03T05:33:00Z">
        <w:r w:rsidR="008C3344">
          <w:t>c</w:t>
        </w:r>
      </w:ins>
      <w:r>
        <w:t>onduct issues, Heads/Managers should ensure that the procedures outlined above are</w:t>
      </w:r>
      <w:r>
        <w:rPr>
          <w:spacing w:val="-56"/>
        </w:rPr>
        <w:t xml:space="preserve"> </w:t>
      </w:r>
      <w:r>
        <w:t>strictly followed. A decision to terminate employment on these grounds must be made</w:t>
      </w:r>
      <w:r>
        <w:rPr>
          <w:spacing w:val="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probationary</w:t>
      </w:r>
      <w:r>
        <w:rPr>
          <w:spacing w:val="-4"/>
        </w:rPr>
        <w:t xml:space="preserve"> </w:t>
      </w:r>
      <w:r>
        <w:t>period.</w:t>
      </w:r>
    </w:p>
    <w:p w14:paraId="334D68D1" w14:textId="3530D818" w:rsidR="00447697" w:rsidDel="006E3E34" w:rsidRDefault="00447697">
      <w:pPr>
        <w:spacing w:line="345" w:lineRule="auto"/>
        <w:rPr>
          <w:del w:id="794" w:author="DELL" w:date="2025-07-03T10:33:00Z" w16du:dateUtc="2025-07-03T05:33:00Z"/>
        </w:rPr>
        <w:sectPr w:rsidR="00447697" w:rsidDel="006E3E34">
          <w:pgSz w:w="11900" w:h="16840"/>
          <w:pgMar w:top="1280" w:right="0" w:bottom="1420" w:left="0" w:header="138" w:footer="1235" w:gutter="0"/>
          <w:cols w:space="720"/>
        </w:sectPr>
      </w:pPr>
    </w:p>
    <w:p w14:paraId="3BBAE514" w14:textId="77777777" w:rsidR="00447697" w:rsidRDefault="00BE6F0B">
      <w:pPr>
        <w:pStyle w:val="BodyText"/>
        <w:spacing w:before="131" w:line="360" w:lineRule="auto"/>
        <w:ind w:left="2280" w:right="1977"/>
      </w:pPr>
      <w:bookmarkStart w:id="795" w:name="_bookmark18"/>
      <w:bookmarkEnd w:id="795"/>
      <w:r>
        <w:t>Recommendations for termination of probationary employment will be made to the</w:t>
      </w:r>
      <w:r>
        <w:rPr>
          <w:spacing w:val="-56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Section.</w:t>
      </w:r>
    </w:p>
    <w:p w14:paraId="0BF3113A" w14:textId="77777777" w:rsidR="00447697" w:rsidRDefault="00BE6F0B">
      <w:pPr>
        <w:pStyle w:val="Heading5"/>
        <w:numPr>
          <w:ilvl w:val="2"/>
          <w:numId w:val="43"/>
        </w:numPr>
        <w:tabs>
          <w:tab w:val="left" w:pos="2160"/>
          <w:tab w:val="left" w:pos="2161"/>
        </w:tabs>
        <w:spacing w:before="118"/>
        <w:ind w:hanging="721"/>
      </w:pPr>
      <w:r>
        <w:t>Post-Probation</w:t>
      </w:r>
      <w:r>
        <w:rPr>
          <w:spacing w:val="-4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Appraisal</w:t>
      </w:r>
    </w:p>
    <w:p w14:paraId="06E89333" w14:textId="77777777" w:rsidR="00447697" w:rsidRDefault="00447697">
      <w:pPr>
        <w:pStyle w:val="BodyText"/>
        <w:spacing w:before="10"/>
        <w:rPr>
          <w:rFonts w:ascii="Arial"/>
          <w:b/>
          <w:sz w:val="24"/>
        </w:rPr>
      </w:pPr>
    </w:p>
    <w:p w14:paraId="2363B6B0" w14:textId="77777777" w:rsidR="00447697" w:rsidRDefault="00BE6F0B">
      <w:pPr>
        <w:pStyle w:val="BodyText"/>
        <w:spacing w:line="319" w:lineRule="auto"/>
        <w:ind w:left="2160" w:right="1971"/>
      </w:pPr>
      <w:r>
        <w:t>The</w:t>
      </w:r>
      <w:r>
        <w:rPr>
          <w:spacing w:val="17"/>
        </w:rPr>
        <w:t xml:space="preserve"> </w:t>
      </w:r>
      <w:r>
        <w:t>following</w:t>
      </w:r>
      <w:r>
        <w:rPr>
          <w:spacing w:val="18"/>
        </w:rPr>
        <w:t xml:space="preserve"> </w:t>
      </w:r>
      <w:r>
        <w:t>steps</w:t>
      </w:r>
      <w:r>
        <w:rPr>
          <w:spacing w:val="17"/>
        </w:rPr>
        <w:t xml:space="preserve"> </w:t>
      </w:r>
      <w:r>
        <w:t>need</w:t>
      </w:r>
      <w:r>
        <w:rPr>
          <w:spacing w:val="16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followed</w:t>
      </w:r>
      <w:r>
        <w:rPr>
          <w:spacing w:val="15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performance</w:t>
      </w:r>
      <w:r>
        <w:rPr>
          <w:spacing w:val="17"/>
        </w:rPr>
        <w:t xml:space="preserve"> </w:t>
      </w:r>
      <w:r>
        <w:t>appraisal</w:t>
      </w:r>
      <w:r>
        <w:rPr>
          <w:spacing w:val="19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completion</w:t>
      </w:r>
      <w:r>
        <w:rPr>
          <w:spacing w:val="-56"/>
        </w:rPr>
        <w:t xml:space="preserve"> </w:t>
      </w:r>
      <w:r>
        <w:t>of probationary</w:t>
      </w:r>
      <w:r>
        <w:rPr>
          <w:spacing w:val="-4"/>
        </w:rPr>
        <w:t xml:space="preserve"> </w:t>
      </w:r>
      <w:r>
        <w:t>period:</w:t>
      </w:r>
    </w:p>
    <w:p w14:paraId="43644964" w14:textId="77777777" w:rsidR="00447697" w:rsidRDefault="00BE6F0B">
      <w:pPr>
        <w:pStyle w:val="ListParagraph"/>
        <w:numPr>
          <w:ilvl w:val="0"/>
          <w:numId w:val="41"/>
        </w:numPr>
        <w:tabs>
          <w:tab w:val="left" w:pos="2161"/>
        </w:tabs>
        <w:spacing w:before="203" w:line="338" w:lineRule="auto"/>
        <w:ind w:right="1735"/>
        <w:jc w:val="both"/>
        <w:rPr>
          <w:sz w:val="21"/>
        </w:rPr>
      </w:pPr>
      <w:r>
        <w:rPr>
          <w:sz w:val="21"/>
        </w:rPr>
        <w:t>At the beginning of the process, the supervisor and employee</w:t>
      </w:r>
      <w:r>
        <w:rPr>
          <w:spacing w:val="58"/>
          <w:sz w:val="21"/>
        </w:rPr>
        <w:t xml:space="preserve"> </w:t>
      </w:r>
      <w:r>
        <w:rPr>
          <w:sz w:val="21"/>
        </w:rPr>
        <w:t>will jointly define key</w:t>
      </w:r>
      <w:r>
        <w:rPr>
          <w:spacing w:val="1"/>
          <w:sz w:val="21"/>
        </w:rPr>
        <w:t xml:space="preserve"> </w:t>
      </w:r>
      <w:r>
        <w:rPr>
          <w:sz w:val="21"/>
        </w:rPr>
        <w:t>job responsibilities undertaken by the employee during his/her probation period. If this</w:t>
      </w:r>
      <w:r>
        <w:rPr>
          <w:spacing w:val="-56"/>
          <w:sz w:val="21"/>
        </w:rPr>
        <w:t xml:space="preserve"> </w:t>
      </w:r>
      <w:r>
        <w:rPr>
          <w:sz w:val="21"/>
        </w:rPr>
        <w:lastRenderedPageBreak/>
        <w:t>has</w:t>
      </w:r>
      <w:r>
        <w:rPr>
          <w:spacing w:val="-2"/>
          <w:sz w:val="21"/>
        </w:rPr>
        <w:t xml:space="preserve"> </w:t>
      </w:r>
      <w:r>
        <w:rPr>
          <w:sz w:val="21"/>
        </w:rPr>
        <w:t>not</w:t>
      </w:r>
      <w:r>
        <w:rPr>
          <w:spacing w:val="-2"/>
          <w:sz w:val="21"/>
        </w:rPr>
        <w:t xml:space="preserve"> </w:t>
      </w:r>
      <w:r>
        <w:rPr>
          <w:sz w:val="21"/>
        </w:rPr>
        <w:t>occurred,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position</w:t>
      </w:r>
      <w:r>
        <w:rPr>
          <w:spacing w:val="-2"/>
          <w:sz w:val="21"/>
        </w:rPr>
        <w:t xml:space="preserve"> </w:t>
      </w:r>
      <w:r>
        <w:rPr>
          <w:sz w:val="21"/>
        </w:rPr>
        <w:t>description</w:t>
      </w:r>
      <w:r>
        <w:rPr>
          <w:spacing w:val="-1"/>
          <w:sz w:val="21"/>
        </w:rPr>
        <w:t xml:space="preserve"> </w:t>
      </w:r>
      <w:r>
        <w:rPr>
          <w:sz w:val="21"/>
        </w:rPr>
        <w:t>responsibilities</w:t>
      </w:r>
      <w:r>
        <w:rPr>
          <w:spacing w:val="-1"/>
          <w:sz w:val="21"/>
        </w:rPr>
        <w:t xml:space="preserve"> </w:t>
      </w:r>
      <w:r>
        <w:rPr>
          <w:sz w:val="21"/>
        </w:rPr>
        <w:t>are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used</w:t>
      </w:r>
      <w:r>
        <w:rPr>
          <w:spacing w:val="-1"/>
          <w:sz w:val="21"/>
        </w:rPr>
        <w:t xml:space="preserve"> </w:t>
      </w:r>
      <w:r>
        <w:rPr>
          <w:sz w:val="21"/>
        </w:rPr>
        <w:t>as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base.</w:t>
      </w:r>
    </w:p>
    <w:p w14:paraId="796057CB" w14:textId="4BD873E1" w:rsidR="00447697" w:rsidRDefault="00BE6F0B">
      <w:pPr>
        <w:pStyle w:val="ListParagraph"/>
        <w:numPr>
          <w:ilvl w:val="0"/>
          <w:numId w:val="41"/>
        </w:numPr>
        <w:tabs>
          <w:tab w:val="left" w:pos="2161"/>
        </w:tabs>
        <w:spacing w:before="145"/>
        <w:ind w:hanging="361"/>
        <w:jc w:val="both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employee</w:t>
      </w:r>
      <w:r>
        <w:rPr>
          <w:spacing w:val="-2"/>
          <w:sz w:val="21"/>
        </w:rPr>
        <w:t xml:space="preserve"> </w:t>
      </w:r>
      <w:r>
        <w:rPr>
          <w:sz w:val="21"/>
        </w:rPr>
        <w:t>will</w:t>
      </w:r>
      <w:r>
        <w:rPr>
          <w:spacing w:val="-1"/>
          <w:sz w:val="21"/>
        </w:rPr>
        <w:t xml:space="preserve"> </w:t>
      </w:r>
      <w:r>
        <w:rPr>
          <w:sz w:val="21"/>
        </w:rPr>
        <w:t>rate</w:t>
      </w:r>
      <w:r>
        <w:rPr>
          <w:spacing w:val="-2"/>
          <w:sz w:val="21"/>
        </w:rPr>
        <w:t xml:space="preserve"> </w:t>
      </w:r>
      <w:r>
        <w:rPr>
          <w:sz w:val="21"/>
        </w:rPr>
        <w:t>him</w:t>
      </w:r>
      <w:del w:id="796" w:author="DELL" w:date="2025-07-03T10:34:00Z" w16du:dateUtc="2025-07-03T05:34:00Z">
        <w:r w:rsidDel="006E3E34">
          <w:rPr>
            <w:sz w:val="21"/>
          </w:rPr>
          <w:delText>self</w:delText>
        </w:r>
        <w:r w:rsidDel="006E3E34">
          <w:rPr>
            <w:spacing w:val="-1"/>
            <w:sz w:val="21"/>
          </w:rPr>
          <w:delText xml:space="preserve"> </w:delText>
        </w:r>
      </w:del>
      <w:r>
        <w:rPr>
          <w:sz w:val="21"/>
        </w:rPr>
        <w:t>/</w:t>
      </w:r>
      <w:del w:id="797" w:author="DELL" w:date="2025-07-03T10:34:00Z" w16du:dateUtc="2025-07-03T05:34:00Z">
        <w:r w:rsidDel="006E3E34">
          <w:rPr>
            <w:spacing w:val="-3"/>
            <w:sz w:val="21"/>
          </w:rPr>
          <w:delText xml:space="preserve"> </w:delText>
        </w:r>
      </w:del>
      <w:r>
        <w:rPr>
          <w:sz w:val="21"/>
        </w:rPr>
        <w:t>herself</w:t>
      </w:r>
      <w:r>
        <w:rPr>
          <w:spacing w:val="-1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each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responsibilities</w:t>
      </w:r>
      <w:r>
        <w:rPr>
          <w:spacing w:val="-2"/>
          <w:sz w:val="21"/>
        </w:rPr>
        <w:t xml:space="preserve"> </w:t>
      </w:r>
      <w:r>
        <w:rPr>
          <w:sz w:val="21"/>
        </w:rPr>
        <w:t>listed.</w:t>
      </w:r>
    </w:p>
    <w:p w14:paraId="0014F81E" w14:textId="77777777" w:rsidR="00447697" w:rsidRDefault="00447697">
      <w:pPr>
        <w:pStyle w:val="BodyText"/>
        <w:spacing w:before="6"/>
        <w:rPr>
          <w:sz w:val="20"/>
        </w:rPr>
      </w:pPr>
    </w:p>
    <w:p w14:paraId="3F7F43A2" w14:textId="6520C418" w:rsidR="00447697" w:rsidRDefault="00BE6F0B">
      <w:pPr>
        <w:pStyle w:val="ListParagraph"/>
        <w:numPr>
          <w:ilvl w:val="0"/>
          <w:numId w:val="41"/>
        </w:numPr>
        <w:tabs>
          <w:tab w:val="left" w:pos="2161"/>
        </w:tabs>
        <w:spacing w:before="1" w:line="405" w:lineRule="auto"/>
        <w:ind w:right="1667"/>
        <w:jc w:val="both"/>
        <w:rPr>
          <w:sz w:val="21"/>
        </w:rPr>
      </w:pPr>
      <w:r>
        <w:rPr>
          <w:sz w:val="21"/>
        </w:rPr>
        <w:t>The supervisor will set aside adequate uninterrupted time with the employee to discuss</w:t>
      </w:r>
      <w:r>
        <w:rPr>
          <w:spacing w:val="-56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rate</w:t>
      </w:r>
      <w:r>
        <w:rPr>
          <w:spacing w:val="-1"/>
          <w:sz w:val="21"/>
        </w:rPr>
        <w:t xml:space="preserve"> </w:t>
      </w:r>
      <w:r>
        <w:rPr>
          <w:sz w:val="21"/>
        </w:rPr>
        <w:t>these</w:t>
      </w:r>
      <w:r>
        <w:rPr>
          <w:spacing w:val="-1"/>
          <w:sz w:val="21"/>
        </w:rPr>
        <w:t xml:space="preserve"> </w:t>
      </w:r>
      <w:r>
        <w:rPr>
          <w:sz w:val="21"/>
        </w:rPr>
        <w:t>responsibilities</w:t>
      </w:r>
      <w:r>
        <w:rPr>
          <w:spacing w:val="-1"/>
          <w:sz w:val="21"/>
        </w:rPr>
        <w:t xml:space="preserve"> </w:t>
      </w:r>
      <w:r>
        <w:rPr>
          <w:sz w:val="21"/>
        </w:rPr>
        <w:t>according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ins w:id="798" w:author="DELL" w:date="2025-07-03T10:34:00Z" w16du:dateUtc="2025-07-03T05:34:00Z">
        <w:r w:rsidR="006E3E34">
          <w:rPr>
            <w:spacing w:val="-1"/>
            <w:sz w:val="21"/>
          </w:rPr>
          <w:t>t</w:t>
        </w:r>
      </w:ins>
      <w:r>
        <w:rPr>
          <w:sz w:val="21"/>
        </w:rPr>
        <w:t>h</w:t>
      </w:r>
      <w:ins w:id="799" w:author="DELL" w:date="2025-07-03T10:34:00Z" w16du:dateUtc="2025-07-03T05:34:00Z">
        <w:r w:rsidR="006E3E34">
          <w:rPr>
            <w:sz w:val="21"/>
          </w:rPr>
          <w:t>e</w:t>
        </w:r>
      </w:ins>
      <w:r>
        <w:rPr>
          <w:spacing w:val="-1"/>
          <w:sz w:val="21"/>
        </w:rPr>
        <w:t xml:space="preserve"> </w:t>
      </w:r>
      <w:r>
        <w:rPr>
          <w:sz w:val="21"/>
        </w:rPr>
        <w:t>performance.</w:t>
      </w:r>
    </w:p>
    <w:p w14:paraId="10526231" w14:textId="43AA9366" w:rsidR="00447697" w:rsidDel="006E3E34" w:rsidRDefault="00447697">
      <w:pPr>
        <w:pStyle w:val="BodyText"/>
        <w:rPr>
          <w:del w:id="800" w:author="DELL" w:date="2025-07-03T10:34:00Z" w16du:dateUtc="2025-07-03T05:34:00Z"/>
          <w:sz w:val="24"/>
        </w:rPr>
      </w:pPr>
    </w:p>
    <w:p w14:paraId="438DA5BA" w14:textId="77777777" w:rsidR="00447697" w:rsidRDefault="00BE6F0B">
      <w:pPr>
        <w:pStyle w:val="ListParagraph"/>
        <w:numPr>
          <w:ilvl w:val="0"/>
          <w:numId w:val="41"/>
        </w:numPr>
        <w:tabs>
          <w:tab w:val="left" w:pos="2161"/>
        </w:tabs>
        <w:spacing w:before="160" w:line="314" w:lineRule="auto"/>
        <w:ind w:right="1693"/>
        <w:rPr>
          <w:sz w:val="21"/>
        </w:rPr>
      </w:pP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appraisal</w:t>
      </w:r>
      <w:r>
        <w:rPr>
          <w:spacing w:val="16"/>
          <w:sz w:val="21"/>
        </w:rPr>
        <w:t xml:space="preserve"> </w:t>
      </w:r>
      <w:r>
        <w:rPr>
          <w:sz w:val="21"/>
        </w:rPr>
        <w:t>form</w:t>
      </w:r>
      <w:r>
        <w:rPr>
          <w:spacing w:val="17"/>
          <w:sz w:val="21"/>
        </w:rPr>
        <w:t xml:space="preserve"> </w:t>
      </w:r>
      <w:r>
        <w:rPr>
          <w:sz w:val="21"/>
        </w:rPr>
        <w:t>has</w:t>
      </w:r>
      <w:r>
        <w:rPr>
          <w:spacing w:val="15"/>
          <w:sz w:val="21"/>
        </w:rPr>
        <w:t xml:space="preserve"> </w:t>
      </w:r>
      <w:r>
        <w:rPr>
          <w:sz w:val="21"/>
        </w:rPr>
        <w:t>a</w:t>
      </w:r>
      <w:r>
        <w:rPr>
          <w:spacing w:val="16"/>
          <w:sz w:val="21"/>
        </w:rPr>
        <w:t xml:space="preserve"> </w:t>
      </w:r>
      <w:r>
        <w:rPr>
          <w:sz w:val="21"/>
        </w:rPr>
        <w:t>four-level</w:t>
      </w:r>
      <w:r>
        <w:rPr>
          <w:spacing w:val="19"/>
          <w:sz w:val="21"/>
        </w:rPr>
        <w:t xml:space="preserve"> </w:t>
      </w:r>
      <w:r>
        <w:rPr>
          <w:sz w:val="21"/>
        </w:rPr>
        <w:t>scale</w:t>
      </w:r>
      <w:r>
        <w:rPr>
          <w:spacing w:val="16"/>
          <w:sz w:val="21"/>
        </w:rPr>
        <w:t xml:space="preserve"> </w:t>
      </w:r>
      <w:r>
        <w:rPr>
          <w:sz w:val="21"/>
        </w:rPr>
        <w:t>for</w:t>
      </w:r>
      <w:r>
        <w:rPr>
          <w:spacing w:val="16"/>
          <w:sz w:val="21"/>
        </w:rPr>
        <w:t xml:space="preserve"> </w:t>
      </w:r>
      <w:r>
        <w:rPr>
          <w:sz w:val="21"/>
        </w:rPr>
        <w:t>assessment.</w:t>
      </w:r>
      <w:r>
        <w:rPr>
          <w:spacing w:val="17"/>
          <w:sz w:val="21"/>
        </w:rPr>
        <w:t xml:space="preserve"> </w:t>
      </w:r>
      <w:r>
        <w:rPr>
          <w:sz w:val="21"/>
        </w:rPr>
        <w:t>Supervisor</w:t>
      </w:r>
      <w:r>
        <w:rPr>
          <w:spacing w:val="17"/>
          <w:sz w:val="21"/>
        </w:rPr>
        <w:t xml:space="preserve"> </w:t>
      </w:r>
      <w:r>
        <w:rPr>
          <w:sz w:val="21"/>
        </w:rPr>
        <w:t>will</w:t>
      </w:r>
      <w:r>
        <w:rPr>
          <w:spacing w:val="22"/>
          <w:sz w:val="21"/>
        </w:rPr>
        <w:t xml:space="preserve"> </w:t>
      </w:r>
      <w:r>
        <w:rPr>
          <w:sz w:val="21"/>
        </w:rPr>
        <w:t>assign</w:t>
      </w:r>
      <w:r>
        <w:rPr>
          <w:spacing w:val="16"/>
          <w:sz w:val="21"/>
        </w:rPr>
        <w:t xml:space="preserve"> </w:t>
      </w:r>
      <w:r>
        <w:rPr>
          <w:sz w:val="21"/>
        </w:rPr>
        <w:t>one</w:t>
      </w:r>
      <w:r>
        <w:rPr>
          <w:spacing w:val="-55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ratings</w:t>
      </w:r>
      <w:r>
        <w:rPr>
          <w:spacing w:val="-1"/>
          <w:sz w:val="21"/>
        </w:rPr>
        <w:t xml:space="preserve"> </w:t>
      </w:r>
      <w:r>
        <w:rPr>
          <w:sz w:val="21"/>
        </w:rPr>
        <w:t>below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each</w:t>
      </w:r>
      <w:r>
        <w:rPr>
          <w:spacing w:val="-1"/>
          <w:sz w:val="21"/>
        </w:rPr>
        <w:t xml:space="preserve"> </w:t>
      </w:r>
      <w:r>
        <w:rPr>
          <w:sz w:val="21"/>
        </w:rPr>
        <w:t>job</w:t>
      </w:r>
      <w:r>
        <w:rPr>
          <w:spacing w:val="-1"/>
          <w:sz w:val="21"/>
        </w:rPr>
        <w:t xml:space="preserve"> </w:t>
      </w:r>
      <w:r>
        <w:rPr>
          <w:sz w:val="21"/>
        </w:rPr>
        <w:t>responsibility.</w:t>
      </w:r>
    </w:p>
    <w:p w14:paraId="2C1BA5B1" w14:textId="77777777" w:rsidR="00447697" w:rsidRDefault="00BE6F0B">
      <w:pPr>
        <w:pStyle w:val="ListParagraph"/>
        <w:numPr>
          <w:ilvl w:val="1"/>
          <w:numId w:val="41"/>
        </w:numPr>
        <w:tabs>
          <w:tab w:val="left" w:pos="3120"/>
          <w:tab w:val="left" w:pos="3121"/>
        </w:tabs>
        <w:spacing w:before="37"/>
        <w:ind w:hanging="481"/>
        <w:rPr>
          <w:ins w:id="801" w:author="DELL" w:date="2025-07-03T10:34:00Z" w16du:dateUtc="2025-07-03T05:34:00Z"/>
          <w:sz w:val="21"/>
        </w:rPr>
      </w:pPr>
      <w:r>
        <w:rPr>
          <w:rFonts w:ascii="Arial" w:hAnsi="Arial"/>
          <w:b/>
          <w:sz w:val="21"/>
        </w:rPr>
        <w:t>Clearly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Outstanding</w:t>
      </w:r>
      <w:r>
        <w:rPr>
          <w:rFonts w:ascii="Arial" w:hAnsi="Arial"/>
          <w:b/>
          <w:spacing w:val="1"/>
          <w:sz w:val="21"/>
        </w:rPr>
        <w:t xml:space="preserve"> </w:t>
      </w:r>
      <w:r>
        <w:rPr>
          <w:sz w:val="21"/>
        </w:rPr>
        <w:t>(rated</w:t>
      </w:r>
      <w:r>
        <w:rPr>
          <w:spacing w:val="-1"/>
          <w:sz w:val="21"/>
        </w:rPr>
        <w:t xml:space="preserve"> </w:t>
      </w:r>
      <w:r>
        <w:rPr>
          <w:sz w:val="21"/>
        </w:rPr>
        <w:t>as 5)</w:t>
      </w:r>
    </w:p>
    <w:p w14:paraId="39908D5D" w14:textId="230E9484" w:rsidR="006E3E34" w:rsidDel="006E3E34" w:rsidRDefault="006E3E34">
      <w:pPr>
        <w:pStyle w:val="ListParagraph"/>
        <w:numPr>
          <w:ilvl w:val="1"/>
          <w:numId w:val="41"/>
        </w:numPr>
        <w:tabs>
          <w:tab w:val="left" w:pos="3120"/>
          <w:tab w:val="left" w:pos="3121"/>
        </w:tabs>
        <w:spacing w:before="37"/>
        <w:ind w:hanging="481"/>
        <w:rPr>
          <w:del w:id="802" w:author="DELL" w:date="2025-07-03T10:34:00Z" w16du:dateUtc="2025-07-03T05:34:00Z"/>
          <w:sz w:val="21"/>
        </w:rPr>
      </w:pPr>
    </w:p>
    <w:p w14:paraId="3BB037F7" w14:textId="77777777" w:rsidR="00447697" w:rsidRDefault="00BE6F0B">
      <w:pPr>
        <w:pStyle w:val="BodyText"/>
        <w:spacing w:before="7"/>
        <w:ind w:left="3120"/>
      </w:pPr>
      <w:r>
        <w:t>Results</w:t>
      </w:r>
      <w:r>
        <w:rPr>
          <w:spacing w:val="-2"/>
        </w:rPr>
        <w:t xml:space="preserve"> </w:t>
      </w:r>
      <w:r>
        <w:t>produced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all areas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job.</w:t>
      </w:r>
      <w:r>
        <w:rPr>
          <w:spacing w:val="-3"/>
        </w:rPr>
        <w:t xml:space="preserve"> </w:t>
      </w:r>
      <w:r>
        <w:t>Far</w:t>
      </w:r>
      <w:r>
        <w:rPr>
          <w:spacing w:val="-2"/>
        </w:rPr>
        <w:t xml:space="preserve"> </w:t>
      </w:r>
      <w:r>
        <w:t>exceed</w:t>
      </w:r>
      <w:r>
        <w:rPr>
          <w:spacing w:val="-3"/>
        </w:rPr>
        <w:t xml:space="preserve"> </w:t>
      </w:r>
      <w:r>
        <w:t>expectations.</w:t>
      </w:r>
    </w:p>
    <w:p w14:paraId="725FCF33" w14:textId="77777777" w:rsidR="00447697" w:rsidRDefault="00447697">
      <w:pPr>
        <w:pStyle w:val="BodyText"/>
        <w:spacing w:before="1"/>
        <w:rPr>
          <w:sz w:val="20"/>
        </w:rPr>
      </w:pPr>
    </w:p>
    <w:p w14:paraId="609CDAE0" w14:textId="77777777" w:rsidR="00447697" w:rsidRDefault="00BE6F0B">
      <w:pPr>
        <w:pStyle w:val="ListParagraph"/>
        <w:numPr>
          <w:ilvl w:val="1"/>
          <w:numId w:val="41"/>
        </w:numPr>
        <w:tabs>
          <w:tab w:val="left" w:pos="3120"/>
          <w:tab w:val="left" w:pos="3121"/>
        </w:tabs>
        <w:ind w:hanging="481"/>
        <w:rPr>
          <w:sz w:val="21"/>
        </w:rPr>
      </w:pPr>
      <w:r>
        <w:rPr>
          <w:rFonts w:ascii="Arial" w:hAnsi="Arial"/>
          <w:b/>
          <w:sz w:val="21"/>
        </w:rPr>
        <w:t>Consistently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exceed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expectations</w:t>
      </w:r>
      <w:r>
        <w:rPr>
          <w:rFonts w:ascii="Arial" w:hAnsi="Arial"/>
          <w:b/>
          <w:spacing w:val="2"/>
          <w:sz w:val="21"/>
        </w:rPr>
        <w:t xml:space="preserve"> </w:t>
      </w:r>
      <w:r>
        <w:rPr>
          <w:sz w:val="21"/>
        </w:rPr>
        <w:t>(rated</w:t>
      </w:r>
      <w:r>
        <w:rPr>
          <w:spacing w:val="-1"/>
          <w:sz w:val="21"/>
        </w:rPr>
        <w:t xml:space="preserve"> </w:t>
      </w:r>
      <w:r>
        <w:rPr>
          <w:sz w:val="21"/>
        </w:rPr>
        <w:t>as 4)</w:t>
      </w:r>
    </w:p>
    <w:p w14:paraId="7C85AD3F" w14:textId="77777777" w:rsidR="00447697" w:rsidRDefault="00BE6F0B">
      <w:pPr>
        <w:pStyle w:val="BodyText"/>
        <w:spacing w:before="7"/>
        <w:ind w:left="3120"/>
      </w:pPr>
      <w:r>
        <w:t>Performance</w:t>
      </w:r>
      <w:r>
        <w:rPr>
          <w:spacing w:val="-1"/>
        </w:rPr>
        <w:t xml:space="preserve"> </w:t>
      </w:r>
      <w:r>
        <w:t>consistently</w:t>
      </w:r>
      <w:r>
        <w:rPr>
          <w:spacing w:val="-3"/>
        </w:rPr>
        <w:t xml:space="preserve"> </w:t>
      </w:r>
      <w:r>
        <w:t>exceeds</w:t>
      </w:r>
      <w:r>
        <w:rPr>
          <w:spacing w:val="-1"/>
        </w:rPr>
        <w:t xml:space="preserve"> </w:t>
      </w:r>
      <w:r>
        <w:t>expectations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job</w:t>
      </w:r>
      <w:r>
        <w:rPr>
          <w:spacing w:val="-1"/>
        </w:rPr>
        <w:t xml:space="preserve"> </w:t>
      </w:r>
      <w:r>
        <w:t>areas.</w:t>
      </w:r>
    </w:p>
    <w:p w14:paraId="2F543CFA" w14:textId="77777777" w:rsidR="00447697" w:rsidRDefault="00447697">
      <w:pPr>
        <w:pStyle w:val="BodyText"/>
        <w:spacing w:before="4"/>
        <w:rPr>
          <w:sz w:val="20"/>
        </w:rPr>
      </w:pPr>
    </w:p>
    <w:p w14:paraId="4DB41CA9" w14:textId="77777777" w:rsidR="00447697" w:rsidRDefault="00BE6F0B">
      <w:pPr>
        <w:pStyle w:val="ListParagraph"/>
        <w:numPr>
          <w:ilvl w:val="1"/>
          <w:numId w:val="41"/>
        </w:numPr>
        <w:tabs>
          <w:tab w:val="left" w:pos="3120"/>
          <w:tab w:val="left" w:pos="3121"/>
        </w:tabs>
        <w:spacing w:line="257" w:lineRule="exact"/>
        <w:ind w:hanging="481"/>
        <w:rPr>
          <w:sz w:val="21"/>
        </w:rPr>
      </w:pPr>
      <w:r>
        <w:rPr>
          <w:rFonts w:ascii="Arial" w:hAnsi="Arial"/>
          <w:b/>
          <w:sz w:val="21"/>
        </w:rPr>
        <w:t>Consistently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meets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expectation</w:t>
      </w:r>
      <w:r>
        <w:rPr>
          <w:rFonts w:ascii="Arial" w:hAnsi="Arial"/>
          <w:b/>
          <w:spacing w:val="2"/>
          <w:sz w:val="21"/>
        </w:rPr>
        <w:t xml:space="preserve"> </w:t>
      </w:r>
      <w:r>
        <w:rPr>
          <w:sz w:val="21"/>
        </w:rPr>
        <w:t>(rated</w:t>
      </w:r>
      <w:r>
        <w:rPr>
          <w:spacing w:val="-1"/>
          <w:sz w:val="21"/>
        </w:rPr>
        <w:t xml:space="preserve"> </w:t>
      </w:r>
      <w:r>
        <w:rPr>
          <w:sz w:val="21"/>
        </w:rPr>
        <w:t>as</w:t>
      </w:r>
      <w:r>
        <w:rPr>
          <w:spacing w:val="-1"/>
          <w:sz w:val="21"/>
        </w:rPr>
        <w:t xml:space="preserve"> </w:t>
      </w:r>
      <w:r>
        <w:rPr>
          <w:sz w:val="21"/>
        </w:rPr>
        <w:t>3)</w:t>
      </w:r>
    </w:p>
    <w:p w14:paraId="11BC5112" w14:textId="77777777" w:rsidR="00447697" w:rsidRDefault="00BE6F0B">
      <w:pPr>
        <w:pStyle w:val="BodyText"/>
        <w:ind w:left="3120"/>
      </w:pPr>
      <w:r>
        <w:t>Results</w:t>
      </w:r>
      <w:r>
        <w:rPr>
          <w:spacing w:val="-2"/>
        </w:rPr>
        <w:t xml:space="preserve"> </w:t>
      </w:r>
      <w:r>
        <w:t>produced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areas</w:t>
      </w:r>
      <w:r>
        <w:rPr>
          <w:spacing w:val="-1"/>
        </w:rPr>
        <w:t xml:space="preserve"> </w:t>
      </w:r>
      <w:r>
        <w:t>consistently</w:t>
      </w:r>
      <w:r>
        <w:rPr>
          <w:spacing w:val="-5"/>
        </w:rPr>
        <w:t xml:space="preserve"> </w:t>
      </w:r>
      <w:r>
        <w:t>meets</w:t>
      </w:r>
      <w:r>
        <w:rPr>
          <w:spacing w:val="-2"/>
        </w:rPr>
        <w:t xml:space="preserve"> </w:t>
      </w:r>
      <w:r>
        <w:t>expectations.</w:t>
      </w:r>
    </w:p>
    <w:p w14:paraId="007ED292" w14:textId="77777777" w:rsidR="00447697" w:rsidRDefault="00447697">
      <w:pPr>
        <w:pStyle w:val="BodyText"/>
        <w:spacing w:before="8"/>
        <w:rPr>
          <w:sz w:val="20"/>
        </w:rPr>
      </w:pPr>
    </w:p>
    <w:p w14:paraId="1C60D2E7" w14:textId="77777777" w:rsidR="00447697" w:rsidRDefault="00BE6F0B">
      <w:pPr>
        <w:pStyle w:val="ListParagraph"/>
        <w:numPr>
          <w:ilvl w:val="1"/>
          <w:numId w:val="41"/>
        </w:numPr>
        <w:tabs>
          <w:tab w:val="left" w:pos="3120"/>
          <w:tab w:val="left" w:pos="3121"/>
        </w:tabs>
        <w:spacing w:before="1" w:line="257" w:lineRule="exact"/>
        <w:ind w:hanging="481"/>
        <w:rPr>
          <w:sz w:val="21"/>
        </w:rPr>
      </w:pPr>
      <w:r>
        <w:rPr>
          <w:rFonts w:ascii="Arial" w:hAnsi="Arial"/>
          <w:b/>
          <w:sz w:val="21"/>
        </w:rPr>
        <w:t>Somewhat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less than satisfactory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sz w:val="21"/>
        </w:rPr>
        <w:t>(rated</w:t>
      </w:r>
      <w:r>
        <w:rPr>
          <w:spacing w:val="-1"/>
          <w:sz w:val="21"/>
        </w:rPr>
        <w:t xml:space="preserve"> </w:t>
      </w:r>
      <w:r>
        <w:rPr>
          <w:sz w:val="21"/>
        </w:rPr>
        <w:t>as</w:t>
      </w:r>
      <w:r>
        <w:rPr>
          <w:spacing w:val="-1"/>
          <w:sz w:val="21"/>
        </w:rPr>
        <w:t xml:space="preserve"> </w:t>
      </w:r>
      <w:r>
        <w:rPr>
          <w:sz w:val="21"/>
        </w:rPr>
        <w:t>2)</w:t>
      </w:r>
    </w:p>
    <w:p w14:paraId="4987B3AC" w14:textId="77777777" w:rsidR="00447697" w:rsidRDefault="00BE6F0B">
      <w:pPr>
        <w:pStyle w:val="BodyText"/>
        <w:spacing w:line="241" w:lineRule="exact"/>
        <w:ind w:left="3120"/>
      </w:pPr>
      <w:r>
        <w:t>Results</w:t>
      </w:r>
      <w:r>
        <w:rPr>
          <w:spacing w:val="-5"/>
        </w:rPr>
        <w:t xml:space="preserve"> </w:t>
      </w:r>
      <w:r>
        <w:t>fall short</w:t>
      </w:r>
      <w:r>
        <w:rPr>
          <w:spacing w:val="-4"/>
        </w:rPr>
        <w:t xml:space="preserve"> </w:t>
      </w:r>
      <w:r>
        <w:t>of consistently</w:t>
      </w:r>
      <w:r>
        <w:rPr>
          <w:spacing w:val="-5"/>
        </w:rPr>
        <w:t xml:space="preserve"> </w:t>
      </w:r>
      <w:r>
        <w:t>meeting</w:t>
      </w:r>
      <w:r>
        <w:rPr>
          <w:spacing w:val="-1"/>
        </w:rPr>
        <w:t xml:space="preserve"> </w:t>
      </w:r>
      <w:r>
        <w:t>expectations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job</w:t>
      </w:r>
      <w:r>
        <w:rPr>
          <w:spacing w:val="2"/>
        </w:rPr>
        <w:t xml:space="preserve"> </w:t>
      </w:r>
      <w:r>
        <w:t>areas.</w:t>
      </w:r>
    </w:p>
    <w:p w14:paraId="7604A4F6" w14:textId="77777777" w:rsidR="00447697" w:rsidRDefault="00447697">
      <w:pPr>
        <w:pStyle w:val="BodyText"/>
        <w:spacing w:before="8"/>
        <w:rPr>
          <w:sz w:val="20"/>
        </w:rPr>
      </w:pPr>
    </w:p>
    <w:p w14:paraId="2B3960DD" w14:textId="77777777" w:rsidR="00447697" w:rsidRDefault="00BE6F0B">
      <w:pPr>
        <w:pStyle w:val="Heading5"/>
        <w:numPr>
          <w:ilvl w:val="1"/>
          <w:numId w:val="41"/>
        </w:numPr>
        <w:tabs>
          <w:tab w:val="left" w:pos="3120"/>
          <w:tab w:val="left" w:pos="3121"/>
        </w:tabs>
        <w:ind w:hanging="481"/>
        <w:rPr>
          <w:rFonts w:ascii="Arial MT" w:hAnsi="Arial MT"/>
          <w:b w:val="0"/>
        </w:rPr>
      </w:pPr>
      <w:r>
        <w:t>Unsatisfactory</w:t>
      </w:r>
      <w:r>
        <w:rPr>
          <w:spacing w:val="-5"/>
        </w:rPr>
        <w:t xml:space="preserve"> </w:t>
      </w:r>
      <w:r>
        <w:rPr>
          <w:rFonts w:ascii="Arial MT" w:hAnsi="Arial MT"/>
          <w:b w:val="0"/>
        </w:rPr>
        <w:t>(1)</w:t>
      </w:r>
    </w:p>
    <w:p w14:paraId="5345BC8D" w14:textId="77777777" w:rsidR="00447697" w:rsidRDefault="00BE6F0B">
      <w:pPr>
        <w:pStyle w:val="BodyText"/>
        <w:spacing w:before="2"/>
        <w:ind w:left="3120"/>
      </w:pPr>
      <w:r>
        <w:t>Results</w:t>
      </w:r>
      <w:r>
        <w:rPr>
          <w:spacing w:val="-4"/>
        </w:rPr>
        <w:t xml:space="preserve"> </w:t>
      </w:r>
      <w:r>
        <w:t>fall</w:t>
      </w:r>
      <w:r>
        <w:rPr>
          <w:spacing w:val="1"/>
        </w:rPr>
        <w:t xml:space="preserve"> </w:t>
      </w:r>
      <w:r>
        <w:t>seriously</w:t>
      </w:r>
      <w:r>
        <w:rPr>
          <w:spacing w:val="-4"/>
        </w:rPr>
        <w:t xml:space="preserve"> </w:t>
      </w:r>
      <w:r>
        <w:t>short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meeting expectations.</w:t>
      </w:r>
    </w:p>
    <w:p w14:paraId="355F44E4" w14:textId="0A5CE99A" w:rsidR="00447697" w:rsidDel="006E3E34" w:rsidRDefault="00447697">
      <w:pPr>
        <w:pStyle w:val="BodyText"/>
        <w:rPr>
          <w:del w:id="803" w:author="DELL" w:date="2025-07-03T10:35:00Z" w16du:dateUtc="2025-07-03T05:35:00Z"/>
          <w:sz w:val="24"/>
        </w:rPr>
      </w:pPr>
    </w:p>
    <w:p w14:paraId="22E2A63D" w14:textId="77777777" w:rsidR="00447697" w:rsidRDefault="00447697">
      <w:pPr>
        <w:pStyle w:val="BodyText"/>
        <w:spacing w:before="7"/>
        <w:rPr>
          <w:sz w:val="22"/>
        </w:rPr>
      </w:pPr>
    </w:p>
    <w:p w14:paraId="6C10299B" w14:textId="77777777" w:rsidR="00447697" w:rsidRDefault="00BE6F0B">
      <w:pPr>
        <w:pStyle w:val="ListParagraph"/>
        <w:numPr>
          <w:ilvl w:val="0"/>
          <w:numId w:val="41"/>
        </w:numPr>
        <w:tabs>
          <w:tab w:val="left" w:pos="2161"/>
        </w:tabs>
        <w:ind w:hanging="361"/>
        <w:jc w:val="both"/>
        <w:rPr>
          <w:sz w:val="21"/>
        </w:rPr>
      </w:pPr>
      <w:r>
        <w:rPr>
          <w:sz w:val="21"/>
        </w:rPr>
        <w:t>Supervisor</w:t>
      </w:r>
      <w:r>
        <w:rPr>
          <w:spacing w:val="-3"/>
          <w:sz w:val="21"/>
        </w:rPr>
        <w:t xml:space="preserve"> </w:t>
      </w:r>
      <w:r>
        <w:rPr>
          <w:sz w:val="21"/>
        </w:rPr>
        <w:t>will</w:t>
      </w:r>
      <w:r>
        <w:rPr>
          <w:spacing w:val="-2"/>
          <w:sz w:val="21"/>
        </w:rPr>
        <w:t xml:space="preserve"> </w:t>
      </w:r>
      <w:r>
        <w:rPr>
          <w:sz w:val="21"/>
        </w:rPr>
        <w:t>write</w:t>
      </w:r>
      <w:r>
        <w:rPr>
          <w:spacing w:val="-2"/>
          <w:sz w:val="21"/>
        </w:rPr>
        <w:t xml:space="preserve"> </w:t>
      </w:r>
      <w:r>
        <w:rPr>
          <w:sz w:val="21"/>
        </w:rPr>
        <w:t>his/her</w:t>
      </w:r>
      <w:r>
        <w:rPr>
          <w:spacing w:val="-3"/>
          <w:sz w:val="21"/>
        </w:rPr>
        <w:t xml:space="preserve"> </w:t>
      </w:r>
      <w:r>
        <w:rPr>
          <w:sz w:val="21"/>
        </w:rPr>
        <w:t>comments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responsibilities</w:t>
      </w:r>
      <w:r>
        <w:rPr>
          <w:spacing w:val="-2"/>
          <w:sz w:val="21"/>
        </w:rPr>
        <w:t xml:space="preserve"> </w:t>
      </w:r>
      <w:r>
        <w:rPr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3"/>
          <w:sz w:val="21"/>
        </w:rPr>
        <w:t xml:space="preserve"> </w:t>
      </w:r>
      <w:r>
        <w:rPr>
          <w:sz w:val="21"/>
        </w:rPr>
        <w:t>rated</w:t>
      </w:r>
      <w:r>
        <w:rPr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zero.</w:t>
      </w:r>
    </w:p>
    <w:p w14:paraId="43190908" w14:textId="77777777" w:rsidR="00447697" w:rsidRDefault="00447697">
      <w:pPr>
        <w:pStyle w:val="BodyText"/>
        <w:spacing w:before="6"/>
        <w:rPr>
          <w:sz w:val="24"/>
        </w:rPr>
      </w:pPr>
    </w:p>
    <w:p w14:paraId="327C5D23" w14:textId="4E6CA767" w:rsidR="00447697" w:rsidRDefault="00BE6F0B">
      <w:pPr>
        <w:pStyle w:val="ListParagraph"/>
        <w:numPr>
          <w:ilvl w:val="0"/>
          <w:numId w:val="41"/>
        </w:numPr>
        <w:tabs>
          <w:tab w:val="left" w:pos="2161"/>
        </w:tabs>
        <w:spacing w:line="345" w:lineRule="auto"/>
        <w:ind w:right="1631"/>
        <w:rPr>
          <w:ins w:id="804" w:author="DELL" w:date="2025-07-03T10:36:00Z" w16du:dateUtc="2025-07-03T05:36:00Z"/>
          <w:sz w:val="21"/>
        </w:rPr>
      </w:pPr>
      <w:r>
        <w:rPr>
          <w:sz w:val="21"/>
        </w:rPr>
        <w:t>Supervisor will discuss with rated employee his</w:t>
      </w:r>
      <w:del w:id="805" w:author="DELL" w:date="2025-07-03T10:35:00Z" w16du:dateUtc="2025-07-03T05:35:00Z">
        <w:r w:rsidDel="006E3E34">
          <w:rPr>
            <w:sz w:val="21"/>
          </w:rPr>
          <w:delText xml:space="preserve"> </w:delText>
        </w:r>
      </w:del>
      <w:r>
        <w:rPr>
          <w:sz w:val="21"/>
        </w:rPr>
        <w:t>/</w:t>
      </w:r>
      <w:del w:id="806" w:author="DELL" w:date="2025-07-03T10:35:00Z" w16du:dateUtc="2025-07-03T05:35:00Z">
        <w:r w:rsidDel="006E3E34">
          <w:rPr>
            <w:sz w:val="21"/>
          </w:rPr>
          <w:delText xml:space="preserve"> </w:delText>
        </w:r>
      </w:del>
      <w:r>
        <w:rPr>
          <w:sz w:val="21"/>
        </w:rPr>
        <w:t>her determination regarding continued</w:t>
      </w:r>
      <w:r>
        <w:rPr>
          <w:spacing w:val="-56"/>
          <w:sz w:val="21"/>
        </w:rPr>
        <w:t xml:space="preserve"> </w:t>
      </w:r>
      <w:r>
        <w:rPr>
          <w:sz w:val="21"/>
        </w:rPr>
        <w:t>employment or termination. At the end of the appraisal discussion, the appraisal form</w:t>
      </w:r>
      <w:r>
        <w:rPr>
          <w:spacing w:val="1"/>
          <w:sz w:val="21"/>
        </w:rPr>
        <w:t xml:space="preserve"> </w:t>
      </w:r>
      <w:r>
        <w:rPr>
          <w:sz w:val="21"/>
        </w:rPr>
        <w:t>will be signed and dated by the employee and the supervisor, and then sent for review</w:t>
      </w:r>
      <w:r>
        <w:rPr>
          <w:spacing w:val="1"/>
          <w:sz w:val="21"/>
        </w:rPr>
        <w:t xml:space="preserve"> </w:t>
      </w:r>
      <w:r>
        <w:rPr>
          <w:sz w:val="21"/>
        </w:rPr>
        <w:t>and signature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del w:id="807" w:author="DELL" w:date="2025-07-03T10:36:00Z" w16du:dateUtc="2025-07-03T05:36:00Z">
        <w:r w:rsidDel="006E3E34">
          <w:rPr>
            <w:sz w:val="21"/>
          </w:rPr>
          <w:delText>MD</w:delText>
        </w:r>
      </w:del>
      <w:ins w:id="808" w:author="DELL" w:date="2025-07-03T10:36:00Z" w16du:dateUtc="2025-07-03T05:36:00Z">
        <w:r w:rsidR="006E3E34">
          <w:rPr>
            <w:sz w:val="21"/>
          </w:rPr>
          <w:t>Chairperson</w:t>
        </w:r>
      </w:ins>
      <w:r>
        <w:rPr>
          <w:sz w:val="21"/>
        </w:rPr>
        <w:t>.</w:t>
      </w:r>
    </w:p>
    <w:p w14:paraId="382B9F7A" w14:textId="77777777" w:rsidR="00834C40" w:rsidRPr="00834C40" w:rsidRDefault="00834C40" w:rsidP="00834C40">
      <w:pPr>
        <w:pStyle w:val="ListParagraph"/>
        <w:rPr>
          <w:ins w:id="809" w:author="DELL" w:date="2025-07-03T10:36:00Z" w16du:dateUtc="2025-07-03T05:36:00Z"/>
          <w:sz w:val="21"/>
          <w:rPrChange w:id="810" w:author="DELL" w:date="2025-07-03T10:36:00Z" w16du:dateUtc="2025-07-03T05:36:00Z">
            <w:rPr>
              <w:ins w:id="811" w:author="DELL" w:date="2025-07-03T10:36:00Z" w16du:dateUtc="2025-07-03T05:36:00Z"/>
            </w:rPr>
          </w:rPrChange>
        </w:rPr>
        <w:pPrChange w:id="812" w:author="DELL" w:date="2025-07-03T10:36:00Z" w16du:dateUtc="2025-07-03T05:36:00Z">
          <w:pPr>
            <w:pStyle w:val="ListParagraph"/>
            <w:numPr>
              <w:numId w:val="41"/>
            </w:numPr>
            <w:tabs>
              <w:tab w:val="left" w:pos="2161"/>
            </w:tabs>
            <w:spacing w:line="345" w:lineRule="auto"/>
            <w:ind w:right="1631"/>
          </w:pPr>
        </w:pPrChange>
      </w:pPr>
    </w:p>
    <w:p w14:paraId="23EC37F6" w14:textId="3FBE7EE8" w:rsidR="00834C40" w:rsidDel="00834C40" w:rsidRDefault="00834C40" w:rsidP="00834C40">
      <w:pPr>
        <w:pStyle w:val="ListParagraph"/>
        <w:tabs>
          <w:tab w:val="left" w:pos="2161"/>
        </w:tabs>
        <w:spacing w:line="345" w:lineRule="auto"/>
        <w:ind w:right="1631" w:firstLine="0"/>
        <w:rPr>
          <w:del w:id="813" w:author="DELL" w:date="2025-07-03T10:36:00Z" w16du:dateUtc="2025-07-03T05:36:00Z"/>
          <w:sz w:val="21"/>
        </w:rPr>
        <w:pPrChange w:id="814" w:author="DELL" w:date="2025-07-03T10:36:00Z" w16du:dateUtc="2025-07-03T05:36:00Z">
          <w:pPr>
            <w:pStyle w:val="ListParagraph"/>
            <w:numPr>
              <w:numId w:val="41"/>
            </w:numPr>
            <w:tabs>
              <w:tab w:val="left" w:pos="2161"/>
            </w:tabs>
            <w:spacing w:line="345" w:lineRule="auto"/>
            <w:ind w:right="1631"/>
          </w:pPr>
        </w:pPrChange>
      </w:pPr>
    </w:p>
    <w:p w14:paraId="680DCA66" w14:textId="77777777" w:rsidR="00447697" w:rsidRDefault="00BE6F0B">
      <w:pPr>
        <w:pStyle w:val="Heading5"/>
        <w:numPr>
          <w:ilvl w:val="2"/>
          <w:numId w:val="43"/>
        </w:numPr>
        <w:tabs>
          <w:tab w:val="left" w:pos="2160"/>
          <w:tab w:val="left" w:pos="2161"/>
        </w:tabs>
        <w:spacing w:before="11"/>
        <w:ind w:hanging="721"/>
      </w:pPr>
      <w:r>
        <w:t>Career</w:t>
      </w:r>
      <w:r>
        <w:rPr>
          <w:spacing w:val="-5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Appraisal</w:t>
      </w:r>
    </w:p>
    <w:p w14:paraId="741A9E37" w14:textId="77777777" w:rsidR="00447697" w:rsidRDefault="00447697">
      <w:pPr>
        <w:pStyle w:val="BodyText"/>
        <w:spacing w:before="1"/>
        <w:rPr>
          <w:rFonts w:ascii="Arial"/>
          <w:b/>
          <w:sz w:val="25"/>
        </w:rPr>
      </w:pPr>
    </w:p>
    <w:p w14:paraId="3C34AB27" w14:textId="4C2962CC" w:rsidR="00447697" w:rsidRDefault="00BE6F0B">
      <w:pPr>
        <w:pStyle w:val="BodyText"/>
        <w:spacing w:before="1" w:line="348" w:lineRule="auto"/>
        <w:ind w:left="1879" w:right="1416" w:firstLine="48"/>
        <w:jc w:val="both"/>
      </w:pPr>
      <w:r>
        <w:t>Employees</w:t>
      </w:r>
      <w:r>
        <w:rPr>
          <w:spacing w:val="16"/>
        </w:rPr>
        <w:t xml:space="preserve"> </w:t>
      </w:r>
      <w:r>
        <w:t>assessed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particularly</w:t>
      </w:r>
      <w:r>
        <w:rPr>
          <w:spacing w:val="13"/>
        </w:rPr>
        <w:t xml:space="preserve"> </w:t>
      </w:r>
      <w:r>
        <w:t>outstanding</w:t>
      </w:r>
      <w:r>
        <w:rPr>
          <w:spacing w:val="14"/>
        </w:rPr>
        <w:t xml:space="preserve"> </w:t>
      </w:r>
      <w:r>
        <w:t>over</w:t>
      </w:r>
      <w:r>
        <w:rPr>
          <w:spacing w:val="15"/>
        </w:rPr>
        <w:t xml:space="preserve"> </w:t>
      </w:r>
      <w:r>
        <w:t>3</w:t>
      </w:r>
      <w:r>
        <w:rPr>
          <w:spacing w:val="16"/>
        </w:rPr>
        <w:t xml:space="preserve"> </w:t>
      </w:r>
      <w:r>
        <w:t>successive</w:t>
      </w:r>
      <w:r>
        <w:rPr>
          <w:spacing w:val="16"/>
        </w:rPr>
        <w:t xml:space="preserve"> </w:t>
      </w:r>
      <w:r>
        <w:t>yearly</w:t>
      </w:r>
      <w:r>
        <w:rPr>
          <w:spacing w:val="16"/>
        </w:rPr>
        <w:t xml:space="preserve"> </w:t>
      </w:r>
      <w:r>
        <w:t>reviews</w:t>
      </w:r>
      <w:r>
        <w:rPr>
          <w:spacing w:val="15"/>
        </w:rPr>
        <w:t xml:space="preserve"> </w:t>
      </w:r>
      <w:r>
        <w:t>may,</w:t>
      </w:r>
      <w:r>
        <w:rPr>
          <w:spacing w:val="-56"/>
        </w:rPr>
        <w:t xml:space="preserve"> </w:t>
      </w:r>
      <w:r>
        <w:t xml:space="preserve">at the recommendation of the </w:t>
      </w:r>
      <w:del w:id="815" w:author="DELL" w:date="2025-07-03T10:36:00Z" w16du:dateUtc="2025-07-03T05:36:00Z">
        <w:r w:rsidDel="001A52B6">
          <w:delText>MD</w:delText>
        </w:r>
      </w:del>
      <w:ins w:id="816" w:author="DELL" w:date="2025-07-03T10:36:00Z" w16du:dateUtc="2025-07-03T05:36:00Z">
        <w:r w:rsidR="001A52B6">
          <w:t>Chairperson</w:t>
        </w:r>
      </w:ins>
      <w:r>
        <w:t xml:space="preserve">, be </w:t>
      </w:r>
      <w:del w:id="817" w:author="DELL" w:date="2025-07-03T10:36:00Z" w16du:dateUtc="2025-07-03T05:36:00Z">
        <w:r w:rsidDel="003E3CF9">
          <w:delText>C</w:delText>
        </w:r>
      </w:del>
      <w:ins w:id="818" w:author="DELL" w:date="2025-07-03T10:36:00Z" w16du:dateUtc="2025-07-03T05:36:00Z">
        <w:r w:rsidR="003E3CF9">
          <w:t>c</w:t>
        </w:r>
      </w:ins>
      <w:r>
        <w:t>onsidered for promotion to the next higher level</w:t>
      </w:r>
      <w:r>
        <w:rPr>
          <w:spacing w:val="1"/>
        </w:rPr>
        <w:t xml:space="preserve"> </w:t>
      </w:r>
      <w:r>
        <w:t xml:space="preserve">immediately upon a position becoming available. The </w:t>
      </w:r>
      <w:del w:id="819" w:author="DELL" w:date="2025-07-03T10:37:00Z" w16du:dateUtc="2025-07-03T05:37:00Z">
        <w:r w:rsidDel="003E3CF9">
          <w:delText>MD</w:delText>
        </w:r>
      </w:del>
      <w:ins w:id="820" w:author="DELL" w:date="2025-07-03T10:37:00Z" w16du:dateUtc="2025-07-03T05:37:00Z">
        <w:r w:rsidR="003E3CF9">
          <w:t>Chairperson</w:t>
        </w:r>
      </w:ins>
      <w:r>
        <w:t xml:space="preserve"> on a case-by</w:t>
      </w:r>
      <w:del w:id="821" w:author="DELL" w:date="2025-07-03T10:37:00Z" w16du:dateUtc="2025-07-03T05:37:00Z">
        <w:r w:rsidDel="003E3CF9">
          <w:delText xml:space="preserve"> </w:delText>
        </w:r>
      </w:del>
      <w:r>
        <w:t>-case basis will</w:t>
      </w:r>
      <w:r>
        <w:rPr>
          <w:spacing w:val="1"/>
        </w:rPr>
        <w:t xml:space="preserve"> </w:t>
      </w:r>
      <w:del w:id="822" w:author="DELL" w:date="2025-07-03T10:37:00Z" w16du:dateUtc="2025-07-03T05:37:00Z">
        <w:r w:rsidDel="003E3CF9">
          <w:delText>C</w:delText>
        </w:r>
      </w:del>
      <w:ins w:id="823" w:author="DELL" w:date="2025-07-03T10:37:00Z" w16du:dateUtc="2025-07-03T05:37:00Z">
        <w:r w:rsidR="003E3CF9">
          <w:t>c</w:t>
        </w:r>
      </w:ins>
      <w:r>
        <w:t xml:space="preserve">onsider </w:t>
      </w:r>
      <w:del w:id="824" w:author="DELL" w:date="2025-07-03T10:37:00Z" w16du:dateUtc="2025-07-03T05:37:00Z">
        <w:r w:rsidDel="003E3CF9">
          <w:delText>W</w:delText>
        </w:r>
      </w:del>
      <w:ins w:id="825" w:author="DELL" w:date="2025-07-03T10:37:00Z" w16du:dateUtc="2025-07-03T05:37:00Z">
        <w:r w:rsidR="003E3CF9">
          <w:t>w</w:t>
        </w:r>
      </w:ins>
      <w:r>
        <w:t>aivers to the process outlined above. However, promotions cannot be granted</w:t>
      </w:r>
      <w:r>
        <w:rPr>
          <w:spacing w:val="1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falls</w:t>
      </w:r>
      <w:r>
        <w:rPr>
          <w:spacing w:val="-1"/>
        </w:rPr>
        <w:t xml:space="preserve"> </w:t>
      </w:r>
      <w:r>
        <w:t>vacant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level.</w:t>
      </w:r>
    </w:p>
    <w:p w14:paraId="4B96C4B8" w14:textId="77777777" w:rsidR="00447697" w:rsidRDefault="00447697">
      <w:pPr>
        <w:spacing w:line="348" w:lineRule="auto"/>
        <w:jc w:val="both"/>
        <w:sectPr w:rsidR="00447697">
          <w:headerReference w:type="default" r:id="rId33"/>
          <w:footerReference w:type="default" r:id="rId34"/>
          <w:pgSz w:w="11900" w:h="16840"/>
          <w:pgMar w:top="1280" w:right="0" w:bottom="1360" w:left="0" w:header="138" w:footer="1161" w:gutter="0"/>
          <w:cols w:space="720"/>
        </w:sectPr>
      </w:pPr>
    </w:p>
    <w:p w14:paraId="7205A09B" w14:textId="77777777" w:rsidR="00447697" w:rsidRDefault="00BE6F0B">
      <w:pPr>
        <w:pStyle w:val="Heading1"/>
        <w:numPr>
          <w:ilvl w:val="0"/>
          <w:numId w:val="60"/>
        </w:numPr>
        <w:tabs>
          <w:tab w:val="left" w:pos="1962"/>
        </w:tabs>
        <w:spacing w:before="90"/>
        <w:ind w:left="1961" w:hanging="431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59C2D4B6" wp14:editId="22673BC9">
            <wp:simplePos x="0" y="0"/>
            <wp:positionH relativeFrom="page">
              <wp:posOffset>635</wp:posOffset>
            </wp:positionH>
            <wp:positionV relativeFrom="page">
              <wp:posOffset>10053954</wp:posOffset>
            </wp:positionV>
            <wp:extent cx="7555357" cy="176529"/>
            <wp:effectExtent l="0" t="0" r="0" b="0"/>
            <wp:wrapNone/>
            <wp:docPr id="3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357" cy="176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26" w:name="_bookmark19"/>
      <w:bookmarkEnd w:id="826"/>
      <w:r>
        <w:t>ENTITLEMENTS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BENEFITS</w:t>
      </w:r>
    </w:p>
    <w:p w14:paraId="5CEF4B60" w14:textId="77777777" w:rsidR="00447697" w:rsidRDefault="00BE6F0B">
      <w:pPr>
        <w:pStyle w:val="Heading4"/>
        <w:numPr>
          <w:ilvl w:val="1"/>
          <w:numId w:val="40"/>
        </w:numPr>
        <w:tabs>
          <w:tab w:val="left" w:pos="2021"/>
          <w:tab w:val="left" w:pos="2022"/>
        </w:tabs>
        <w:spacing w:before="283"/>
        <w:ind w:hanging="582"/>
      </w:pPr>
      <w:r>
        <w:t>Travel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Allowances</w:t>
      </w:r>
      <w:r>
        <w:rPr>
          <w:spacing w:val="-5"/>
        </w:rPr>
        <w:t xml:space="preserve"> </w:t>
      </w:r>
      <w:r>
        <w:t>(TA/DA)</w:t>
      </w:r>
    </w:p>
    <w:p w14:paraId="632B7F75" w14:textId="77777777" w:rsidR="00447697" w:rsidRDefault="00447697">
      <w:pPr>
        <w:pStyle w:val="BodyText"/>
        <w:spacing w:before="2"/>
        <w:rPr>
          <w:rFonts w:ascii="Arial"/>
          <w:b/>
          <w:sz w:val="22"/>
        </w:rPr>
      </w:pPr>
    </w:p>
    <w:p w14:paraId="16C5A6B0" w14:textId="77777777" w:rsidR="00447697" w:rsidRDefault="00BE6F0B">
      <w:pPr>
        <w:pStyle w:val="Heading5"/>
        <w:numPr>
          <w:ilvl w:val="2"/>
          <w:numId w:val="40"/>
        </w:numPr>
        <w:tabs>
          <w:tab w:val="left" w:pos="2160"/>
          <w:tab w:val="left" w:pos="2161"/>
        </w:tabs>
        <w:ind w:hanging="721"/>
      </w:pPr>
      <w:r>
        <w:t>Travel</w:t>
      </w:r>
      <w:r>
        <w:rPr>
          <w:spacing w:val="-2"/>
        </w:rPr>
        <w:t xml:space="preserve"> </w:t>
      </w:r>
      <w:r>
        <w:t>Authorization</w:t>
      </w:r>
    </w:p>
    <w:p w14:paraId="37987917" w14:textId="77777777" w:rsidR="00447697" w:rsidRDefault="00447697">
      <w:pPr>
        <w:pStyle w:val="BodyText"/>
        <w:spacing w:before="11"/>
        <w:rPr>
          <w:rFonts w:ascii="Arial"/>
          <w:b/>
          <w:sz w:val="24"/>
        </w:rPr>
      </w:pPr>
    </w:p>
    <w:p w14:paraId="6F6A484F" w14:textId="73343BDE" w:rsidR="00447697" w:rsidRDefault="00D9524F">
      <w:pPr>
        <w:pStyle w:val="BodyText"/>
        <w:spacing w:line="348" w:lineRule="auto"/>
        <w:ind w:left="2160" w:right="1435"/>
        <w:jc w:val="both"/>
      </w:pPr>
      <w:ins w:id="827" w:author="DELL" w:date="2025-07-03T10:38:00Z" w16du:dateUtc="2025-07-03T05:38:00Z">
        <w:r>
          <w:t xml:space="preserve">WRC </w:t>
        </w:r>
      </w:ins>
      <w:del w:id="828" w:author="DELL" w:date="2025-07-03T10:38:00Z" w16du:dateUtc="2025-07-03T05:38:00Z">
        <w:r w:rsidR="00BE6F0B" w:rsidDel="00D9524F">
          <w:delText>E</w:delText>
        </w:r>
      </w:del>
      <w:ins w:id="829" w:author="DELL" w:date="2025-07-03T10:38:00Z" w16du:dateUtc="2025-07-03T05:38:00Z">
        <w:r>
          <w:t>e</w:t>
        </w:r>
      </w:ins>
      <w:r w:rsidR="00BE6F0B">
        <w:t>mployees traveling for official purposes will obtain travel authorization prior to start of</w:t>
      </w:r>
      <w:r w:rsidR="00BE6F0B">
        <w:rPr>
          <w:spacing w:val="1"/>
        </w:rPr>
        <w:t xml:space="preserve"> </w:t>
      </w:r>
      <w:r w:rsidR="00BE6F0B">
        <w:t xml:space="preserve">travel on the form provided. </w:t>
      </w:r>
      <w:ins w:id="830" w:author="DELL" w:date="2025-07-03T10:38:00Z" w16du:dateUtc="2025-07-03T05:38:00Z">
        <w:r>
          <w:t xml:space="preserve">WRC </w:t>
        </w:r>
      </w:ins>
      <w:del w:id="831" w:author="DELL" w:date="2025-07-03T10:38:00Z" w16du:dateUtc="2025-07-03T05:38:00Z">
        <w:r w:rsidR="00BE6F0B" w:rsidDel="00D9524F">
          <w:delText>E</w:delText>
        </w:r>
      </w:del>
      <w:ins w:id="832" w:author="DELL" w:date="2025-07-03T10:38:00Z" w16du:dateUtc="2025-07-03T05:38:00Z">
        <w:r>
          <w:t>e</w:t>
        </w:r>
      </w:ins>
      <w:r w:rsidR="00BE6F0B">
        <w:t>mployees shall be entitled to full travel and daily allowance</w:t>
      </w:r>
      <w:r w:rsidR="00BE6F0B">
        <w:rPr>
          <w:spacing w:val="1"/>
        </w:rPr>
        <w:t xml:space="preserve"> </w:t>
      </w:r>
      <w:r w:rsidR="00BE6F0B">
        <w:t>when</w:t>
      </w:r>
      <w:r w:rsidR="00BE6F0B">
        <w:rPr>
          <w:spacing w:val="1"/>
        </w:rPr>
        <w:t xml:space="preserve"> </w:t>
      </w:r>
      <w:r w:rsidR="00BE6F0B">
        <w:t>they</w:t>
      </w:r>
      <w:r w:rsidR="00BE6F0B">
        <w:rPr>
          <w:spacing w:val="1"/>
        </w:rPr>
        <w:t xml:space="preserve"> </w:t>
      </w:r>
      <w:r w:rsidR="00BE6F0B">
        <w:t>travel</w:t>
      </w:r>
      <w:r w:rsidR="00BE6F0B">
        <w:rPr>
          <w:spacing w:val="1"/>
        </w:rPr>
        <w:t xml:space="preserve"> </w:t>
      </w:r>
      <w:r w:rsidR="00BE6F0B">
        <w:t>more</w:t>
      </w:r>
      <w:r w:rsidR="00BE6F0B">
        <w:rPr>
          <w:spacing w:val="1"/>
        </w:rPr>
        <w:t xml:space="preserve"> </w:t>
      </w:r>
      <w:r w:rsidR="00BE6F0B">
        <w:t>than</w:t>
      </w:r>
      <w:r w:rsidR="00BE6F0B">
        <w:rPr>
          <w:spacing w:val="1"/>
        </w:rPr>
        <w:t xml:space="preserve"> </w:t>
      </w:r>
      <w:r w:rsidR="00BE6F0B">
        <w:t>50</w:t>
      </w:r>
      <w:r w:rsidR="00BE6F0B">
        <w:rPr>
          <w:spacing w:val="1"/>
        </w:rPr>
        <w:t xml:space="preserve"> </w:t>
      </w:r>
      <w:r w:rsidR="00BE6F0B">
        <w:t>km</w:t>
      </w:r>
      <w:r w:rsidR="00BE6F0B">
        <w:rPr>
          <w:spacing w:val="1"/>
        </w:rPr>
        <w:t xml:space="preserve"> </w:t>
      </w:r>
      <w:r w:rsidR="00BE6F0B">
        <w:t>by</w:t>
      </w:r>
      <w:r w:rsidR="00BE6F0B">
        <w:rPr>
          <w:spacing w:val="1"/>
        </w:rPr>
        <w:t xml:space="preserve"> </w:t>
      </w:r>
      <w:r w:rsidR="00BE6F0B">
        <w:t>road,</w:t>
      </w:r>
      <w:r w:rsidR="00BE6F0B">
        <w:rPr>
          <w:spacing w:val="1"/>
        </w:rPr>
        <w:t xml:space="preserve"> </w:t>
      </w:r>
      <w:r w:rsidR="00BE6F0B">
        <w:t>air</w:t>
      </w:r>
      <w:r w:rsidR="00BE6F0B">
        <w:rPr>
          <w:spacing w:val="1"/>
        </w:rPr>
        <w:t xml:space="preserve"> </w:t>
      </w:r>
      <w:r w:rsidR="00BE6F0B">
        <w:t>or</w:t>
      </w:r>
      <w:r w:rsidR="00BE6F0B">
        <w:rPr>
          <w:spacing w:val="1"/>
        </w:rPr>
        <w:t xml:space="preserve"> </w:t>
      </w:r>
      <w:r w:rsidR="00BE6F0B">
        <w:t>train,</w:t>
      </w:r>
      <w:r w:rsidR="00BE6F0B">
        <w:rPr>
          <w:spacing w:val="1"/>
        </w:rPr>
        <w:t xml:space="preserve"> </w:t>
      </w:r>
      <w:r w:rsidR="00BE6F0B">
        <w:t>or</w:t>
      </w:r>
      <w:r w:rsidR="00BE6F0B">
        <w:rPr>
          <w:spacing w:val="1"/>
        </w:rPr>
        <w:t xml:space="preserve"> </w:t>
      </w:r>
      <w:r w:rsidR="00BE6F0B">
        <w:t>more</w:t>
      </w:r>
      <w:r w:rsidR="00BE6F0B">
        <w:rPr>
          <w:spacing w:val="1"/>
        </w:rPr>
        <w:t xml:space="preserve"> </w:t>
      </w:r>
      <w:r w:rsidR="00BE6F0B">
        <w:t>than</w:t>
      </w:r>
      <w:r w:rsidR="00BE6F0B">
        <w:rPr>
          <w:spacing w:val="1"/>
        </w:rPr>
        <w:t xml:space="preserve"> </w:t>
      </w:r>
      <w:r w:rsidR="00BE6F0B">
        <w:t>25</w:t>
      </w:r>
      <w:r w:rsidR="00BE6F0B">
        <w:rPr>
          <w:spacing w:val="1"/>
        </w:rPr>
        <w:t xml:space="preserve"> </w:t>
      </w:r>
      <w:r w:rsidR="00BE6F0B">
        <w:t>km</w:t>
      </w:r>
      <w:r w:rsidR="00BE6F0B">
        <w:rPr>
          <w:spacing w:val="58"/>
        </w:rPr>
        <w:t xml:space="preserve"> </w:t>
      </w:r>
      <w:r w:rsidR="00BE6F0B">
        <w:t>by</w:t>
      </w:r>
      <w:r w:rsidR="00BE6F0B">
        <w:rPr>
          <w:spacing w:val="1"/>
        </w:rPr>
        <w:t xml:space="preserve"> </w:t>
      </w:r>
      <w:r w:rsidR="00BE6F0B">
        <w:t>motorcycle, and when the period of out-station stay is more than 8 hours, or overnight</w:t>
      </w:r>
      <w:r w:rsidR="00BE6F0B">
        <w:rPr>
          <w:spacing w:val="1"/>
        </w:rPr>
        <w:t xml:space="preserve"> </w:t>
      </w:r>
      <w:r w:rsidR="00BE6F0B">
        <w:t>stay</w:t>
      </w:r>
      <w:r w:rsidR="00BE6F0B">
        <w:rPr>
          <w:spacing w:val="-4"/>
        </w:rPr>
        <w:t xml:space="preserve"> </w:t>
      </w:r>
      <w:r w:rsidR="00BE6F0B">
        <w:t>is</w:t>
      </w:r>
      <w:r w:rsidR="00BE6F0B">
        <w:rPr>
          <w:spacing w:val="-1"/>
        </w:rPr>
        <w:t xml:space="preserve"> </w:t>
      </w:r>
      <w:r w:rsidR="00BE6F0B">
        <w:t>involved.</w:t>
      </w:r>
    </w:p>
    <w:p w14:paraId="5B65008C" w14:textId="77777777" w:rsidR="00447697" w:rsidRDefault="00BE6F0B">
      <w:pPr>
        <w:pStyle w:val="Heading5"/>
        <w:numPr>
          <w:ilvl w:val="2"/>
          <w:numId w:val="40"/>
        </w:numPr>
        <w:tabs>
          <w:tab w:val="left" w:pos="2160"/>
          <w:tab w:val="left" w:pos="2161"/>
        </w:tabs>
        <w:spacing w:before="131"/>
        <w:ind w:hanging="721"/>
      </w:pPr>
      <w:r>
        <w:t>Entitlements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Travel</w:t>
      </w:r>
    </w:p>
    <w:p w14:paraId="4CD2F2D2" w14:textId="77777777" w:rsidR="00447697" w:rsidRDefault="00447697">
      <w:pPr>
        <w:pStyle w:val="BodyText"/>
        <w:spacing w:before="6"/>
        <w:rPr>
          <w:rFonts w:ascii="Arial"/>
          <w:b/>
          <w:sz w:val="25"/>
        </w:rPr>
      </w:pPr>
    </w:p>
    <w:p w14:paraId="53BA34B6" w14:textId="2DB6D3A9" w:rsidR="00447697" w:rsidRDefault="00BE6F0B">
      <w:pPr>
        <w:pStyle w:val="BodyText"/>
        <w:spacing w:before="1" w:line="314" w:lineRule="auto"/>
        <w:ind w:left="2160" w:right="973"/>
      </w:pPr>
      <w:r>
        <w:t>All</w:t>
      </w:r>
      <w:r>
        <w:rPr>
          <w:spacing w:val="2"/>
        </w:rPr>
        <w:t xml:space="preserve"> </w:t>
      </w:r>
      <w:del w:id="833" w:author="DELL" w:date="2025-07-03T10:38:00Z" w16du:dateUtc="2025-07-03T05:38:00Z">
        <w:r w:rsidDel="00D9524F">
          <w:delText>Organization</w:delText>
        </w:r>
      </w:del>
      <w:ins w:id="834" w:author="DELL" w:date="2025-07-03T10:38:00Z" w16du:dateUtc="2025-07-03T05:38:00Z">
        <w:r w:rsidR="00D9524F">
          <w:t>WRC</w:t>
        </w:r>
      </w:ins>
      <w:r>
        <w:rPr>
          <w:spacing w:val="2"/>
        </w:rPr>
        <w:t xml:space="preserve"> </w:t>
      </w:r>
      <w:r>
        <w:t>staff,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required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travel</w:t>
      </w:r>
      <w:r>
        <w:rPr>
          <w:spacing w:val="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official</w:t>
      </w:r>
      <w:r>
        <w:rPr>
          <w:spacing w:val="3"/>
        </w:rPr>
        <w:t xml:space="preserve"> </w:t>
      </w:r>
      <w:r>
        <w:t>duty, shall</w:t>
      </w:r>
      <w:r>
        <w:rPr>
          <w:spacing w:val="2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following</w:t>
      </w:r>
      <w:r>
        <w:rPr>
          <w:spacing w:val="-55"/>
        </w:rPr>
        <w:t xml:space="preserve"> </w:t>
      </w:r>
      <w:ins w:id="835" w:author="DELL" w:date="2025-07-03T10:38:00Z" w16du:dateUtc="2025-07-03T05:38:00Z">
        <w:r w:rsidR="005C30D5">
          <w:rPr>
            <w:spacing w:val="-55"/>
          </w:rPr>
          <w:t xml:space="preserve">                 </w:t>
        </w:r>
      </w:ins>
      <w:r>
        <w:t>entitlements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travel</w:t>
      </w:r>
      <w:ins w:id="836" w:author="DELL" w:date="2025-07-03T10:39:00Z" w16du:dateUtc="2025-07-03T05:39:00Z">
        <w:r w:rsidR="005B4475">
          <w:t>ling</w:t>
        </w:r>
      </w:ins>
      <w:r>
        <w:t>:</w:t>
      </w:r>
    </w:p>
    <w:p w14:paraId="2984FC77" w14:textId="77777777" w:rsidR="00447697" w:rsidRDefault="00BE6F0B">
      <w:pPr>
        <w:pStyle w:val="ListParagraph"/>
        <w:numPr>
          <w:ilvl w:val="3"/>
          <w:numId w:val="40"/>
        </w:numPr>
        <w:tabs>
          <w:tab w:val="left" w:pos="2299"/>
          <w:tab w:val="left" w:pos="2300"/>
        </w:tabs>
        <w:spacing w:before="161"/>
        <w:ind w:left="2299" w:hanging="500"/>
        <w:rPr>
          <w:rFonts w:ascii="Arial"/>
          <w:b/>
          <w:sz w:val="21"/>
        </w:rPr>
      </w:pPr>
      <w:r>
        <w:rPr>
          <w:rFonts w:ascii="Arial"/>
          <w:b/>
          <w:sz w:val="21"/>
          <w:u w:val="thick"/>
        </w:rPr>
        <w:t xml:space="preserve">Management: </w:t>
      </w:r>
    </w:p>
    <w:p w14:paraId="6DD62C9B" w14:textId="77777777" w:rsidR="00447697" w:rsidRDefault="00447697">
      <w:pPr>
        <w:pStyle w:val="BodyText"/>
        <w:spacing w:before="9"/>
        <w:rPr>
          <w:rFonts w:ascii="Arial"/>
          <w:b/>
          <w:sz w:val="16"/>
        </w:rPr>
      </w:pPr>
    </w:p>
    <w:p w14:paraId="4C7A2C2C" w14:textId="76F23DD8" w:rsidR="00447697" w:rsidRDefault="00BE6F0B">
      <w:pPr>
        <w:pStyle w:val="BodyText"/>
        <w:spacing w:before="94" w:line="338" w:lineRule="auto"/>
        <w:ind w:left="2160" w:right="1418"/>
        <w:jc w:val="both"/>
      </w:pPr>
      <w:r>
        <w:t>By</w:t>
      </w:r>
      <w:r>
        <w:rPr>
          <w:spacing w:val="1"/>
        </w:rPr>
        <w:t xml:space="preserve"> </w:t>
      </w:r>
      <w:r>
        <w:t>air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economy</w:t>
      </w:r>
      <w:r>
        <w:rPr>
          <w:spacing w:val="1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up-to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nearest</w:t>
      </w:r>
      <w:r>
        <w:rPr>
          <w:spacing w:val="1"/>
        </w:rPr>
        <w:t xml:space="preserve"> </w:t>
      </w:r>
      <w:r>
        <w:t>air</w:t>
      </w:r>
      <w:r>
        <w:rPr>
          <w:spacing w:val="1"/>
        </w:rPr>
        <w:t xml:space="preserve"> </w:t>
      </w:r>
      <w:r>
        <w:t>link.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air</w:t>
      </w:r>
      <w:r>
        <w:rPr>
          <w:spacing w:val="1"/>
        </w:rPr>
        <w:t xml:space="preserve"> </w:t>
      </w:r>
      <w:r>
        <w:t>link,</w:t>
      </w:r>
      <w:r>
        <w:rPr>
          <w:spacing w:val="1"/>
        </w:rPr>
        <w:t xml:space="preserve"> </w:t>
      </w:r>
      <w:r>
        <w:t>or</w:t>
      </w:r>
      <w:r>
        <w:rPr>
          <w:spacing w:val="-56"/>
        </w:rPr>
        <w:t xml:space="preserve"> </w:t>
      </w:r>
      <w:r>
        <w:t xml:space="preserve">unavailability of seats, </w:t>
      </w:r>
      <w:del w:id="837" w:author="DELL" w:date="2025-07-03T10:39:00Z" w16du:dateUtc="2025-07-03T05:39:00Z">
        <w:r w:rsidDel="00D63D00">
          <w:delText>Organization</w:delText>
        </w:r>
      </w:del>
      <w:ins w:id="838" w:author="DELL" w:date="2025-07-03T10:39:00Z" w16du:dateUtc="2025-07-03T05:39:00Z">
        <w:r w:rsidR="00D63D00">
          <w:t>WRC</w:t>
        </w:r>
      </w:ins>
      <w:r>
        <w:t xml:space="preserve"> vehicle shall be first priority. If </w:t>
      </w:r>
      <w:del w:id="839" w:author="DELL" w:date="2025-07-03T10:39:00Z" w16du:dateUtc="2025-07-03T05:39:00Z">
        <w:r w:rsidDel="00D63D00">
          <w:delText>Organization</w:delText>
        </w:r>
      </w:del>
      <w:ins w:id="840" w:author="DELL" w:date="2025-07-03T10:39:00Z" w16du:dateUtc="2025-07-03T05:39:00Z">
        <w:r w:rsidR="00D63D00">
          <w:t>WRC</w:t>
        </w:r>
      </w:ins>
      <w:r>
        <w:t xml:space="preserve"> vehicle is</w:t>
      </w:r>
      <w:r>
        <w:rPr>
          <w:spacing w:val="-56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then use</w:t>
      </w:r>
      <w:r>
        <w:rPr>
          <w:spacing w:val="-1"/>
        </w:rPr>
        <w:t xml:space="preserve"> </w:t>
      </w:r>
      <w:r>
        <w:t xml:space="preserve">of </w:t>
      </w:r>
      <w:ins w:id="841" w:author="DELL" w:date="2025-07-03T10:40:00Z" w16du:dateUtc="2025-07-03T05:40:00Z">
        <w:r w:rsidR="00D63D00">
          <w:t xml:space="preserve">a </w:t>
        </w:r>
      </w:ins>
      <w:del w:id="842" w:author="DELL" w:date="2025-07-03T10:40:00Z" w16du:dateUtc="2025-07-03T05:40:00Z">
        <w:r w:rsidDel="00D63D00">
          <w:delText>hire</w:delText>
        </w:r>
      </w:del>
      <w:ins w:id="843" w:author="DELL" w:date="2025-07-03T10:40:00Z" w16du:dateUtc="2025-07-03T05:40:00Z">
        <w:r w:rsidR="00D63D00">
          <w:t>rented</w:t>
        </w:r>
      </w:ins>
      <w:del w:id="844" w:author="DELL" w:date="2025-07-03T10:40:00Z" w16du:dateUtc="2025-07-03T05:40:00Z">
        <w:r w:rsidDel="00D63D00">
          <w:delText>d</w:delText>
        </w:r>
      </w:del>
      <w:r>
        <w:rPr>
          <w:spacing w:val="-1"/>
        </w:rPr>
        <w:t xml:space="preserve"> </w:t>
      </w:r>
      <w:r>
        <w:t>car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taxi will be</w:t>
      </w:r>
      <w:r>
        <w:rPr>
          <w:spacing w:val="-1"/>
        </w:rPr>
        <w:t xml:space="preserve"> </w:t>
      </w:r>
      <w:r>
        <w:t>allowed.</w:t>
      </w:r>
    </w:p>
    <w:p w14:paraId="05FD6330" w14:textId="0CF59C62" w:rsidR="00447697" w:rsidRDefault="00BE6F0B">
      <w:pPr>
        <w:pStyle w:val="BodyText"/>
        <w:spacing w:before="190" w:line="312" w:lineRule="auto"/>
        <w:ind w:left="2160" w:right="1436"/>
        <w:jc w:val="both"/>
      </w:pPr>
      <w:r>
        <w:t>In case the employee wishes to use his/her privately owned vehicle at his/her own risk,</w:t>
      </w:r>
      <w:r>
        <w:rPr>
          <w:spacing w:val="1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reimbursement</w:t>
      </w:r>
      <w:r>
        <w:rPr>
          <w:spacing w:val="-1"/>
        </w:rPr>
        <w:t xml:space="preserve"> </w:t>
      </w:r>
      <w:r>
        <w:t>will be restricted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air</w:t>
      </w:r>
      <w:del w:id="845" w:author="DELL" w:date="2025-07-03T10:40:00Z" w16du:dateUtc="2025-07-03T05:40:00Z">
        <w:r w:rsidDel="00D63D00">
          <w:rPr>
            <w:spacing w:val="-3"/>
          </w:rPr>
          <w:delText xml:space="preserve"> </w:delText>
        </w:r>
      </w:del>
      <w:r>
        <w:t>fare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Rs.</w:t>
      </w:r>
      <w:del w:id="846" w:author="DELL" w:date="2025-07-03T10:40:00Z" w16du:dateUtc="2025-07-03T05:40:00Z">
        <w:r w:rsidDel="00D63D00">
          <w:rPr>
            <w:spacing w:val="-2"/>
          </w:rPr>
          <w:delText xml:space="preserve"> </w:delText>
        </w:r>
      </w:del>
      <w:r>
        <w:t>10 per</w:t>
      </w:r>
      <w:r>
        <w:rPr>
          <w:spacing w:val="-4"/>
        </w:rPr>
        <w:t xml:space="preserve"> </w:t>
      </w:r>
      <w:r>
        <w:t>km,</w:t>
      </w:r>
      <w:r>
        <w:rPr>
          <w:spacing w:val="-1"/>
        </w:rPr>
        <w:t xml:space="preserve"> </w:t>
      </w:r>
      <w:r>
        <w:t>whichever</w:t>
      </w:r>
      <w:r>
        <w:rPr>
          <w:spacing w:val="-2"/>
        </w:rPr>
        <w:t xml:space="preserve"> </w:t>
      </w:r>
      <w:r>
        <w:t>is lower.</w:t>
      </w:r>
    </w:p>
    <w:p w14:paraId="64D2DBB0" w14:textId="070AE458" w:rsidR="00447697" w:rsidRDefault="00BE6F0B">
      <w:pPr>
        <w:pStyle w:val="ListParagraph"/>
        <w:numPr>
          <w:ilvl w:val="3"/>
          <w:numId w:val="40"/>
        </w:numPr>
        <w:tabs>
          <w:tab w:val="left" w:pos="2299"/>
          <w:tab w:val="left" w:pos="2300"/>
        </w:tabs>
        <w:spacing w:before="170"/>
        <w:ind w:left="2299" w:hanging="500"/>
        <w:rPr>
          <w:rFonts w:ascii="Arial"/>
          <w:b/>
          <w:sz w:val="21"/>
        </w:rPr>
      </w:pPr>
      <w:r>
        <w:rPr>
          <w:rFonts w:ascii="Arial"/>
          <w:b/>
          <w:sz w:val="21"/>
          <w:u w:val="thick"/>
        </w:rPr>
        <w:t>Professionals</w:t>
      </w:r>
      <w:del w:id="847" w:author="DELL" w:date="2025-07-03T10:41:00Z" w16du:dateUtc="2025-07-03T05:41:00Z">
        <w:r w:rsidDel="00D63D00">
          <w:rPr>
            <w:rFonts w:ascii="Arial"/>
            <w:b/>
            <w:spacing w:val="-2"/>
            <w:sz w:val="21"/>
            <w:u w:val="thick"/>
          </w:rPr>
          <w:delText xml:space="preserve"> </w:delText>
        </w:r>
      </w:del>
      <w:r>
        <w:rPr>
          <w:rFonts w:ascii="Arial"/>
          <w:b/>
          <w:sz w:val="21"/>
          <w:u w:val="thick"/>
        </w:rPr>
        <w:t>/</w:t>
      </w:r>
      <w:del w:id="848" w:author="DELL" w:date="2025-07-03T10:41:00Z" w16du:dateUtc="2025-07-03T05:41:00Z">
        <w:r w:rsidDel="00D63D00">
          <w:rPr>
            <w:rFonts w:ascii="Arial"/>
            <w:b/>
            <w:spacing w:val="-6"/>
            <w:sz w:val="21"/>
            <w:u w:val="thick"/>
          </w:rPr>
          <w:delText xml:space="preserve"> </w:delText>
        </w:r>
      </w:del>
      <w:r>
        <w:rPr>
          <w:rFonts w:ascii="Arial"/>
          <w:b/>
          <w:sz w:val="21"/>
          <w:u w:val="thick"/>
        </w:rPr>
        <w:t>Middle</w:t>
      </w:r>
      <w:r>
        <w:rPr>
          <w:rFonts w:ascii="Arial"/>
          <w:b/>
          <w:spacing w:val="-5"/>
          <w:sz w:val="21"/>
          <w:u w:val="thick"/>
        </w:rPr>
        <w:t xml:space="preserve"> </w:t>
      </w:r>
      <w:r>
        <w:rPr>
          <w:rFonts w:ascii="Arial"/>
          <w:b/>
          <w:sz w:val="21"/>
          <w:u w:val="thick"/>
        </w:rPr>
        <w:t>Management:</w:t>
      </w:r>
      <w:r>
        <w:rPr>
          <w:rFonts w:ascii="Arial"/>
          <w:b/>
          <w:spacing w:val="1"/>
          <w:sz w:val="21"/>
          <w:u w:val="thick"/>
        </w:rPr>
        <w:t xml:space="preserve"> </w:t>
      </w:r>
    </w:p>
    <w:p w14:paraId="0842D212" w14:textId="77777777" w:rsidR="00447697" w:rsidRDefault="00447697">
      <w:pPr>
        <w:pStyle w:val="BodyText"/>
        <w:spacing w:before="8"/>
        <w:rPr>
          <w:rFonts w:ascii="Arial"/>
          <w:b/>
          <w:sz w:val="16"/>
        </w:rPr>
      </w:pPr>
    </w:p>
    <w:p w14:paraId="0681BBEF" w14:textId="366AE58C" w:rsidR="00447697" w:rsidRDefault="00BE6F0B">
      <w:pPr>
        <w:pStyle w:val="BodyText"/>
        <w:spacing w:before="94" w:line="348" w:lineRule="auto"/>
        <w:ind w:left="2160" w:right="1415"/>
        <w:jc w:val="both"/>
      </w:pPr>
      <w:r>
        <w:t>By</w:t>
      </w:r>
      <w:r>
        <w:rPr>
          <w:spacing w:val="1"/>
        </w:rPr>
        <w:t xml:space="preserve"> </w:t>
      </w:r>
      <w:r>
        <w:t>air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economy</w:t>
      </w:r>
      <w:r>
        <w:rPr>
          <w:spacing w:val="1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up-to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nearest</w:t>
      </w:r>
      <w:r>
        <w:rPr>
          <w:spacing w:val="1"/>
        </w:rPr>
        <w:t xml:space="preserve"> </w:t>
      </w:r>
      <w:r>
        <w:t>air</w:t>
      </w:r>
      <w:r>
        <w:rPr>
          <w:spacing w:val="1"/>
        </w:rPr>
        <w:t xml:space="preserve"> </w:t>
      </w:r>
      <w:r>
        <w:t>link.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air</w:t>
      </w:r>
      <w:r>
        <w:rPr>
          <w:spacing w:val="1"/>
        </w:rPr>
        <w:t xml:space="preserve"> </w:t>
      </w:r>
      <w:r>
        <w:t>link,</w:t>
      </w:r>
      <w:r>
        <w:rPr>
          <w:spacing w:val="1"/>
        </w:rPr>
        <w:t xml:space="preserve"> </w:t>
      </w:r>
      <w:r>
        <w:t>or</w:t>
      </w:r>
      <w:r>
        <w:rPr>
          <w:spacing w:val="-56"/>
        </w:rPr>
        <w:t xml:space="preserve"> </w:t>
      </w:r>
      <w:r>
        <w:t xml:space="preserve">unavailability of seats; </w:t>
      </w:r>
      <w:del w:id="849" w:author="DELL" w:date="2025-07-03T10:41:00Z" w16du:dateUtc="2025-07-03T05:41:00Z">
        <w:r w:rsidDel="0080684C">
          <w:delText>Organization</w:delText>
        </w:r>
      </w:del>
      <w:ins w:id="850" w:author="DELL" w:date="2025-07-03T10:41:00Z" w16du:dateUtc="2025-07-03T05:41:00Z">
        <w:r w:rsidR="0080684C">
          <w:t>WRC</w:t>
        </w:r>
      </w:ins>
      <w:r>
        <w:t xml:space="preserve"> vehicle shall be </w:t>
      </w:r>
      <w:ins w:id="851" w:author="DELL" w:date="2025-07-03T10:41:00Z" w16du:dateUtc="2025-07-03T05:41:00Z">
        <w:r w:rsidR="00B30971">
          <w:t xml:space="preserve">the </w:t>
        </w:r>
      </w:ins>
      <w:r>
        <w:t xml:space="preserve">first priority. If </w:t>
      </w:r>
      <w:del w:id="852" w:author="DELL" w:date="2025-07-03T10:41:00Z" w16du:dateUtc="2025-07-03T05:41:00Z">
        <w:r w:rsidDel="00CF1E8A">
          <w:delText>Organization</w:delText>
        </w:r>
      </w:del>
      <w:ins w:id="853" w:author="DELL" w:date="2025-07-03T10:41:00Z" w16du:dateUtc="2025-07-03T05:41:00Z">
        <w:r w:rsidR="00CF1E8A">
          <w:t>WRC</w:t>
        </w:r>
      </w:ins>
      <w:r>
        <w:t xml:space="preserve"> vehicle is</w:t>
      </w:r>
      <w:r>
        <w:rPr>
          <w:spacing w:val="-56"/>
        </w:rPr>
        <w:t xml:space="preserve"> </w:t>
      </w:r>
      <w:r>
        <w:t xml:space="preserve">not available then use of taxi or </w:t>
      </w:r>
      <w:del w:id="854" w:author="DELL" w:date="2025-07-03T10:41:00Z" w16du:dateUtc="2025-07-03T05:41:00Z">
        <w:r w:rsidDel="00CF1E8A">
          <w:delText>hir</w:delText>
        </w:r>
      </w:del>
      <w:ins w:id="855" w:author="DELL" w:date="2025-07-03T10:41:00Z" w16du:dateUtc="2025-07-03T05:41:00Z">
        <w:r w:rsidR="00CF1E8A">
          <w:t>rent</w:t>
        </w:r>
      </w:ins>
      <w:r>
        <w:t>ed vehicle in exceptional cases will be allowed. In case</w:t>
      </w:r>
      <w:r>
        <w:rPr>
          <w:spacing w:val="-56"/>
        </w:rPr>
        <w:t xml:space="preserve"> </w:t>
      </w:r>
      <w:ins w:id="856" w:author="DELL" w:date="2025-07-03T10:42:00Z" w16du:dateUtc="2025-07-03T05:42:00Z">
        <w:r w:rsidR="003D10E4">
          <w:rPr>
            <w:spacing w:val="-56"/>
          </w:rPr>
          <w:t xml:space="preserve">             </w:t>
        </w:r>
      </w:ins>
      <w:r>
        <w:t>of group travel, the members of the group traveling together. Shall share taxi/car hire</w:t>
      </w:r>
      <w:r>
        <w:rPr>
          <w:spacing w:val="1"/>
        </w:rPr>
        <w:t xml:space="preserve"> </w:t>
      </w:r>
      <w:r>
        <w:t>charges.</w:t>
      </w:r>
    </w:p>
    <w:p w14:paraId="3A136690" w14:textId="52C89EFD" w:rsidR="00447697" w:rsidRDefault="00BE6F0B">
      <w:pPr>
        <w:pStyle w:val="ListParagraph"/>
        <w:numPr>
          <w:ilvl w:val="3"/>
          <w:numId w:val="40"/>
        </w:numPr>
        <w:tabs>
          <w:tab w:val="left" w:pos="2299"/>
          <w:tab w:val="left" w:pos="2300"/>
        </w:tabs>
        <w:spacing w:before="131"/>
        <w:ind w:left="2299" w:hanging="500"/>
        <w:rPr>
          <w:rFonts w:ascii="Arial"/>
          <w:b/>
          <w:sz w:val="21"/>
        </w:rPr>
      </w:pPr>
      <w:r>
        <w:rPr>
          <w:rFonts w:ascii="Arial"/>
          <w:b/>
          <w:sz w:val="21"/>
          <w:u w:val="thick"/>
        </w:rPr>
        <w:t>Specialized</w:t>
      </w:r>
      <w:del w:id="857" w:author="DELL" w:date="2025-07-03T10:42:00Z" w16du:dateUtc="2025-07-03T05:42:00Z">
        <w:r w:rsidDel="001A1AF3">
          <w:rPr>
            <w:rFonts w:ascii="Arial"/>
            <w:b/>
            <w:spacing w:val="-2"/>
            <w:sz w:val="21"/>
            <w:u w:val="thick"/>
          </w:rPr>
          <w:delText xml:space="preserve"> </w:delText>
        </w:r>
      </w:del>
      <w:r>
        <w:rPr>
          <w:rFonts w:ascii="Arial"/>
          <w:b/>
          <w:sz w:val="21"/>
          <w:u w:val="thick"/>
        </w:rPr>
        <w:t>/</w:t>
      </w:r>
      <w:del w:id="858" w:author="DELL" w:date="2025-07-03T10:42:00Z" w16du:dateUtc="2025-07-03T05:42:00Z">
        <w:r w:rsidDel="001A1AF3">
          <w:rPr>
            <w:rFonts w:ascii="Arial"/>
            <w:b/>
            <w:spacing w:val="-2"/>
            <w:sz w:val="21"/>
            <w:u w:val="thick"/>
          </w:rPr>
          <w:delText xml:space="preserve"> </w:delText>
        </w:r>
      </w:del>
      <w:r>
        <w:rPr>
          <w:rFonts w:ascii="Arial"/>
          <w:b/>
          <w:sz w:val="21"/>
          <w:u w:val="thick"/>
        </w:rPr>
        <w:t>Support</w:t>
      </w:r>
      <w:r>
        <w:rPr>
          <w:rFonts w:ascii="Arial"/>
          <w:b/>
          <w:spacing w:val="-3"/>
          <w:sz w:val="21"/>
          <w:u w:val="thick"/>
        </w:rPr>
        <w:t xml:space="preserve"> </w:t>
      </w:r>
      <w:r>
        <w:rPr>
          <w:rFonts w:ascii="Arial"/>
          <w:b/>
          <w:sz w:val="21"/>
          <w:u w:val="thick"/>
        </w:rPr>
        <w:t xml:space="preserve">Staff: </w:t>
      </w:r>
    </w:p>
    <w:p w14:paraId="155278A2" w14:textId="77777777" w:rsidR="00447697" w:rsidRDefault="00447697">
      <w:pPr>
        <w:pStyle w:val="BodyText"/>
        <w:spacing w:before="2"/>
        <w:rPr>
          <w:rFonts w:ascii="Arial"/>
          <w:b/>
          <w:sz w:val="17"/>
        </w:rPr>
      </w:pPr>
    </w:p>
    <w:p w14:paraId="17EA9BEC" w14:textId="39AE045C" w:rsidR="00447697" w:rsidRDefault="00BE6F0B">
      <w:pPr>
        <w:pStyle w:val="BodyText"/>
        <w:spacing w:before="94" w:line="338" w:lineRule="auto"/>
        <w:ind w:left="2160" w:right="1432"/>
        <w:jc w:val="both"/>
      </w:pPr>
      <w:r>
        <w:t>Travel within 400 kms will be on public transport such as air-conditioned bus, coaster</w:t>
      </w:r>
      <w:r>
        <w:rPr>
          <w:spacing w:val="1"/>
        </w:rPr>
        <w:t xml:space="preserve"> </w:t>
      </w:r>
      <w:ins w:id="859" w:author="DELL" w:date="2025-07-03T10:44:00Z" w16du:dateUtc="2025-07-03T05:44:00Z">
        <w:r w:rsidR="00EE374E">
          <w:rPr>
            <w:spacing w:val="1"/>
          </w:rPr>
          <w:t xml:space="preserve">or </w:t>
        </w:r>
      </w:ins>
      <w:r>
        <w:t>train,</w:t>
      </w:r>
      <w:r>
        <w:rPr>
          <w:spacing w:val="1"/>
        </w:rPr>
        <w:t xml:space="preserve"> </w:t>
      </w:r>
      <w:r>
        <w:t>etc.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400</w:t>
      </w:r>
      <w:r>
        <w:rPr>
          <w:spacing w:val="1"/>
        </w:rPr>
        <w:t xml:space="preserve"> </w:t>
      </w:r>
      <w:r>
        <w:t>kms</w:t>
      </w:r>
      <w:r>
        <w:rPr>
          <w:spacing w:val="1"/>
        </w:rPr>
        <w:t xml:space="preserve"> </w:t>
      </w:r>
      <w:r>
        <w:t>travel,</w:t>
      </w:r>
      <w:r>
        <w:rPr>
          <w:spacing w:val="1"/>
        </w:rPr>
        <w:t xml:space="preserve"> </w:t>
      </w:r>
      <w:r>
        <w:t>economy</w:t>
      </w:r>
      <w:r>
        <w:rPr>
          <w:spacing w:val="1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airfare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allowed.</w:t>
      </w:r>
      <w:r>
        <w:rPr>
          <w:spacing w:val="1"/>
        </w:rPr>
        <w:t xml:space="preserve"> </w:t>
      </w:r>
      <w:r>
        <w:t>Reimbursement</w:t>
      </w:r>
      <w:r>
        <w:rPr>
          <w:spacing w:val="-3"/>
        </w:rPr>
        <w:t xml:space="preserve"> </w:t>
      </w:r>
      <w:r>
        <w:t>will be</w:t>
      </w:r>
      <w:r>
        <w:rPr>
          <w:spacing w:val="-1"/>
        </w:rPr>
        <w:t xml:space="preserve"> </w:t>
      </w:r>
      <w:r>
        <w:t>of actual</w:t>
      </w:r>
      <w:r>
        <w:rPr>
          <w:spacing w:val="-2"/>
        </w:rPr>
        <w:t xml:space="preserve"> </w:t>
      </w:r>
      <w:r>
        <w:t>expenses</w:t>
      </w:r>
      <w:r>
        <w:rPr>
          <w:spacing w:val="-1"/>
        </w:rPr>
        <w:t xml:space="preserve"> </w:t>
      </w:r>
      <w:r>
        <w:t>only.</w:t>
      </w:r>
    </w:p>
    <w:p w14:paraId="1E6C61A3" w14:textId="77777777" w:rsidR="00447697" w:rsidRDefault="00BE6F0B">
      <w:pPr>
        <w:pStyle w:val="Heading5"/>
        <w:numPr>
          <w:ilvl w:val="2"/>
          <w:numId w:val="40"/>
        </w:numPr>
        <w:tabs>
          <w:tab w:val="left" w:pos="2160"/>
          <w:tab w:val="left" w:pos="2161"/>
        </w:tabs>
        <w:spacing w:before="136"/>
        <w:ind w:hanging="721"/>
      </w:pPr>
      <w:r>
        <w:t>Outstation</w:t>
      </w:r>
      <w:r>
        <w:rPr>
          <w:spacing w:val="-3"/>
        </w:rPr>
        <w:t xml:space="preserve"> </w:t>
      </w:r>
      <w:r>
        <w:t>Accommodation</w:t>
      </w:r>
    </w:p>
    <w:p w14:paraId="3EEA66D5" w14:textId="77777777" w:rsidR="00447697" w:rsidRDefault="00447697">
      <w:pPr>
        <w:pStyle w:val="BodyText"/>
        <w:spacing w:before="4"/>
        <w:rPr>
          <w:rFonts w:ascii="Arial"/>
          <w:b/>
          <w:sz w:val="25"/>
        </w:rPr>
      </w:pPr>
    </w:p>
    <w:p w14:paraId="4177D132" w14:textId="3F389BAC" w:rsidR="00447697" w:rsidDel="00B8246C" w:rsidRDefault="00BE6F0B">
      <w:pPr>
        <w:pStyle w:val="BodyText"/>
        <w:spacing w:line="348" w:lineRule="auto"/>
        <w:ind w:left="2160" w:right="1412"/>
        <w:jc w:val="both"/>
        <w:rPr>
          <w:del w:id="860" w:author="DELL" w:date="2025-07-03T10:46:00Z" w16du:dateUtc="2025-07-03T05:46:00Z"/>
        </w:rPr>
      </w:pPr>
      <w:r>
        <w:t>A</w:t>
      </w:r>
      <w:r>
        <w:rPr>
          <w:spacing w:val="1"/>
        </w:rPr>
        <w:t xml:space="preserve"> </w:t>
      </w:r>
      <w:r>
        <w:t>list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del w:id="861" w:author="DELL" w:date="2025-07-03T10:45:00Z" w16du:dateUtc="2025-07-03T05:45:00Z">
        <w:r w:rsidDel="006C42E8">
          <w:delText>Organization</w:delText>
        </w:r>
      </w:del>
      <w:ins w:id="862" w:author="DELL" w:date="2025-07-03T10:45:00Z" w16du:dateUtc="2025-07-03T05:45:00Z">
        <w:r w:rsidR="006C42E8">
          <w:t>WRC</w:t>
        </w:r>
      </w:ins>
      <w:r>
        <w:t>-approved</w:t>
      </w:r>
      <w:r>
        <w:rPr>
          <w:spacing w:val="1"/>
        </w:rPr>
        <w:t xml:space="preserve"> </w:t>
      </w:r>
      <w:r>
        <w:t>facilities/hotels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kept</w:t>
      </w:r>
      <w:r>
        <w:rPr>
          <w:spacing w:val="1"/>
        </w:rPr>
        <w:t xml:space="preserve"> </w:t>
      </w:r>
      <w:del w:id="863" w:author="DELL" w:date="2025-07-03T10:45:00Z" w16du:dateUtc="2025-07-03T05:45:00Z">
        <w:r w:rsidDel="006C42E8">
          <w:delText>current</w:delText>
        </w:r>
      </w:del>
      <w:ins w:id="864" w:author="DELL" w:date="2025-07-03T10:45:00Z" w16du:dateUtc="2025-07-03T05:45:00Z">
        <w:r w:rsidR="006C42E8">
          <w:t>updated</w:t>
        </w:r>
      </w:ins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both,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Resource Section and Finance Sections and will be revised at least once a year with</w:t>
      </w:r>
      <w:r>
        <w:rPr>
          <w:spacing w:val="1"/>
        </w:rPr>
        <w:t xml:space="preserve"> </w:t>
      </w:r>
      <w:r>
        <w:t xml:space="preserve">approval from the </w:t>
      </w:r>
      <w:del w:id="865" w:author="DELL" w:date="2025-07-03T10:45:00Z" w16du:dateUtc="2025-07-03T05:45:00Z">
        <w:r w:rsidDel="00E200F7">
          <w:delText>MD</w:delText>
        </w:r>
      </w:del>
      <w:ins w:id="866" w:author="DELL" w:date="2025-07-03T10:45:00Z" w16du:dateUtc="2025-07-03T05:45:00Z">
        <w:r w:rsidR="00E200F7">
          <w:t>Chair</w:t>
        </w:r>
      </w:ins>
      <w:ins w:id="867" w:author="DELL" w:date="2025-07-03T10:46:00Z" w16du:dateUtc="2025-07-03T05:46:00Z">
        <w:r w:rsidR="00E200F7">
          <w:t>person</w:t>
        </w:r>
      </w:ins>
      <w:r>
        <w:t xml:space="preserve">. This list will provide guidance to all staff traveling on </w:t>
      </w:r>
      <w:del w:id="868" w:author="DELL" w:date="2025-07-03T10:46:00Z" w16du:dateUtc="2025-07-03T05:46:00Z">
        <w:r w:rsidDel="00E200F7">
          <w:delText>Organization</w:delText>
        </w:r>
      </w:del>
      <w:ins w:id="869" w:author="DELL" w:date="2025-07-03T10:46:00Z" w16du:dateUtc="2025-07-03T05:46:00Z">
        <w:r w:rsidR="00E200F7">
          <w:t>WRC</w:t>
        </w:r>
      </w:ins>
      <w:r>
        <w:rPr>
          <w:spacing w:val="1"/>
        </w:rPr>
        <w:t xml:space="preserve"> </w:t>
      </w:r>
      <w:r>
        <w:t xml:space="preserve">business. </w:t>
      </w:r>
      <w:del w:id="870" w:author="DELL" w:date="2025-07-03T10:46:00Z" w16du:dateUtc="2025-07-03T05:46:00Z">
        <w:r w:rsidDel="00FB1467">
          <w:delText>H</w:delText>
        </w:r>
      </w:del>
      <w:ins w:id="871" w:author="DELL" w:date="2025-07-03T10:46:00Z" w16du:dateUtc="2025-07-03T05:46:00Z">
        <w:r w:rsidR="00FB1467">
          <w:t>h</w:t>
        </w:r>
      </w:ins>
      <w:r>
        <w:t>otels and accommodations, to the extent possible will be pre-arranged by</w:t>
      </w:r>
      <w:r>
        <w:rPr>
          <w:spacing w:val="1"/>
        </w:rPr>
        <w:t xml:space="preserve"> </w:t>
      </w:r>
      <w:del w:id="872" w:author="DELL" w:date="2025-07-03T10:46:00Z" w16du:dateUtc="2025-07-03T05:46:00Z">
        <w:r w:rsidDel="005C52F8">
          <w:delText>organization</w:delText>
        </w:r>
      </w:del>
      <w:ins w:id="873" w:author="DELL" w:date="2025-07-03T10:46:00Z" w16du:dateUtc="2025-07-03T05:46:00Z">
        <w:r w:rsidR="005C52F8">
          <w:t>WRC</w:t>
        </w:r>
      </w:ins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staff traveling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assignment.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del w:id="874" w:author="DELL" w:date="2025-07-03T10:46:00Z" w16du:dateUtc="2025-07-03T05:46:00Z">
        <w:r w:rsidDel="00B8246C">
          <w:delText>CASE</w:delText>
        </w:r>
      </w:del>
      <w:ins w:id="875" w:author="DELL" w:date="2025-07-03T10:46:00Z" w16du:dateUtc="2025-07-03T05:46:00Z">
        <w:r w:rsidR="00B8246C">
          <w:t>case</w:t>
        </w:r>
      </w:ins>
      <w:r>
        <w:rPr>
          <w:spacing w:val="-2"/>
        </w:rPr>
        <w:t xml:space="preserve"> </w:t>
      </w:r>
      <w:del w:id="876" w:author="DELL" w:date="2025-07-03T10:46:00Z" w16du:dateUtc="2025-07-03T05:46:00Z">
        <w:r w:rsidDel="00B8246C">
          <w:delText>organization</w:delText>
        </w:r>
      </w:del>
      <w:ins w:id="877" w:author="DELL" w:date="2025-07-03T10:46:00Z" w16du:dateUtc="2025-07-03T05:46:00Z">
        <w:r w:rsidR="00B8246C">
          <w:t>WRC</w:t>
        </w:r>
      </w:ins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direct</w:t>
      </w:r>
      <w:r>
        <w:rPr>
          <w:spacing w:val="-6"/>
        </w:rPr>
        <w:t xml:space="preserve"> </w:t>
      </w:r>
      <w:r>
        <w:t>billing</w:t>
      </w:r>
      <w:ins w:id="878" w:author="DELL" w:date="2025-07-03T10:46:00Z" w16du:dateUtc="2025-07-03T05:46:00Z">
        <w:r w:rsidR="00B8246C">
          <w:t xml:space="preserve">, </w:t>
        </w:r>
      </w:ins>
    </w:p>
    <w:p w14:paraId="2CA14082" w14:textId="77777777" w:rsidR="00447697" w:rsidRDefault="00447697" w:rsidP="00B8246C">
      <w:pPr>
        <w:pStyle w:val="BodyText"/>
        <w:spacing w:line="348" w:lineRule="auto"/>
        <w:ind w:left="2160" w:right="1412"/>
        <w:jc w:val="both"/>
        <w:sectPr w:rsidR="00447697">
          <w:pgSz w:w="11900" w:h="16840"/>
          <w:pgMar w:top="1280" w:right="0" w:bottom="1420" w:left="0" w:header="138" w:footer="1161" w:gutter="0"/>
          <w:cols w:space="720"/>
        </w:sectPr>
        <w:pPrChange w:id="879" w:author="DELL" w:date="2025-07-03T10:46:00Z" w16du:dateUtc="2025-07-03T05:46:00Z">
          <w:pPr>
            <w:spacing w:line="348" w:lineRule="auto"/>
            <w:jc w:val="both"/>
          </w:pPr>
        </w:pPrChange>
      </w:pPr>
    </w:p>
    <w:p w14:paraId="413490CC" w14:textId="0A26E948" w:rsidR="00447697" w:rsidRDefault="00BE6F0B">
      <w:pPr>
        <w:pStyle w:val="BodyText"/>
        <w:tabs>
          <w:tab w:val="left" w:pos="4460"/>
        </w:tabs>
        <w:spacing w:before="176" w:line="345" w:lineRule="auto"/>
        <w:ind w:left="2160" w:right="1440"/>
      </w:pPr>
      <w:bookmarkStart w:id="880" w:name="_bookmark20"/>
      <w:bookmarkEnd w:id="880"/>
      <w:r>
        <w:lastRenderedPageBreak/>
        <w:t>arrangements</w:t>
      </w:r>
      <w:r>
        <w:rPr>
          <w:spacing w:val="12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hotel</w:t>
      </w:r>
      <w:r>
        <w:rPr>
          <w:spacing w:val="14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guest</w:t>
      </w:r>
      <w:del w:id="881" w:author="DELL" w:date="2025-07-03T10:47:00Z" w16du:dateUtc="2025-07-03T05:47:00Z">
        <w:r w:rsidDel="006A50AB">
          <w:rPr>
            <w:spacing w:val="12"/>
          </w:rPr>
          <w:delText xml:space="preserve"> </w:delText>
        </w:r>
      </w:del>
      <w:r>
        <w:t>house</w:t>
      </w:r>
      <w:r>
        <w:rPr>
          <w:spacing w:val="13"/>
        </w:rPr>
        <w:t xml:space="preserve"> </w:t>
      </w:r>
      <w:r>
        <w:t>used</w:t>
      </w:r>
      <w:r>
        <w:rPr>
          <w:spacing w:val="13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staff,</w:t>
      </w:r>
      <w:r>
        <w:rPr>
          <w:spacing w:val="11"/>
        </w:rPr>
        <w:t xml:space="preserve"> </w:t>
      </w:r>
      <w:r>
        <w:t>bills</w:t>
      </w:r>
      <w:r>
        <w:rPr>
          <w:spacing w:val="11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period</w:t>
      </w:r>
      <w:r>
        <w:rPr>
          <w:spacing w:val="11"/>
        </w:rPr>
        <w:t xml:space="preserve"> </w:t>
      </w:r>
      <w:r>
        <w:t>authorized</w:t>
      </w:r>
      <w:r>
        <w:rPr>
          <w:spacing w:val="-55"/>
        </w:rPr>
        <w:t xml:space="preserve"> </w:t>
      </w:r>
      <w:r>
        <w:t>will</w:t>
      </w:r>
      <w:r>
        <w:rPr>
          <w:spacing w:val="53"/>
        </w:rPr>
        <w:t xml:space="preserve"> </w:t>
      </w:r>
      <w:r>
        <w:t>be</w:t>
      </w:r>
      <w:r>
        <w:rPr>
          <w:spacing w:val="53"/>
        </w:rPr>
        <w:t xml:space="preserve"> </w:t>
      </w:r>
      <w:r>
        <w:t>paid</w:t>
      </w:r>
      <w:r>
        <w:rPr>
          <w:spacing w:val="55"/>
        </w:rPr>
        <w:t xml:space="preserve"> </w:t>
      </w:r>
      <w:r>
        <w:t>directly,</w:t>
      </w:r>
      <w:r>
        <w:rPr>
          <w:spacing w:val="55"/>
        </w:rPr>
        <w:t xml:space="preserve"> </w:t>
      </w:r>
      <w:r>
        <w:t>along</w:t>
      </w:r>
      <w:r>
        <w:rPr>
          <w:spacing w:val="55"/>
        </w:rPr>
        <w:t xml:space="preserve"> </w:t>
      </w:r>
      <w:r>
        <w:t>with</w:t>
      </w:r>
      <w:r>
        <w:rPr>
          <w:spacing w:val="53"/>
        </w:rPr>
        <w:t xml:space="preserve"> </w:t>
      </w:r>
      <w:r>
        <w:t>any</w:t>
      </w:r>
      <w:r>
        <w:rPr>
          <w:spacing w:val="54"/>
        </w:rPr>
        <w:t xml:space="preserve"> </w:t>
      </w:r>
      <w:r>
        <w:t>meals</w:t>
      </w:r>
      <w:r>
        <w:rPr>
          <w:spacing w:val="55"/>
        </w:rPr>
        <w:t xml:space="preserve"> </w:t>
      </w:r>
      <w:r>
        <w:t>or</w:t>
      </w:r>
      <w:r>
        <w:rPr>
          <w:spacing w:val="52"/>
        </w:rPr>
        <w:t xml:space="preserve"> </w:t>
      </w:r>
      <w:r>
        <w:t>other</w:t>
      </w:r>
      <w:r>
        <w:rPr>
          <w:spacing w:val="56"/>
        </w:rPr>
        <w:t xml:space="preserve"> </w:t>
      </w:r>
      <w:r>
        <w:t>allowed</w:t>
      </w:r>
      <w:r>
        <w:rPr>
          <w:spacing w:val="55"/>
        </w:rPr>
        <w:t xml:space="preserve"> </w:t>
      </w:r>
      <w:r>
        <w:t>expenses.</w:t>
      </w:r>
      <w:r>
        <w:rPr>
          <w:spacing w:val="52"/>
        </w:rPr>
        <w:t xml:space="preserve"> </w:t>
      </w:r>
      <w:r>
        <w:t>All</w:t>
      </w:r>
      <w:r>
        <w:rPr>
          <w:spacing w:val="57"/>
        </w:rPr>
        <w:t xml:space="preserve"> </w:t>
      </w:r>
      <w:r>
        <w:t>personal</w:t>
      </w:r>
      <w:r>
        <w:rPr>
          <w:spacing w:val="-56"/>
        </w:rPr>
        <w:t xml:space="preserve"> </w:t>
      </w:r>
      <w:r>
        <w:t>charges or expenses not authorized in the travel authorization will be deducted from the</w:t>
      </w:r>
      <w:r>
        <w:rPr>
          <w:spacing w:val="1"/>
        </w:rPr>
        <w:t xml:space="preserve"> </w:t>
      </w:r>
      <w:r>
        <w:t>employee’s</w:t>
      </w:r>
      <w:del w:id="882" w:author="DELL" w:date="2025-07-03T10:47:00Z" w16du:dateUtc="2025-07-03T05:47:00Z">
        <w:r w:rsidDel="006A50AB">
          <w:tab/>
        </w:r>
      </w:del>
      <w:ins w:id="883" w:author="DELL" w:date="2025-07-03T10:47:00Z" w16du:dateUtc="2025-07-03T05:47:00Z">
        <w:r w:rsidR="006A50AB">
          <w:t xml:space="preserve"> </w:t>
        </w:r>
      </w:ins>
      <w:r>
        <w:t>salary</w:t>
      </w:r>
      <w:r>
        <w:rPr>
          <w:spacing w:val="53"/>
        </w:rPr>
        <w:t xml:space="preserve"> </w:t>
      </w:r>
      <w:r>
        <w:t>in</w:t>
      </w:r>
      <w:r>
        <w:rPr>
          <w:spacing w:val="58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ensuring</w:t>
      </w:r>
      <w:r>
        <w:rPr>
          <w:spacing w:val="57"/>
        </w:rPr>
        <w:t xml:space="preserve"> </w:t>
      </w:r>
      <w:r>
        <w:t>pay</w:t>
      </w:r>
      <w:r>
        <w:rPr>
          <w:spacing w:val="55"/>
        </w:rPr>
        <w:t xml:space="preserve"> </w:t>
      </w:r>
      <w:r>
        <w:t>period.</w:t>
      </w:r>
    </w:p>
    <w:p w14:paraId="18A3A639" w14:textId="37905621" w:rsidR="00447697" w:rsidRDefault="00BE6F0B">
      <w:pPr>
        <w:pStyle w:val="BodyText"/>
        <w:spacing w:before="179" w:line="350" w:lineRule="auto"/>
        <w:ind w:left="2160" w:right="1413"/>
        <w:jc w:val="both"/>
      </w:pPr>
      <w:r>
        <w:t>I</w:t>
      </w:r>
      <w:del w:id="884" w:author="DELL" w:date="2025-07-03T10:47:00Z" w16du:dateUtc="2025-07-03T05:47:00Z">
        <w:r w:rsidDel="006A50AB">
          <w:delText>n order for</w:delText>
        </w:r>
      </w:del>
      <w:ins w:id="885" w:author="DELL" w:date="2025-07-03T10:47:00Z" w16du:dateUtc="2025-07-03T05:47:00Z">
        <w:r w:rsidR="006A50AB">
          <w:t>f</w:t>
        </w:r>
      </w:ins>
      <w:r>
        <w:t xml:space="preserve"> </w:t>
      </w:r>
      <w:del w:id="886" w:author="DELL" w:date="2025-07-03T10:47:00Z" w16du:dateUtc="2025-07-03T05:47:00Z">
        <w:r w:rsidDel="006A50AB">
          <w:delText>organization</w:delText>
        </w:r>
      </w:del>
      <w:ins w:id="887" w:author="DELL" w:date="2025-07-03T10:48:00Z" w16du:dateUtc="2025-07-03T05:48:00Z">
        <w:r w:rsidR="006A50AB">
          <w:t>WRC</w:t>
        </w:r>
      </w:ins>
      <w:r>
        <w:t xml:space="preserve"> </w:t>
      </w:r>
      <w:ins w:id="888" w:author="DELL" w:date="2025-07-03T10:48:00Z" w16du:dateUtc="2025-07-03T05:48:00Z">
        <w:r w:rsidR="006A50AB">
          <w:t xml:space="preserve">has </w:t>
        </w:r>
      </w:ins>
      <w:r>
        <w:t>to arrange hotel reservations or transport, all staff intending to</w:t>
      </w:r>
      <w:r>
        <w:rPr>
          <w:spacing w:val="1"/>
        </w:rPr>
        <w:t xml:space="preserve"> </w:t>
      </w:r>
      <w:r>
        <w:t>travel, shall</w:t>
      </w:r>
      <w:r>
        <w:rPr>
          <w:spacing w:val="1"/>
        </w:rPr>
        <w:t xml:space="preserve"> </w:t>
      </w:r>
      <w:r>
        <w:t>submit the</w:t>
      </w:r>
      <w:r>
        <w:rPr>
          <w:spacing w:val="1"/>
        </w:rPr>
        <w:t xml:space="preserve"> </w:t>
      </w:r>
      <w:r>
        <w:t>approved</w:t>
      </w:r>
      <w:r>
        <w:rPr>
          <w:spacing w:val="1"/>
        </w:rPr>
        <w:t xml:space="preserve"> </w:t>
      </w:r>
      <w:r>
        <w:t>Travel</w:t>
      </w:r>
      <w:r>
        <w:rPr>
          <w:spacing w:val="1"/>
        </w:rPr>
        <w:t xml:space="preserve"> </w:t>
      </w:r>
      <w:r>
        <w:t>Authorization</w:t>
      </w:r>
      <w:r>
        <w:rPr>
          <w:spacing w:val="58"/>
        </w:rPr>
        <w:t xml:space="preserve"> </w:t>
      </w:r>
      <w:r>
        <w:t>at least three days in advance of</w:t>
      </w:r>
      <w:r>
        <w:rPr>
          <w:spacing w:val="-5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anticipated</w:t>
      </w:r>
      <w:r>
        <w:rPr>
          <w:spacing w:val="1"/>
        </w:rPr>
        <w:t xml:space="preserve"> </w:t>
      </w:r>
      <w:r>
        <w:t>travel</w:t>
      </w:r>
      <w:r>
        <w:rPr>
          <w:spacing w:val="1"/>
        </w:rPr>
        <w:t xml:space="preserve"> </w:t>
      </w:r>
      <w:r>
        <w:t>date.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del w:id="889" w:author="DELL" w:date="2025-07-03T10:48:00Z" w16du:dateUtc="2025-07-03T05:48:00Z">
        <w:r w:rsidDel="00224A03">
          <w:delText>organization</w:delText>
        </w:r>
      </w:del>
      <w:ins w:id="890" w:author="DELL" w:date="2025-07-03T10:48:00Z" w16du:dateUtc="2025-07-03T05:48:00Z">
        <w:r w:rsidR="00224A03">
          <w:t>WRC</w:t>
        </w:r>
      </w:ins>
      <w:r>
        <w:rPr>
          <w:spacing w:val="1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directly</w:t>
      </w:r>
      <w:r>
        <w:rPr>
          <w:spacing w:val="1"/>
        </w:rPr>
        <w:t xml:space="preserve"> </w:t>
      </w:r>
      <w:r>
        <w:t>arrange</w:t>
      </w:r>
      <w:r>
        <w:rPr>
          <w:spacing w:val="1"/>
        </w:rPr>
        <w:t xml:space="preserve"> </w:t>
      </w:r>
      <w:del w:id="891" w:author="DELL" w:date="2025-07-03T10:48:00Z" w16du:dateUtc="2025-07-03T05:48:00Z">
        <w:r w:rsidDel="00224A03">
          <w:delText>for</w:delText>
        </w:r>
        <w:r w:rsidDel="00224A03">
          <w:rPr>
            <w:spacing w:val="1"/>
          </w:rPr>
          <w:delText xml:space="preserve"> </w:delText>
        </w:r>
      </w:del>
      <w:r>
        <w:t>accommodation for traveling staff, they will be required to make arrangements at hotels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del w:id="892" w:author="DELL" w:date="2025-07-03T10:48:00Z" w16du:dateUtc="2025-07-03T05:48:00Z">
        <w:r w:rsidDel="00224A03">
          <w:delText>organization</w:delText>
        </w:r>
      </w:del>
      <w:ins w:id="893" w:author="DELL" w:date="2025-07-03T10:49:00Z" w16du:dateUtc="2025-07-03T05:49:00Z">
        <w:r w:rsidR="00224A03">
          <w:t>WRC</w:t>
        </w:r>
      </w:ins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billing</w:t>
      </w:r>
      <w:r>
        <w:rPr>
          <w:spacing w:val="1"/>
        </w:rPr>
        <w:t xml:space="preserve"> </w:t>
      </w:r>
      <w:r>
        <w:t>arrangements.</w:t>
      </w:r>
      <w:r>
        <w:rPr>
          <w:spacing w:val="1"/>
        </w:rPr>
        <w:t xml:space="preserve"> </w:t>
      </w:r>
      <w:r>
        <w:t>Reimbursements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processed</w:t>
      </w:r>
      <w:r>
        <w:rPr>
          <w:spacing w:val="1"/>
        </w:rPr>
        <w:t xml:space="preserve"> </w:t>
      </w:r>
      <w:proofErr w:type="gramStart"/>
      <w:r>
        <w:t>as</w:t>
      </w:r>
      <w:ins w:id="894" w:author="DELL" w:date="2025-07-03T10:49:00Z" w16du:dateUtc="2025-07-03T05:49:00Z">
        <w:r w:rsidR="00224A03">
          <w:t xml:space="preserve"> </w:t>
        </w:r>
      </w:ins>
      <w:r>
        <w:rPr>
          <w:spacing w:val="-56"/>
        </w:rPr>
        <w:t xml:space="preserve"> </w:t>
      </w:r>
      <w:r>
        <w:t>mentioned</w:t>
      </w:r>
      <w:proofErr w:type="gramEnd"/>
      <w:r>
        <w:rPr>
          <w:spacing w:val="-1"/>
        </w:rPr>
        <w:t xml:space="preserve"> </w:t>
      </w:r>
      <w:r>
        <w:t>above.</w:t>
      </w:r>
    </w:p>
    <w:p w14:paraId="592C9074" w14:textId="77777777" w:rsidR="00447697" w:rsidRDefault="00BE6F0B">
      <w:pPr>
        <w:pStyle w:val="BodyText"/>
        <w:spacing w:before="182" w:line="348" w:lineRule="auto"/>
        <w:ind w:left="2160" w:right="1411"/>
        <w:jc w:val="both"/>
      </w:pPr>
      <w:r>
        <w:t>In case a staff member does not qualify for daily allowance while on field visit or out</w:t>
      </w:r>
      <w:r>
        <w:rPr>
          <w:spacing w:val="1"/>
        </w:rPr>
        <w:t xml:space="preserve"> </w:t>
      </w:r>
      <w:r>
        <w:t xml:space="preserve">station visit, and if meal timings fall within the visit period, a fixed payment of </w:t>
      </w:r>
      <w:r w:rsidRPr="003D6490">
        <w:rPr>
          <w:rPrChange w:id="895" w:author="DELL" w:date="2025-07-03T10:49:00Z" w16du:dateUtc="2025-07-03T05:49:00Z">
            <w:rPr>
              <w:color w:val="C00000"/>
            </w:rPr>
          </w:rPrChange>
        </w:rPr>
        <w:t xml:space="preserve">Rs.300 </w:t>
      </w:r>
      <w:r>
        <w:t>can</w:t>
      </w:r>
      <w:r>
        <w:rPr>
          <w:spacing w:val="1"/>
        </w:rPr>
        <w:t xml:space="preserve"> </w:t>
      </w:r>
      <w:r>
        <w:t>be claimed regardless of the category of staff member, and time spent in the field, or</w:t>
      </w:r>
      <w:r>
        <w:rPr>
          <w:spacing w:val="1"/>
        </w:rPr>
        <w:t xml:space="preserve"> </w:t>
      </w:r>
      <w:r>
        <w:t>distance traveled, with receipts not required. Staff members authorized may however,</w:t>
      </w:r>
      <w:r>
        <w:rPr>
          <w:spacing w:val="1"/>
        </w:rPr>
        <w:t xml:space="preserve"> </w:t>
      </w:r>
      <w:r>
        <w:t>claim</w:t>
      </w:r>
      <w:r>
        <w:rPr>
          <w:spacing w:val="-1"/>
        </w:rPr>
        <w:t xml:space="preserve"> </w:t>
      </w:r>
      <w:r>
        <w:t>higher</w:t>
      </w:r>
      <w:r>
        <w:rPr>
          <w:spacing w:val="-1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submission</w:t>
      </w:r>
      <w:r>
        <w:rPr>
          <w:spacing w:val="-1"/>
        </w:rPr>
        <w:t xml:space="preserve"> </w:t>
      </w:r>
      <w:r>
        <w:t>of original receipts.</w:t>
      </w:r>
    </w:p>
    <w:p w14:paraId="1DAE9160" w14:textId="77777777" w:rsidR="00447697" w:rsidRDefault="00BE6F0B">
      <w:pPr>
        <w:pStyle w:val="BodyText"/>
        <w:spacing w:before="179" w:line="345" w:lineRule="auto"/>
        <w:ind w:left="2160" w:right="1434"/>
        <w:jc w:val="both"/>
      </w:pPr>
      <w:r>
        <w:t>Payment of per diem expenses is to compensate for additional expenditure that may be</w:t>
      </w:r>
      <w:r>
        <w:rPr>
          <w:spacing w:val="1"/>
        </w:rPr>
        <w:t xml:space="preserve"> </w:t>
      </w:r>
      <w:r>
        <w:t>incurred by the staff on field visits, or office related travel outside the station of posting.</w:t>
      </w:r>
      <w:r>
        <w:rPr>
          <w:spacing w:val="1"/>
        </w:rPr>
        <w:t xml:space="preserve"> </w:t>
      </w:r>
      <w:r>
        <w:t>Travel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daily allowance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staff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admissible</w:t>
      </w:r>
      <w:r>
        <w:rPr>
          <w:spacing w:val="1"/>
        </w:rPr>
        <w:t xml:space="preserve"> </w:t>
      </w:r>
      <w:r>
        <w:t>only when</w:t>
      </w:r>
      <w:r>
        <w:rPr>
          <w:spacing w:val="1"/>
        </w:rPr>
        <w:t xml:space="preserve"> </w:t>
      </w:r>
      <w:r>
        <w:t>they are</w:t>
      </w:r>
      <w:r>
        <w:rPr>
          <w:spacing w:val="1"/>
        </w:rPr>
        <w:t xml:space="preserve"> </w:t>
      </w:r>
      <w:r>
        <w:t>officially</w:t>
      </w:r>
      <w:r>
        <w:rPr>
          <w:spacing w:val="1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travel outside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jurisdiction</w:t>
      </w:r>
      <w:r>
        <w:rPr>
          <w:spacing w:val="-1"/>
        </w:rPr>
        <w:t xml:space="preserve"> </w:t>
      </w:r>
      <w:r>
        <w:t>of their</w:t>
      </w:r>
      <w:r>
        <w:rPr>
          <w:spacing w:val="-3"/>
        </w:rPr>
        <w:t xml:space="preserve"> </w:t>
      </w:r>
      <w:r>
        <w:t>duty</w:t>
      </w:r>
      <w:r>
        <w:rPr>
          <w:spacing w:val="-4"/>
        </w:rPr>
        <w:t xml:space="preserve"> </w:t>
      </w:r>
      <w:r>
        <w:t>station, as</w:t>
      </w:r>
      <w:r>
        <w:rPr>
          <w:spacing w:val="-2"/>
        </w:rPr>
        <w:t xml:space="preserve"> </w:t>
      </w:r>
      <w:r>
        <w:t>defined above.</w:t>
      </w:r>
    </w:p>
    <w:p w14:paraId="4D0BE48B" w14:textId="6AD0DB77" w:rsidR="00447697" w:rsidRDefault="00BE6F0B">
      <w:pPr>
        <w:pStyle w:val="BodyText"/>
        <w:spacing w:before="179" w:line="338" w:lineRule="auto"/>
        <w:ind w:left="2160" w:right="1441"/>
        <w:jc w:val="both"/>
      </w:pPr>
      <w:r>
        <w:t>Staff with regional responsibility, when traveling within the region and provided lodging at</w:t>
      </w:r>
      <w:r>
        <w:rPr>
          <w:spacing w:val="-56"/>
        </w:rPr>
        <w:t xml:space="preserve"> </w:t>
      </w:r>
      <w:del w:id="896" w:author="DELL" w:date="2025-07-03T10:50:00Z" w16du:dateUtc="2025-07-03T05:50:00Z">
        <w:r w:rsidDel="003D6490">
          <w:delText>organization</w:delText>
        </w:r>
      </w:del>
      <w:ins w:id="897" w:author="DELL" w:date="2025-07-03T10:50:00Z" w16du:dateUtc="2025-07-03T05:50:00Z">
        <w:r w:rsidR="003D6490">
          <w:t>WRC</w:t>
        </w:r>
      </w:ins>
      <w:r>
        <w:t xml:space="preserve"> premises shall be entitled to half the amount of DA described above, in lieu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boarding,</w:t>
      </w:r>
      <w:r>
        <w:rPr>
          <w:spacing w:val="-2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fulfilled.</w:t>
      </w:r>
    </w:p>
    <w:p w14:paraId="5C4B8C13" w14:textId="77777777" w:rsidR="00447697" w:rsidRDefault="00BE6F0B">
      <w:pPr>
        <w:pStyle w:val="Heading5"/>
        <w:numPr>
          <w:ilvl w:val="2"/>
          <w:numId w:val="40"/>
        </w:numPr>
        <w:tabs>
          <w:tab w:val="left" w:pos="2160"/>
          <w:tab w:val="left" w:pos="2161"/>
        </w:tabs>
        <w:spacing w:before="136"/>
        <w:ind w:hanging="721"/>
      </w:pPr>
      <w:r>
        <w:t>Travel</w:t>
      </w:r>
      <w:r>
        <w:rPr>
          <w:spacing w:val="-1"/>
        </w:rPr>
        <w:t xml:space="preserve"> </w:t>
      </w:r>
      <w:r>
        <w:t>Allowances</w:t>
      </w:r>
    </w:p>
    <w:p w14:paraId="59499E1A" w14:textId="77777777" w:rsidR="00447697" w:rsidRDefault="00447697">
      <w:pPr>
        <w:pStyle w:val="BodyText"/>
        <w:spacing w:before="3"/>
        <w:rPr>
          <w:rFonts w:ascii="Arial"/>
          <w:b/>
          <w:sz w:val="25"/>
        </w:rPr>
      </w:pPr>
    </w:p>
    <w:p w14:paraId="7843262E" w14:textId="09F21703" w:rsidR="00447697" w:rsidRDefault="00BE6F0B">
      <w:pPr>
        <w:pStyle w:val="BodyText"/>
        <w:spacing w:after="7" w:line="348" w:lineRule="auto"/>
        <w:ind w:left="2160" w:right="1433"/>
        <w:jc w:val="both"/>
      </w:pPr>
      <w:r>
        <w:t xml:space="preserve">An employee will qualify to claim travel and accommodation allowances if </w:t>
      </w:r>
      <w:ins w:id="898" w:author="DELL" w:date="2025-07-03T10:51:00Z" w16du:dateUtc="2025-07-03T05:51:00Z">
        <w:r w:rsidR="003D6490">
          <w:t>s/</w:t>
        </w:r>
      </w:ins>
      <w:r>
        <w:t xml:space="preserve">he </w:t>
      </w:r>
      <w:del w:id="899" w:author="DELL" w:date="2025-07-03T10:51:00Z" w16du:dateUtc="2025-07-03T05:51:00Z">
        <w:r w:rsidDel="003D6490">
          <w:delText>or she</w:delText>
        </w:r>
        <w:r w:rsidDel="003D6490">
          <w:rPr>
            <w:spacing w:val="1"/>
          </w:rPr>
          <w:delText xml:space="preserve"> </w:delText>
        </w:r>
      </w:del>
      <w:r>
        <w:t xml:space="preserve">spends the night out of his or her home station on duly authorized </w:t>
      </w:r>
      <w:del w:id="900" w:author="DELL" w:date="2025-07-03T10:51:00Z" w16du:dateUtc="2025-07-03T05:51:00Z">
        <w:r w:rsidDel="003D6490">
          <w:delText>organization</w:delText>
        </w:r>
      </w:del>
      <w:ins w:id="901" w:author="DELL" w:date="2025-07-03T10:51:00Z" w16du:dateUtc="2025-07-03T05:51:00Z">
        <w:r w:rsidR="003D6490">
          <w:t>WRC</w:t>
        </w:r>
      </w:ins>
      <w:r>
        <w:t xml:space="preserve"> business.</w:t>
      </w:r>
      <w:r>
        <w:rPr>
          <w:spacing w:val="1"/>
        </w:rPr>
        <w:t xml:space="preserve"> </w:t>
      </w:r>
      <w:r>
        <w:t>In case</w:t>
      </w:r>
      <w:ins w:id="902" w:author="DELL" w:date="2025-07-03T10:51:00Z" w16du:dateUtc="2025-07-03T05:51:00Z">
        <w:r w:rsidR="003D6490">
          <w:t>,</w:t>
        </w:r>
      </w:ins>
      <w:r>
        <w:t xml:space="preserve"> staff travels to a place where facilities stated above are not available, or not</w:t>
      </w:r>
      <w:r>
        <w:rPr>
          <w:spacing w:val="1"/>
        </w:rPr>
        <w:t xml:space="preserve"> </w:t>
      </w:r>
      <w:r>
        <w:t>availed, a flat rate per diem shall be allowed to cover the cost of lodging, meals and</w:t>
      </w:r>
      <w:r>
        <w:rPr>
          <w:spacing w:val="1"/>
        </w:rPr>
        <w:t xml:space="preserve"> </w:t>
      </w:r>
      <w:r>
        <w:t>incidental</w:t>
      </w:r>
      <w:r>
        <w:rPr>
          <w:spacing w:val="-1"/>
        </w:rPr>
        <w:t xml:space="preserve"> </w:t>
      </w:r>
      <w:r>
        <w:t>expenses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rates:</w:t>
      </w:r>
    </w:p>
    <w:tbl>
      <w:tblPr>
        <w:tblW w:w="0" w:type="auto"/>
        <w:tblInd w:w="20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2252"/>
        <w:gridCol w:w="1414"/>
        <w:gridCol w:w="1440"/>
        <w:gridCol w:w="1421"/>
        <w:gridCol w:w="1421"/>
      </w:tblGrid>
      <w:tr w:rsidR="00447697" w14:paraId="55D78CD6" w14:textId="77777777">
        <w:trPr>
          <w:trHeight w:val="496"/>
        </w:trPr>
        <w:tc>
          <w:tcPr>
            <w:tcW w:w="595" w:type="dxa"/>
          </w:tcPr>
          <w:p w14:paraId="431CB1A4" w14:textId="77777777" w:rsidR="00447697" w:rsidRDefault="00BE6F0B">
            <w:pPr>
              <w:pStyle w:val="TableParagraph"/>
              <w:spacing w:before="117"/>
              <w:ind w:left="112"/>
              <w:rPr>
                <w:b/>
                <w:sz w:val="21"/>
              </w:rPr>
            </w:pPr>
            <w:r>
              <w:rPr>
                <w:b/>
                <w:color w:val="0D0D0D"/>
                <w:sz w:val="21"/>
              </w:rPr>
              <w:t>***</w:t>
            </w:r>
          </w:p>
        </w:tc>
        <w:tc>
          <w:tcPr>
            <w:tcW w:w="2252" w:type="dxa"/>
            <w:vMerge w:val="restart"/>
          </w:tcPr>
          <w:p w14:paraId="3ED7AF07" w14:textId="77777777" w:rsidR="00447697" w:rsidRDefault="00447697">
            <w:pPr>
              <w:pStyle w:val="TableParagraph"/>
              <w:spacing w:before="3"/>
              <w:rPr>
                <w:rFonts w:ascii="Arial MT"/>
                <w:sz w:val="31"/>
              </w:rPr>
            </w:pPr>
          </w:p>
          <w:p w14:paraId="73628033" w14:textId="77777777" w:rsidR="00447697" w:rsidRDefault="00BE6F0B">
            <w:pPr>
              <w:pStyle w:val="TableParagraph"/>
              <w:ind w:left="83"/>
              <w:rPr>
                <w:b/>
                <w:sz w:val="21"/>
              </w:rPr>
            </w:pPr>
            <w:r>
              <w:rPr>
                <w:b/>
                <w:color w:val="0D0D0D"/>
                <w:sz w:val="21"/>
              </w:rPr>
              <w:t>Category</w:t>
            </w:r>
          </w:p>
        </w:tc>
        <w:tc>
          <w:tcPr>
            <w:tcW w:w="2854" w:type="dxa"/>
            <w:gridSpan w:val="2"/>
          </w:tcPr>
          <w:p w14:paraId="24DD0A82" w14:textId="77777777" w:rsidR="00447697" w:rsidRDefault="00BE6F0B">
            <w:pPr>
              <w:pStyle w:val="TableParagraph"/>
              <w:spacing w:before="117"/>
              <w:ind w:left="95"/>
              <w:rPr>
                <w:b/>
                <w:sz w:val="14"/>
              </w:rPr>
            </w:pPr>
            <w:r>
              <w:rPr>
                <w:b/>
                <w:color w:val="0D0D0D"/>
                <w:sz w:val="21"/>
              </w:rPr>
              <w:t>DSA</w:t>
            </w:r>
            <w:r>
              <w:rPr>
                <w:b/>
                <w:color w:val="0D0D0D"/>
                <w:spacing w:val="-11"/>
                <w:sz w:val="21"/>
              </w:rPr>
              <w:t xml:space="preserve"> </w:t>
            </w:r>
            <w:r>
              <w:rPr>
                <w:b/>
                <w:color w:val="0D0D0D"/>
                <w:sz w:val="14"/>
              </w:rPr>
              <w:t>(without</w:t>
            </w:r>
            <w:r>
              <w:rPr>
                <w:b/>
                <w:color w:val="0D0D0D"/>
                <w:spacing w:val="-1"/>
                <w:sz w:val="14"/>
              </w:rPr>
              <w:t xml:space="preserve"> </w:t>
            </w:r>
            <w:r>
              <w:rPr>
                <w:b/>
                <w:color w:val="0D0D0D"/>
                <w:sz w:val="14"/>
              </w:rPr>
              <w:t>Accommodation)</w:t>
            </w:r>
          </w:p>
        </w:tc>
        <w:tc>
          <w:tcPr>
            <w:tcW w:w="2842" w:type="dxa"/>
            <w:gridSpan w:val="2"/>
          </w:tcPr>
          <w:p w14:paraId="4EE8D8F2" w14:textId="77777777" w:rsidR="00447697" w:rsidRDefault="00BE6F0B">
            <w:pPr>
              <w:pStyle w:val="TableParagraph"/>
              <w:spacing w:before="117"/>
              <w:ind w:left="78"/>
              <w:rPr>
                <w:b/>
                <w:sz w:val="14"/>
              </w:rPr>
            </w:pPr>
            <w:r>
              <w:rPr>
                <w:b/>
                <w:color w:val="0D0D0D"/>
                <w:sz w:val="21"/>
              </w:rPr>
              <w:t>DSA</w:t>
            </w:r>
            <w:r>
              <w:rPr>
                <w:b/>
                <w:color w:val="0D0D0D"/>
                <w:spacing w:val="-9"/>
                <w:sz w:val="21"/>
              </w:rPr>
              <w:t xml:space="preserve"> </w:t>
            </w:r>
            <w:r>
              <w:rPr>
                <w:b/>
                <w:color w:val="0D0D0D"/>
                <w:sz w:val="14"/>
              </w:rPr>
              <w:t>(with</w:t>
            </w:r>
            <w:r>
              <w:rPr>
                <w:b/>
                <w:color w:val="0D0D0D"/>
                <w:spacing w:val="-1"/>
                <w:sz w:val="14"/>
              </w:rPr>
              <w:t xml:space="preserve"> </w:t>
            </w:r>
            <w:r>
              <w:rPr>
                <w:b/>
                <w:color w:val="0D0D0D"/>
                <w:sz w:val="14"/>
              </w:rPr>
              <w:t>Accommodation)</w:t>
            </w:r>
          </w:p>
        </w:tc>
      </w:tr>
      <w:tr w:rsidR="00447697" w14:paraId="510CA363" w14:textId="77777777">
        <w:trPr>
          <w:trHeight w:val="469"/>
        </w:trPr>
        <w:tc>
          <w:tcPr>
            <w:tcW w:w="595" w:type="dxa"/>
          </w:tcPr>
          <w:p w14:paraId="4942CE2D" w14:textId="77777777" w:rsidR="00447697" w:rsidRDefault="004476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 w14:paraId="22EC656C" w14:textId="77777777" w:rsidR="00447697" w:rsidRDefault="00447697"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</w:tcPr>
          <w:p w14:paraId="61FBA83D" w14:textId="77777777" w:rsidR="00447697" w:rsidRDefault="00BE6F0B">
            <w:pPr>
              <w:pStyle w:val="TableParagraph"/>
              <w:spacing w:before="95"/>
              <w:ind w:left="95"/>
              <w:rPr>
                <w:b/>
                <w:sz w:val="21"/>
              </w:rPr>
            </w:pPr>
            <w:r>
              <w:rPr>
                <w:b/>
                <w:color w:val="0D0D0D"/>
                <w:sz w:val="21"/>
              </w:rPr>
              <w:t>Urban</w:t>
            </w:r>
            <w:r>
              <w:rPr>
                <w:b/>
                <w:color w:val="0D0D0D"/>
                <w:spacing w:val="-3"/>
                <w:sz w:val="21"/>
              </w:rPr>
              <w:t xml:space="preserve"> </w:t>
            </w:r>
            <w:r>
              <w:rPr>
                <w:b/>
                <w:color w:val="0D0D0D"/>
                <w:sz w:val="21"/>
              </w:rPr>
              <w:t>Area</w:t>
            </w:r>
          </w:p>
        </w:tc>
        <w:tc>
          <w:tcPr>
            <w:tcW w:w="1440" w:type="dxa"/>
          </w:tcPr>
          <w:p w14:paraId="0E721B5B" w14:textId="77777777" w:rsidR="00447697" w:rsidRDefault="00BE6F0B">
            <w:pPr>
              <w:pStyle w:val="TableParagraph"/>
              <w:spacing w:before="95"/>
              <w:ind w:left="100"/>
              <w:rPr>
                <w:b/>
                <w:sz w:val="21"/>
              </w:rPr>
            </w:pPr>
            <w:r>
              <w:rPr>
                <w:b/>
                <w:color w:val="0D0D0D"/>
                <w:sz w:val="21"/>
              </w:rPr>
              <w:t>Rural</w:t>
            </w:r>
            <w:r>
              <w:rPr>
                <w:b/>
                <w:color w:val="0D0D0D"/>
                <w:spacing w:val="-3"/>
                <w:sz w:val="21"/>
              </w:rPr>
              <w:t xml:space="preserve"> </w:t>
            </w:r>
            <w:r>
              <w:rPr>
                <w:b/>
                <w:color w:val="0D0D0D"/>
                <w:sz w:val="21"/>
              </w:rPr>
              <w:t>Area</w:t>
            </w:r>
          </w:p>
        </w:tc>
        <w:tc>
          <w:tcPr>
            <w:tcW w:w="1421" w:type="dxa"/>
          </w:tcPr>
          <w:p w14:paraId="4A903AD0" w14:textId="77777777" w:rsidR="00447697" w:rsidRDefault="00BE6F0B">
            <w:pPr>
              <w:pStyle w:val="TableParagraph"/>
              <w:spacing w:before="95"/>
              <w:ind w:left="78"/>
              <w:rPr>
                <w:b/>
                <w:sz w:val="21"/>
              </w:rPr>
            </w:pPr>
            <w:r>
              <w:rPr>
                <w:b/>
                <w:color w:val="0D0D0D"/>
                <w:sz w:val="21"/>
              </w:rPr>
              <w:t>Urban</w:t>
            </w:r>
            <w:r>
              <w:rPr>
                <w:b/>
                <w:color w:val="0D0D0D"/>
                <w:spacing w:val="-3"/>
                <w:sz w:val="21"/>
              </w:rPr>
              <w:t xml:space="preserve"> </w:t>
            </w:r>
            <w:r>
              <w:rPr>
                <w:b/>
                <w:color w:val="0D0D0D"/>
                <w:sz w:val="21"/>
              </w:rPr>
              <w:t>Area</w:t>
            </w:r>
          </w:p>
        </w:tc>
        <w:tc>
          <w:tcPr>
            <w:tcW w:w="1421" w:type="dxa"/>
          </w:tcPr>
          <w:p w14:paraId="1A2D25B7" w14:textId="77777777" w:rsidR="00447697" w:rsidRDefault="00BE6F0B">
            <w:pPr>
              <w:pStyle w:val="TableParagraph"/>
              <w:spacing w:before="95"/>
              <w:ind w:left="79"/>
              <w:rPr>
                <w:b/>
                <w:sz w:val="21"/>
              </w:rPr>
            </w:pPr>
            <w:r>
              <w:rPr>
                <w:b/>
                <w:color w:val="0D0D0D"/>
                <w:sz w:val="21"/>
              </w:rPr>
              <w:t>Rural</w:t>
            </w:r>
            <w:r>
              <w:rPr>
                <w:b/>
                <w:color w:val="0D0D0D"/>
                <w:spacing w:val="-3"/>
                <w:sz w:val="21"/>
              </w:rPr>
              <w:t xml:space="preserve"> </w:t>
            </w:r>
            <w:r>
              <w:rPr>
                <w:b/>
                <w:color w:val="0D0D0D"/>
                <w:sz w:val="21"/>
              </w:rPr>
              <w:t>Area</w:t>
            </w:r>
          </w:p>
        </w:tc>
      </w:tr>
      <w:tr w:rsidR="00447697" w14:paraId="3FE4AEF5" w14:textId="77777777">
        <w:trPr>
          <w:trHeight w:val="474"/>
        </w:trPr>
        <w:tc>
          <w:tcPr>
            <w:tcW w:w="595" w:type="dxa"/>
          </w:tcPr>
          <w:p w14:paraId="6CE4F8DC" w14:textId="77777777" w:rsidR="00447697" w:rsidRDefault="00BE6F0B">
            <w:pPr>
              <w:pStyle w:val="TableParagraph"/>
              <w:spacing w:before="100"/>
              <w:ind w:left="112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a</w:t>
            </w:r>
          </w:p>
        </w:tc>
        <w:tc>
          <w:tcPr>
            <w:tcW w:w="2252" w:type="dxa"/>
          </w:tcPr>
          <w:p w14:paraId="272BFF58" w14:textId="77777777" w:rsidR="00447697" w:rsidRDefault="00BE6F0B">
            <w:pPr>
              <w:pStyle w:val="TableParagraph"/>
              <w:spacing w:before="100"/>
              <w:ind w:left="83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Level</w:t>
            </w:r>
            <w:r>
              <w:rPr>
                <w:rFonts w:ascii="Arial MT"/>
                <w:color w:val="0D0D0D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0D0D0D"/>
                <w:sz w:val="21"/>
              </w:rPr>
              <w:t>I</w:t>
            </w:r>
            <w:r>
              <w:rPr>
                <w:rFonts w:ascii="Arial MT"/>
                <w:color w:val="0D0D0D"/>
                <w:spacing w:val="-2"/>
                <w:sz w:val="21"/>
              </w:rPr>
              <w:t xml:space="preserve"> </w:t>
            </w:r>
            <w:r>
              <w:rPr>
                <w:rFonts w:ascii="Arial MT"/>
                <w:color w:val="0D0D0D"/>
                <w:sz w:val="21"/>
              </w:rPr>
              <w:t>&amp;</w:t>
            </w:r>
            <w:r>
              <w:rPr>
                <w:rFonts w:ascii="Arial MT"/>
                <w:color w:val="0D0D0D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0D0D0D"/>
                <w:sz w:val="21"/>
              </w:rPr>
              <w:t>II</w:t>
            </w:r>
          </w:p>
        </w:tc>
        <w:tc>
          <w:tcPr>
            <w:tcW w:w="1414" w:type="dxa"/>
          </w:tcPr>
          <w:p w14:paraId="5DEF8A57" w14:textId="77777777" w:rsidR="00447697" w:rsidRDefault="00BE6F0B">
            <w:pPr>
              <w:pStyle w:val="TableParagraph"/>
              <w:spacing w:before="100"/>
              <w:ind w:left="95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Rs.3000</w:t>
            </w:r>
          </w:p>
        </w:tc>
        <w:tc>
          <w:tcPr>
            <w:tcW w:w="1440" w:type="dxa"/>
          </w:tcPr>
          <w:p w14:paraId="499B0E5C" w14:textId="77777777" w:rsidR="00447697" w:rsidRDefault="00BE6F0B">
            <w:pPr>
              <w:pStyle w:val="TableParagraph"/>
              <w:spacing w:before="100"/>
              <w:ind w:left="100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Rs.2000</w:t>
            </w:r>
          </w:p>
        </w:tc>
        <w:tc>
          <w:tcPr>
            <w:tcW w:w="1421" w:type="dxa"/>
          </w:tcPr>
          <w:p w14:paraId="5C82C8B2" w14:textId="77777777" w:rsidR="00447697" w:rsidRDefault="00BE6F0B">
            <w:pPr>
              <w:pStyle w:val="TableParagraph"/>
              <w:spacing w:before="100"/>
              <w:ind w:left="78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Rs.1000</w:t>
            </w:r>
          </w:p>
        </w:tc>
        <w:tc>
          <w:tcPr>
            <w:tcW w:w="1421" w:type="dxa"/>
          </w:tcPr>
          <w:p w14:paraId="205A365F" w14:textId="77777777" w:rsidR="00447697" w:rsidRDefault="00BE6F0B">
            <w:pPr>
              <w:pStyle w:val="TableParagraph"/>
              <w:spacing w:before="100"/>
              <w:ind w:left="79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Rs.800</w:t>
            </w:r>
          </w:p>
        </w:tc>
      </w:tr>
      <w:tr w:rsidR="00447697" w14:paraId="25F21C54" w14:textId="77777777">
        <w:trPr>
          <w:trHeight w:val="469"/>
        </w:trPr>
        <w:tc>
          <w:tcPr>
            <w:tcW w:w="595" w:type="dxa"/>
          </w:tcPr>
          <w:p w14:paraId="4318BBAE" w14:textId="77777777" w:rsidR="00447697" w:rsidRDefault="00BE6F0B">
            <w:pPr>
              <w:pStyle w:val="TableParagraph"/>
              <w:spacing w:before="100"/>
              <w:ind w:left="112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b</w:t>
            </w:r>
          </w:p>
        </w:tc>
        <w:tc>
          <w:tcPr>
            <w:tcW w:w="2252" w:type="dxa"/>
          </w:tcPr>
          <w:p w14:paraId="26E4D169" w14:textId="77777777" w:rsidR="00447697" w:rsidRDefault="00BE6F0B">
            <w:pPr>
              <w:pStyle w:val="TableParagraph"/>
              <w:spacing w:before="100"/>
              <w:ind w:left="83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Level</w:t>
            </w:r>
            <w:r>
              <w:rPr>
                <w:rFonts w:ascii="Arial MT"/>
                <w:color w:val="0D0D0D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0D0D0D"/>
                <w:sz w:val="21"/>
              </w:rPr>
              <w:t>III,</w:t>
            </w:r>
            <w:r>
              <w:rPr>
                <w:rFonts w:ascii="Arial MT"/>
                <w:color w:val="0D0D0D"/>
                <w:spacing w:val="-3"/>
                <w:sz w:val="21"/>
              </w:rPr>
              <w:t xml:space="preserve"> </w:t>
            </w:r>
            <w:r>
              <w:rPr>
                <w:rFonts w:ascii="Arial MT"/>
                <w:color w:val="0D0D0D"/>
                <w:sz w:val="21"/>
              </w:rPr>
              <w:t>IV,</w:t>
            </w:r>
            <w:r>
              <w:rPr>
                <w:rFonts w:ascii="Arial MT"/>
                <w:color w:val="0D0D0D"/>
                <w:spacing w:val="-3"/>
                <w:sz w:val="21"/>
              </w:rPr>
              <w:t xml:space="preserve"> </w:t>
            </w:r>
            <w:r>
              <w:rPr>
                <w:rFonts w:ascii="Arial MT"/>
                <w:color w:val="0D0D0D"/>
                <w:sz w:val="21"/>
              </w:rPr>
              <w:t>&amp;</w:t>
            </w:r>
            <w:r>
              <w:rPr>
                <w:rFonts w:ascii="Arial MT"/>
                <w:color w:val="0D0D0D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0D0D0D"/>
                <w:sz w:val="21"/>
              </w:rPr>
              <w:t>V</w:t>
            </w:r>
          </w:p>
        </w:tc>
        <w:tc>
          <w:tcPr>
            <w:tcW w:w="1414" w:type="dxa"/>
          </w:tcPr>
          <w:p w14:paraId="334282C3" w14:textId="77777777" w:rsidR="00447697" w:rsidRDefault="00BE6F0B">
            <w:pPr>
              <w:pStyle w:val="TableParagraph"/>
              <w:spacing w:before="100"/>
              <w:ind w:left="95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Rs.2000</w:t>
            </w:r>
          </w:p>
        </w:tc>
        <w:tc>
          <w:tcPr>
            <w:tcW w:w="1440" w:type="dxa"/>
          </w:tcPr>
          <w:p w14:paraId="199F2F9C" w14:textId="77777777" w:rsidR="00447697" w:rsidRDefault="00BE6F0B">
            <w:pPr>
              <w:pStyle w:val="TableParagraph"/>
              <w:spacing w:before="100"/>
              <w:ind w:left="100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Rs.1200</w:t>
            </w:r>
          </w:p>
        </w:tc>
        <w:tc>
          <w:tcPr>
            <w:tcW w:w="1421" w:type="dxa"/>
          </w:tcPr>
          <w:p w14:paraId="0AF23311" w14:textId="77777777" w:rsidR="00447697" w:rsidRDefault="00BE6F0B">
            <w:pPr>
              <w:pStyle w:val="TableParagraph"/>
              <w:spacing w:before="100"/>
              <w:ind w:left="78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Rs.800</w:t>
            </w:r>
          </w:p>
        </w:tc>
        <w:tc>
          <w:tcPr>
            <w:tcW w:w="1421" w:type="dxa"/>
          </w:tcPr>
          <w:p w14:paraId="089DB9EB" w14:textId="77777777" w:rsidR="00447697" w:rsidRDefault="00BE6F0B">
            <w:pPr>
              <w:pStyle w:val="TableParagraph"/>
              <w:spacing w:before="100"/>
              <w:ind w:left="79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Rs.600</w:t>
            </w:r>
          </w:p>
        </w:tc>
      </w:tr>
      <w:tr w:rsidR="00447697" w14:paraId="144001D3" w14:textId="77777777">
        <w:trPr>
          <w:trHeight w:val="474"/>
        </w:trPr>
        <w:tc>
          <w:tcPr>
            <w:tcW w:w="595" w:type="dxa"/>
          </w:tcPr>
          <w:p w14:paraId="54357F95" w14:textId="77777777" w:rsidR="00447697" w:rsidRDefault="00BE6F0B">
            <w:pPr>
              <w:pStyle w:val="TableParagraph"/>
              <w:spacing w:before="100"/>
              <w:ind w:left="112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c</w:t>
            </w:r>
          </w:p>
        </w:tc>
        <w:tc>
          <w:tcPr>
            <w:tcW w:w="2252" w:type="dxa"/>
          </w:tcPr>
          <w:p w14:paraId="236C5265" w14:textId="77777777" w:rsidR="00447697" w:rsidRDefault="00BE6F0B">
            <w:pPr>
              <w:pStyle w:val="TableParagraph"/>
              <w:spacing w:before="100"/>
              <w:ind w:left="83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Level VI</w:t>
            </w:r>
          </w:p>
        </w:tc>
        <w:tc>
          <w:tcPr>
            <w:tcW w:w="1414" w:type="dxa"/>
          </w:tcPr>
          <w:p w14:paraId="0DA1A950" w14:textId="77777777" w:rsidR="00447697" w:rsidRDefault="00BE6F0B">
            <w:pPr>
              <w:pStyle w:val="TableParagraph"/>
              <w:spacing w:before="100"/>
              <w:ind w:left="95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Rs.1000</w:t>
            </w:r>
          </w:p>
        </w:tc>
        <w:tc>
          <w:tcPr>
            <w:tcW w:w="1440" w:type="dxa"/>
          </w:tcPr>
          <w:p w14:paraId="0DE91385" w14:textId="77777777" w:rsidR="00447697" w:rsidRDefault="00BE6F0B">
            <w:pPr>
              <w:pStyle w:val="TableParagraph"/>
              <w:spacing w:before="100"/>
              <w:ind w:left="100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Rs.500</w:t>
            </w:r>
          </w:p>
        </w:tc>
        <w:tc>
          <w:tcPr>
            <w:tcW w:w="1421" w:type="dxa"/>
          </w:tcPr>
          <w:p w14:paraId="419E844C" w14:textId="77777777" w:rsidR="00447697" w:rsidRDefault="00BE6F0B">
            <w:pPr>
              <w:pStyle w:val="TableParagraph"/>
              <w:spacing w:before="100"/>
              <w:ind w:left="78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Rs.500</w:t>
            </w:r>
          </w:p>
        </w:tc>
        <w:tc>
          <w:tcPr>
            <w:tcW w:w="1421" w:type="dxa"/>
          </w:tcPr>
          <w:p w14:paraId="79462D2D" w14:textId="77777777" w:rsidR="00447697" w:rsidRDefault="00BE6F0B">
            <w:pPr>
              <w:pStyle w:val="TableParagraph"/>
              <w:spacing w:before="100"/>
              <w:ind w:left="79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Rs.300</w:t>
            </w:r>
          </w:p>
        </w:tc>
      </w:tr>
      <w:tr w:rsidR="00447697" w14:paraId="1C95CBB5" w14:textId="77777777">
        <w:trPr>
          <w:trHeight w:val="471"/>
        </w:trPr>
        <w:tc>
          <w:tcPr>
            <w:tcW w:w="595" w:type="dxa"/>
          </w:tcPr>
          <w:p w14:paraId="7692B379" w14:textId="77777777" w:rsidR="00447697" w:rsidRDefault="00BE6F0B">
            <w:pPr>
              <w:pStyle w:val="TableParagraph"/>
              <w:spacing w:before="100"/>
              <w:ind w:left="112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d</w:t>
            </w:r>
          </w:p>
        </w:tc>
        <w:tc>
          <w:tcPr>
            <w:tcW w:w="2252" w:type="dxa"/>
          </w:tcPr>
          <w:p w14:paraId="74FC0F28" w14:textId="77777777" w:rsidR="00447697" w:rsidRDefault="00BE6F0B">
            <w:pPr>
              <w:pStyle w:val="TableParagraph"/>
              <w:spacing w:before="100"/>
              <w:ind w:left="83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Level</w:t>
            </w:r>
            <w:r>
              <w:rPr>
                <w:rFonts w:ascii="Arial MT"/>
                <w:color w:val="0D0D0D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0D0D0D"/>
                <w:sz w:val="21"/>
              </w:rPr>
              <w:t>VII</w:t>
            </w:r>
          </w:p>
        </w:tc>
        <w:tc>
          <w:tcPr>
            <w:tcW w:w="1414" w:type="dxa"/>
          </w:tcPr>
          <w:p w14:paraId="04DE6872" w14:textId="77777777" w:rsidR="00447697" w:rsidRDefault="00BE6F0B">
            <w:pPr>
              <w:pStyle w:val="TableParagraph"/>
              <w:spacing w:before="100"/>
              <w:ind w:left="95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Rs.500</w:t>
            </w:r>
          </w:p>
        </w:tc>
        <w:tc>
          <w:tcPr>
            <w:tcW w:w="1440" w:type="dxa"/>
          </w:tcPr>
          <w:p w14:paraId="63599B14" w14:textId="77777777" w:rsidR="00447697" w:rsidRDefault="00BE6F0B">
            <w:pPr>
              <w:pStyle w:val="TableParagraph"/>
              <w:spacing w:before="100"/>
              <w:ind w:left="100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Rs.400</w:t>
            </w:r>
          </w:p>
        </w:tc>
        <w:tc>
          <w:tcPr>
            <w:tcW w:w="1421" w:type="dxa"/>
          </w:tcPr>
          <w:p w14:paraId="7F9F3AE8" w14:textId="77777777" w:rsidR="00447697" w:rsidRDefault="00BE6F0B">
            <w:pPr>
              <w:pStyle w:val="TableParagraph"/>
              <w:spacing w:before="100"/>
              <w:ind w:left="78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Rs.350</w:t>
            </w:r>
          </w:p>
        </w:tc>
        <w:tc>
          <w:tcPr>
            <w:tcW w:w="1421" w:type="dxa"/>
          </w:tcPr>
          <w:p w14:paraId="1AA3E506" w14:textId="77777777" w:rsidR="00447697" w:rsidRDefault="00BE6F0B">
            <w:pPr>
              <w:pStyle w:val="TableParagraph"/>
              <w:spacing w:before="100"/>
              <w:ind w:left="79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Rs.300</w:t>
            </w:r>
          </w:p>
        </w:tc>
      </w:tr>
    </w:tbl>
    <w:p w14:paraId="39B49EE5" w14:textId="77777777" w:rsidR="00447697" w:rsidRDefault="00447697">
      <w:pPr>
        <w:rPr>
          <w:sz w:val="21"/>
        </w:rPr>
        <w:sectPr w:rsidR="00447697">
          <w:pgSz w:w="11900" w:h="16840"/>
          <w:pgMar w:top="1280" w:right="0" w:bottom="1380" w:left="0" w:header="138" w:footer="1161" w:gutter="0"/>
          <w:cols w:space="720"/>
        </w:sectPr>
      </w:pPr>
    </w:p>
    <w:p w14:paraId="61407D3F" w14:textId="77777777" w:rsidR="00447697" w:rsidRDefault="00BE6F0B">
      <w:pPr>
        <w:pStyle w:val="ListParagraph"/>
        <w:numPr>
          <w:ilvl w:val="3"/>
          <w:numId w:val="40"/>
        </w:numPr>
        <w:tabs>
          <w:tab w:val="left" w:pos="2161"/>
        </w:tabs>
        <w:spacing w:before="174" w:line="345" w:lineRule="auto"/>
        <w:ind w:right="1433" w:hanging="360"/>
        <w:jc w:val="both"/>
        <w:rPr>
          <w:sz w:val="21"/>
        </w:rPr>
      </w:pPr>
      <w:bookmarkStart w:id="903" w:name="_bookmark21"/>
      <w:bookmarkEnd w:id="903"/>
      <w:r>
        <w:rPr>
          <w:rFonts w:ascii="Arial"/>
          <w:b/>
          <w:sz w:val="21"/>
          <w:u w:val="thick"/>
        </w:rPr>
        <w:lastRenderedPageBreak/>
        <w:t>Urban Area:</w:t>
      </w:r>
      <w:r>
        <w:rPr>
          <w:rFonts w:ascii="Arial"/>
          <w:b/>
          <w:sz w:val="21"/>
        </w:rPr>
        <w:t xml:space="preserve"> </w:t>
      </w:r>
      <w:r>
        <w:rPr>
          <w:sz w:val="21"/>
        </w:rPr>
        <w:t>an area which falls within the civic limits of those towns/cities which are</w:t>
      </w:r>
      <w:r>
        <w:rPr>
          <w:spacing w:val="1"/>
          <w:sz w:val="21"/>
        </w:rPr>
        <w:t xml:space="preserve"> </w:t>
      </w:r>
      <w:r>
        <w:rPr>
          <w:sz w:val="21"/>
        </w:rPr>
        <w:t>administered</w:t>
      </w:r>
      <w:r>
        <w:rPr>
          <w:spacing w:val="1"/>
          <w:sz w:val="21"/>
        </w:rPr>
        <w:t xml:space="preserve"> </w:t>
      </w:r>
      <w:r>
        <w:rPr>
          <w:sz w:val="21"/>
        </w:rPr>
        <w:t>by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local</w:t>
      </w:r>
      <w:r>
        <w:rPr>
          <w:spacing w:val="1"/>
          <w:sz w:val="21"/>
        </w:rPr>
        <w:t xml:space="preserve"> </w:t>
      </w:r>
      <w:r>
        <w:rPr>
          <w:sz w:val="21"/>
        </w:rPr>
        <w:t>body</w:t>
      </w:r>
      <w:r>
        <w:rPr>
          <w:spacing w:val="1"/>
          <w:sz w:val="21"/>
        </w:rPr>
        <w:t xml:space="preserve"> </w:t>
      </w:r>
      <w:r>
        <w:rPr>
          <w:sz w:val="21"/>
        </w:rPr>
        <w:t>having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status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Municipal</w:t>
      </w:r>
      <w:r>
        <w:rPr>
          <w:spacing w:val="1"/>
          <w:sz w:val="21"/>
        </w:rPr>
        <w:t xml:space="preserve"> </w:t>
      </w:r>
      <w:r>
        <w:rPr>
          <w:sz w:val="21"/>
        </w:rPr>
        <w:t>Committee,</w:t>
      </w:r>
      <w:r>
        <w:rPr>
          <w:spacing w:val="1"/>
          <w:sz w:val="21"/>
        </w:rPr>
        <w:t xml:space="preserve"> </w:t>
      </w:r>
      <w:r>
        <w:rPr>
          <w:sz w:val="21"/>
        </w:rPr>
        <w:t>Municipal</w:t>
      </w:r>
      <w:r>
        <w:rPr>
          <w:spacing w:val="1"/>
          <w:sz w:val="21"/>
        </w:rPr>
        <w:t xml:space="preserve"> </w:t>
      </w:r>
      <w:r>
        <w:rPr>
          <w:sz w:val="21"/>
        </w:rPr>
        <w:t>Corporation,</w:t>
      </w:r>
      <w:r>
        <w:rPr>
          <w:spacing w:val="1"/>
          <w:sz w:val="21"/>
        </w:rPr>
        <w:t xml:space="preserve"> </w:t>
      </w:r>
      <w:r>
        <w:rPr>
          <w:sz w:val="21"/>
        </w:rPr>
        <w:t>Cantonment</w:t>
      </w:r>
      <w:r>
        <w:rPr>
          <w:spacing w:val="1"/>
          <w:sz w:val="21"/>
        </w:rPr>
        <w:t xml:space="preserve"> </w:t>
      </w:r>
      <w:r>
        <w:rPr>
          <w:sz w:val="21"/>
        </w:rPr>
        <w:t>Board,</w:t>
      </w:r>
      <w:r>
        <w:rPr>
          <w:spacing w:val="1"/>
          <w:sz w:val="21"/>
        </w:rPr>
        <w:t xml:space="preserve"> </w:t>
      </w:r>
      <w:r>
        <w:rPr>
          <w:sz w:val="21"/>
        </w:rPr>
        <w:t>or</w:t>
      </w:r>
      <w:r>
        <w:rPr>
          <w:spacing w:val="1"/>
          <w:sz w:val="21"/>
        </w:rPr>
        <w:t xml:space="preserve"> </w:t>
      </w:r>
      <w:r>
        <w:rPr>
          <w:sz w:val="21"/>
        </w:rPr>
        <w:t>are</w:t>
      </w:r>
      <w:r>
        <w:rPr>
          <w:spacing w:val="1"/>
          <w:sz w:val="21"/>
        </w:rPr>
        <w:t xml:space="preserve"> </w:t>
      </w:r>
      <w:r>
        <w:rPr>
          <w:sz w:val="21"/>
        </w:rPr>
        <w:t>temporarily</w:t>
      </w:r>
      <w:r>
        <w:rPr>
          <w:spacing w:val="1"/>
          <w:sz w:val="21"/>
        </w:rPr>
        <w:t xml:space="preserve"> </w:t>
      </w:r>
      <w:r>
        <w:rPr>
          <w:sz w:val="21"/>
        </w:rPr>
        <w:t>under</w:t>
      </w:r>
      <w:r>
        <w:rPr>
          <w:spacing w:val="1"/>
          <w:sz w:val="21"/>
        </w:rPr>
        <w:t xml:space="preserve"> </w:t>
      </w:r>
      <w:r>
        <w:rPr>
          <w:sz w:val="21"/>
        </w:rPr>
        <w:t>an</w:t>
      </w:r>
      <w:r>
        <w:rPr>
          <w:spacing w:val="1"/>
          <w:sz w:val="21"/>
        </w:rPr>
        <w:t xml:space="preserve"> </w:t>
      </w:r>
      <w:r>
        <w:rPr>
          <w:sz w:val="21"/>
        </w:rPr>
        <w:t>urban</w:t>
      </w:r>
      <w:r>
        <w:rPr>
          <w:spacing w:val="58"/>
          <w:sz w:val="21"/>
        </w:rPr>
        <w:t xml:space="preserve"> </w:t>
      </w:r>
      <w:r>
        <w:rPr>
          <w:sz w:val="21"/>
        </w:rPr>
        <w:t>development</w:t>
      </w:r>
      <w:r>
        <w:rPr>
          <w:spacing w:val="1"/>
          <w:sz w:val="21"/>
        </w:rPr>
        <w:t xml:space="preserve"> </w:t>
      </w:r>
      <w:r>
        <w:rPr>
          <w:sz w:val="21"/>
        </w:rPr>
        <w:t>authority</w:t>
      </w:r>
      <w:r>
        <w:rPr>
          <w:spacing w:val="-4"/>
          <w:sz w:val="21"/>
        </w:rPr>
        <w:t xml:space="preserve"> </w:t>
      </w:r>
      <w:r>
        <w:rPr>
          <w:sz w:val="21"/>
        </w:rPr>
        <w:t>such</w:t>
      </w:r>
      <w:r>
        <w:rPr>
          <w:spacing w:val="-1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CDA,</w:t>
      </w:r>
      <w:r>
        <w:rPr>
          <w:spacing w:val="-2"/>
          <w:sz w:val="21"/>
        </w:rPr>
        <w:t xml:space="preserve"> </w:t>
      </w:r>
      <w:r>
        <w:rPr>
          <w:sz w:val="21"/>
        </w:rPr>
        <w:t>KDA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PDA.</w:t>
      </w:r>
    </w:p>
    <w:p w14:paraId="0211D3B9" w14:textId="77777777" w:rsidR="00447697" w:rsidRDefault="00BE6F0B">
      <w:pPr>
        <w:pStyle w:val="ListParagraph"/>
        <w:numPr>
          <w:ilvl w:val="3"/>
          <w:numId w:val="40"/>
        </w:numPr>
        <w:tabs>
          <w:tab w:val="left" w:pos="2161"/>
        </w:tabs>
        <w:spacing w:before="176" w:line="340" w:lineRule="auto"/>
        <w:ind w:right="1438" w:hanging="360"/>
        <w:jc w:val="both"/>
        <w:rPr>
          <w:sz w:val="21"/>
        </w:rPr>
      </w:pPr>
      <w:r>
        <w:rPr>
          <w:rFonts w:ascii="Arial"/>
          <w:b/>
          <w:sz w:val="21"/>
          <w:u w:val="thick"/>
        </w:rPr>
        <w:t>Rural Areas:</w:t>
      </w:r>
      <w:r>
        <w:rPr>
          <w:rFonts w:ascii="Arial"/>
          <w:b/>
          <w:sz w:val="21"/>
        </w:rPr>
        <w:t xml:space="preserve"> </w:t>
      </w:r>
      <w:r>
        <w:rPr>
          <w:sz w:val="21"/>
        </w:rPr>
        <w:t>areas outside the boundaries of urban areas, as defined above, falling</w:t>
      </w:r>
      <w:r>
        <w:rPr>
          <w:spacing w:val="1"/>
          <w:sz w:val="21"/>
        </w:rPr>
        <w:t xml:space="preserve"> </w:t>
      </w:r>
      <w:r>
        <w:rPr>
          <w:sz w:val="21"/>
        </w:rPr>
        <w:t>within the jurisdiction of Union Councils/District Councils and small towns, administered</w:t>
      </w:r>
      <w:r>
        <w:rPr>
          <w:spacing w:val="1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Town</w:t>
      </w:r>
      <w:r>
        <w:rPr>
          <w:spacing w:val="-1"/>
          <w:sz w:val="21"/>
        </w:rPr>
        <w:t xml:space="preserve"> </w:t>
      </w:r>
      <w:r>
        <w:rPr>
          <w:sz w:val="21"/>
        </w:rPr>
        <w:t>Committees.</w:t>
      </w:r>
    </w:p>
    <w:p w14:paraId="00F42106" w14:textId="77777777" w:rsidR="00447697" w:rsidRDefault="00BE6F0B">
      <w:pPr>
        <w:pStyle w:val="Heading5"/>
        <w:numPr>
          <w:ilvl w:val="2"/>
          <w:numId w:val="40"/>
        </w:numPr>
        <w:tabs>
          <w:tab w:val="left" w:pos="2160"/>
          <w:tab w:val="left" w:pos="2161"/>
        </w:tabs>
        <w:spacing w:before="133"/>
        <w:ind w:hanging="721"/>
      </w:pPr>
      <w:r>
        <w:t>Travel</w:t>
      </w:r>
      <w:r>
        <w:rPr>
          <w:spacing w:val="-2"/>
        </w:rPr>
        <w:t xml:space="preserve"> </w:t>
      </w:r>
      <w:r>
        <w:t>Advance</w:t>
      </w:r>
    </w:p>
    <w:p w14:paraId="30A39B3B" w14:textId="77777777" w:rsidR="00447697" w:rsidRDefault="00447697">
      <w:pPr>
        <w:pStyle w:val="BodyText"/>
        <w:spacing w:before="2"/>
        <w:rPr>
          <w:rFonts w:ascii="Arial"/>
          <w:b/>
          <w:sz w:val="25"/>
        </w:rPr>
      </w:pPr>
    </w:p>
    <w:p w14:paraId="0F86EBD1" w14:textId="18675B5F" w:rsidR="00447697" w:rsidRDefault="00BE6F0B">
      <w:pPr>
        <w:pStyle w:val="BodyText"/>
        <w:spacing w:line="350" w:lineRule="auto"/>
        <w:ind w:left="2160" w:right="1438"/>
        <w:jc w:val="both"/>
      </w:pPr>
      <w:r>
        <w:t>Employees intending to travel may request a travel advance on the Travel Authorization</w:t>
      </w:r>
      <w:r>
        <w:rPr>
          <w:spacing w:val="1"/>
        </w:rPr>
        <w:t xml:space="preserve"> </w:t>
      </w:r>
      <w:r>
        <w:t xml:space="preserve">form. An expense report is to be </w:t>
      </w:r>
      <w:del w:id="904" w:author="DELL" w:date="2025-07-03T10:53:00Z" w16du:dateUtc="2025-07-03T05:53:00Z">
        <w:r w:rsidDel="003D6490">
          <w:delText>hand</w:delText>
        </w:r>
      </w:del>
      <w:ins w:id="905" w:author="DELL" w:date="2025-07-03T10:53:00Z" w16du:dateUtc="2025-07-03T05:53:00Z">
        <w:r w:rsidR="003D6490">
          <w:t>submitt</w:t>
        </w:r>
      </w:ins>
      <w:r>
        <w:t xml:space="preserve">ed </w:t>
      </w:r>
      <w:del w:id="906" w:author="DELL" w:date="2025-07-03T10:53:00Z" w16du:dateUtc="2025-07-03T05:53:00Z">
        <w:r w:rsidDel="003D6490">
          <w:delText xml:space="preserve">in </w:delText>
        </w:r>
      </w:del>
      <w:r>
        <w:t>within seven days of return. Any unspent</w:t>
      </w:r>
      <w:r>
        <w:rPr>
          <w:spacing w:val="1"/>
        </w:rPr>
        <w:t xml:space="preserve"> </w:t>
      </w:r>
      <w:r>
        <w:t>balance refunded, failing which the advance may be adjusted against salary.</w:t>
      </w:r>
      <w:r>
        <w:rPr>
          <w:spacing w:val="58"/>
        </w:rPr>
        <w:t xml:space="preserve"> </w:t>
      </w:r>
      <w:r>
        <w:t>A new</w:t>
      </w:r>
      <w:r>
        <w:rPr>
          <w:spacing w:val="1"/>
        </w:rPr>
        <w:t xml:space="preserve"> </w:t>
      </w:r>
      <w:r>
        <w:t>travel advance shall be granted only after the previous advance, if any, has been cleared</w:t>
      </w:r>
      <w:r>
        <w:rPr>
          <w:spacing w:val="1"/>
        </w:rPr>
        <w:t xml:space="preserve"> </w:t>
      </w:r>
      <w:r>
        <w:t>by submission of a travel report and supporting bills, vouchers, etc. and refund of the</w:t>
      </w:r>
      <w:r>
        <w:rPr>
          <w:spacing w:val="1"/>
        </w:rPr>
        <w:t xml:space="preserve"> </w:t>
      </w:r>
      <w:r>
        <w:t>balance,</w:t>
      </w:r>
      <w:r>
        <w:rPr>
          <w:spacing w:val="-2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applicable</w:t>
      </w:r>
    </w:p>
    <w:p w14:paraId="461158E6" w14:textId="77777777" w:rsidR="00447697" w:rsidRDefault="00BE6F0B">
      <w:pPr>
        <w:pStyle w:val="Heading4"/>
        <w:numPr>
          <w:ilvl w:val="1"/>
          <w:numId w:val="40"/>
        </w:numPr>
        <w:tabs>
          <w:tab w:val="left" w:pos="2141"/>
          <w:tab w:val="left" w:pos="2142"/>
        </w:tabs>
        <w:spacing w:before="129"/>
        <w:ind w:left="2141" w:hanging="702"/>
      </w:pPr>
      <w:r>
        <w:t>Vehicles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Transport</w:t>
      </w:r>
      <w:r>
        <w:rPr>
          <w:spacing w:val="-2"/>
        </w:rPr>
        <w:t xml:space="preserve"> </w:t>
      </w:r>
      <w:r>
        <w:t>Pool</w:t>
      </w:r>
    </w:p>
    <w:p w14:paraId="228C58F2" w14:textId="77777777" w:rsidR="00447697" w:rsidRDefault="00447697">
      <w:pPr>
        <w:pStyle w:val="BodyText"/>
        <w:spacing w:before="1"/>
        <w:rPr>
          <w:rFonts w:ascii="Arial"/>
          <w:b/>
          <w:sz w:val="22"/>
        </w:rPr>
      </w:pPr>
    </w:p>
    <w:p w14:paraId="7D3CEE90" w14:textId="60D6F3AC" w:rsidR="00447697" w:rsidRDefault="00BE6F0B">
      <w:pPr>
        <w:pStyle w:val="Heading5"/>
        <w:numPr>
          <w:ilvl w:val="2"/>
          <w:numId w:val="40"/>
        </w:numPr>
        <w:tabs>
          <w:tab w:val="left" w:pos="2160"/>
          <w:tab w:val="left" w:pos="2161"/>
        </w:tabs>
        <w:ind w:hanging="721"/>
      </w:pPr>
      <w:r>
        <w:t>Official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del w:id="907" w:author="DELL" w:date="2025-07-03T10:54:00Z" w16du:dateUtc="2025-07-03T05:54:00Z">
        <w:r w:rsidDel="003D6490">
          <w:delText>Organization</w:delText>
        </w:r>
      </w:del>
      <w:ins w:id="908" w:author="DELL" w:date="2025-07-03T10:54:00Z" w16du:dateUtc="2025-07-03T05:54:00Z">
        <w:r w:rsidR="003D6490">
          <w:t>WRC’s</w:t>
        </w:r>
      </w:ins>
      <w:r>
        <w:rPr>
          <w:spacing w:val="-1"/>
        </w:rPr>
        <w:t xml:space="preserve"> </w:t>
      </w:r>
      <w:r>
        <w:t>Vehicles</w:t>
      </w:r>
    </w:p>
    <w:p w14:paraId="2599026D" w14:textId="77777777" w:rsidR="00447697" w:rsidRDefault="00447697">
      <w:pPr>
        <w:pStyle w:val="BodyText"/>
        <w:spacing w:before="4"/>
        <w:rPr>
          <w:rFonts w:ascii="Arial"/>
          <w:b/>
          <w:sz w:val="25"/>
        </w:rPr>
      </w:pPr>
    </w:p>
    <w:p w14:paraId="79FEC9AA" w14:textId="4A3CC857" w:rsidR="00447697" w:rsidRDefault="00BE6F0B">
      <w:pPr>
        <w:pStyle w:val="BodyText"/>
        <w:spacing w:line="345" w:lineRule="auto"/>
        <w:ind w:left="2160" w:right="1436"/>
        <w:jc w:val="both"/>
      </w:pPr>
      <w:r>
        <w:t>Authorized personnel engaged in the performance of those duties shall only use vehicles</w:t>
      </w:r>
      <w:r>
        <w:rPr>
          <w:spacing w:val="1"/>
        </w:rPr>
        <w:t xml:space="preserve"> </w:t>
      </w:r>
      <w:r>
        <w:t>allocated for specific duties. Vehicle use shall be restricted to the geographic area to</w:t>
      </w:r>
      <w:r>
        <w:rPr>
          <w:spacing w:val="1"/>
        </w:rPr>
        <w:t xml:space="preserve"> </w:t>
      </w:r>
      <w:r>
        <w:t xml:space="preserve">which the employee is posted. The </w:t>
      </w:r>
      <w:del w:id="909" w:author="DELL" w:date="2025-07-03T10:54:00Z" w16du:dateUtc="2025-07-03T05:54:00Z">
        <w:r w:rsidDel="00856305">
          <w:delText>MD</w:delText>
        </w:r>
      </w:del>
      <w:ins w:id="910" w:author="DELL" w:date="2025-07-03T10:54:00Z" w16du:dateUtc="2025-07-03T05:54:00Z">
        <w:r w:rsidR="00856305">
          <w:t>Chairperson</w:t>
        </w:r>
      </w:ins>
      <w:r>
        <w:t xml:space="preserve"> or his/her nominee may grant sanction for use 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vehicle</w:t>
      </w:r>
      <w:r>
        <w:rPr>
          <w:spacing w:val="-1"/>
        </w:rPr>
        <w:t xml:space="preserve"> </w:t>
      </w:r>
      <w:r>
        <w:t>outside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geographic</w:t>
      </w:r>
      <w:r>
        <w:rPr>
          <w:spacing w:val="-1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exceptional</w:t>
      </w:r>
      <w:r>
        <w:rPr>
          <w:spacing w:val="-1"/>
        </w:rPr>
        <w:t xml:space="preserve"> </w:t>
      </w:r>
      <w:r>
        <w:t>circumstances.</w:t>
      </w:r>
    </w:p>
    <w:p w14:paraId="3E8B7632" w14:textId="47E9D357" w:rsidR="00447697" w:rsidRDefault="00BE6F0B">
      <w:pPr>
        <w:pStyle w:val="BodyText"/>
        <w:spacing w:before="174" w:line="345" w:lineRule="auto"/>
        <w:ind w:left="2160" w:right="1435"/>
        <w:jc w:val="both"/>
      </w:pPr>
      <w:r>
        <w:t>All</w:t>
      </w:r>
      <w:r>
        <w:rPr>
          <w:spacing w:val="1"/>
        </w:rPr>
        <w:t xml:space="preserve"> </w:t>
      </w:r>
      <w:ins w:id="911" w:author="DELL" w:date="2025-07-03T10:55:00Z" w16du:dateUtc="2025-07-03T05:55:00Z">
        <w:r w:rsidR="00856305">
          <w:rPr>
            <w:spacing w:val="1"/>
          </w:rPr>
          <w:t>Petroleum, Oil and Lubricants (</w:t>
        </w:r>
      </w:ins>
      <w:r>
        <w:t>POL</w:t>
      </w:r>
      <w:ins w:id="912" w:author="DELL" w:date="2025-07-03T10:55:00Z" w16du:dateUtc="2025-07-03T05:55:00Z">
        <w:r w:rsidR="00856305">
          <w:t>)</w:t>
        </w:r>
      </w:ins>
      <w:r>
        <w:rPr>
          <w:spacing w:val="1"/>
        </w:rPr>
        <w:t xml:space="preserve"> </w:t>
      </w:r>
      <w:r>
        <w:t>consumed,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expenditure</w:t>
      </w:r>
      <w:r>
        <w:rPr>
          <w:spacing w:val="1"/>
        </w:rPr>
        <w:t xml:space="preserve"> </w:t>
      </w:r>
      <w:r>
        <w:t>incurred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vehicles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58"/>
        </w:rPr>
        <w:t xml:space="preserve"> </w:t>
      </w:r>
      <w:r>
        <w:t>properly</w:t>
      </w:r>
      <w:r>
        <w:rPr>
          <w:spacing w:val="1"/>
        </w:rPr>
        <w:t xml:space="preserve"> </w:t>
      </w:r>
      <w:r>
        <w:t>recorded</w:t>
      </w:r>
      <w:r>
        <w:rPr>
          <w:spacing w:val="22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individual</w:t>
      </w:r>
      <w:r>
        <w:rPr>
          <w:spacing w:val="22"/>
        </w:rPr>
        <w:t xml:space="preserve"> </w:t>
      </w:r>
      <w:r>
        <w:t>logbooks</w:t>
      </w:r>
      <w:r>
        <w:rPr>
          <w:spacing w:val="20"/>
        </w:rPr>
        <w:t xml:space="preserve"> </w:t>
      </w:r>
      <w:r>
        <w:t>maintained</w:t>
      </w:r>
      <w:r>
        <w:rPr>
          <w:spacing w:val="23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each</w:t>
      </w:r>
      <w:r>
        <w:rPr>
          <w:spacing w:val="23"/>
        </w:rPr>
        <w:t xml:space="preserve"> </w:t>
      </w:r>
      <w:r>
        <w:t>vehicle.</w:t>
      </w:r>
      <w:r>
        <w:rPr>
          <w:spacing w:val="21"/>
        </w:rPr>
        <w:t xml:space="preserve"> </w:t>
      </w:r>
      <w:r>
        <w:t>It</w:t>
      </w:r>
      <w:r>
        <w:rPr>
          <w:spacing w:val="21"/>
        </w:rPr>
        <w:t xml:space="preserve"> </w:t>
      </w:r>
      <w:r>
        <w:t>will</w:t>
      </w:r>
      <w:r>
        <w:rPr>
          <w:spacing w:val="23"/>
        </w:rPr>
        <w:t xml:space="preserve"> </w:t>
      </w:r>
      <w:r>
        <w:t>be</w:t>
      </w:r>
      <w:r>
        <w:rPr>
          <w:spacing w:val="22"/>
        </w:rPr>
        <w:t xml:space="preserve"> </w:t>
      </w:r>
      <w:r>
        <w:t>responsibility</w:t>
      </w:r>
      <w:r>
        <w:rPr>
          <w:spacing w:val="20"/>
        </w:rPr>
        <w:t xml:space="preserve"> </w:t>
      </w:r>
      <w:r>
        <w:t>of</w:t>
      </w:r>
      <w:r>
        <w:rPr>
          <w:spacing w:val="-56"/>
        </w:rPr>
        <w:t xml:space="preserve"> </w:t>
      </w:r>
      <w:ins w:id="913" w:author="DELL" w:date="2025-07-03T10:55:00Z" w16du:dateUtc="2025-07-03T05:55:00Z">
        <w:r w:rsidR="00F571B7">
          <w:rPr>
            <w:spacing w:val="-56"/>
          </w:rPr>
          <w:t xml:space="preserve">     </w:t>
        </w:r>
      </w:ins>
      <w:r>
        <w:t>the official using the vehicle to ensure that the vehicle logbook and expenditure incurred</w:t>
      </w:r>
      <w:r>
        <w:rPr>
          <w:spacing w:val="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repairs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maintenance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recorded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logbook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verified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him/her.</w:t>
      </w:r>
    </w:p>
    <w:p w14:paraId="07422453" w14:textId="1391CFA9" w:rsidR="00447697" w:rsidRDefault="00BE6F0B">
      <w:pPr>
        <w:pStyle w:val="Heading5"/>
        <w:numPr>
          <w:ilvl w:val="2"/>
          <w:numId w:val="40"/>
        </w:numPr>
        <w:tabs>
          <w:tab w:val="left" w:pos="2160"/>
          <w:tab w:val="left" w:pos="2161"/>
        </w:tabs>
        <w:spacing w:before="128"/>
        <w:ind w:hanging="721"/>
      </w:pPr>
      <w:r>
        <w:t>Regulation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del w:id="914" w:author="DELL" w:date="2025-07-03T10:56:00Z" w16du:dateUtc="2025-07-03T05:56:00Z">
        <w:r w:rsidDel="00CB6B2B">
          <w:delText>Organization</w:delText>
        </w:r>
      </w:del>
      <w:ins w:id="915" w:author="DELL" w:date="2025-07-03T10:56:00Z" w16du:dateUtc="2025-07-03T05:56:00Z">
        <w:r w:rsidR="00CB6B2B">
          <w:t>WRC’s</w:t>
        </w:r>
      </w:ins>
      <w:r>
        <w:rPr>
          <w:spacing w:val="-3"/>
        </w:rPr>
        <w:t xml:space="preserve"> </w:t>
      </w:r>
      <w:r>
        <w:t>Vehicles</w:t>
      </w:r>
    </w:p>
    <w:p w14:paraId="0F78348F" w14:textId="77777777" w:rsidR="00447697" w:rsidRDefault="00447697">
      <w:pPr>
        <w:pStyle w:val="BodyText"/>
        <w:spacing w:before="7"/>
        <w:rPr>
          <w:rFonts w:ascii="Arial"/>
          <w:b/>
        </w:rPr>
      </w:pPr>
    </w:p>
    <w:p w14:paraId="11851277" w14:textId="77777777" w:rsidR="00447697" w:rsidRDefault="00BE6F0B">
      <w:pPr>
        <w:pStyle w:val="BodyText"/>
        <w:ind w:left="2160"/>
        <w:jc w:val="both"/>
      </w:pPr>
      <w:r>
        <w:t>Transport</w:t>
      </w:r>
      <w:r>
        <w:rPr>
          <w:spacing w:val="-5"/>
        </w:rPr>
        <w:t xml:space="preserve"> </w:t>
      </w:r>
      <w:r>
        <w:t>facilities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regulated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p w14:paraId="392221C4" w14:textId="77777777" w:rsidR="00447697" w:rsidRDefault="00447697">
      <w:pPr>
        <w:pStyle w:val="BodyText"/>
        <w:spacing w:before="6"/>
        <w:rPr>
          <w:sz w:val="24"/>
        </w:rPr>
      </w:pPr>
    </w:p>
    <w:p w14:paraId="6D76416E" w14:textId="50480156" w:rsidR="00447697" w:rsidRDefault="00BE6F0B">
      <w:pPr>
        <w:pStyle w:val="ListParagraph"/>
        <w:numPr>
          <w:ilvl w:val="0"/>
          <w:numId w:val="39"/>
        </w:numPr>
        <w:tabs>
          <w:tab w:val="left" w:pos="2521"/>
        </w:tabs>
        <w:spacing w:line="316" w:lineRule="auto"/>
        <w:ind w:right="1719"/>
        <w:rPr>
          <w:sz w:val="21"/>
        </w:rPr>
      </w:pPr>
      <w:r>
        <w:rPr>
          <w:sz w:val="21"/>
        </w:rPr>
        <w:t xml:space="preserve">All the vehicles shall only be driven by </w:t>
      </w:r>
      <w:del w:id="916" w:author="DELL" w:date="2025-07-03T10:56:00Z" w16du:dateUtc="2025-07-03T05:56:00Z">
        <w:r w:rsidDel="00400FF5">
          <w:rPr>
            <w:sz w:val="21"/>
          </w:rPr>
          <w:delText>Organization</w:delText>
        </w:r>
      </w:del>
      <w:ins w:id="917" w:author="DELL" w:date="2025-07-03T10:56:00Z" w16du:dateUtc="2025-07-03T05:56:00Z">
        <w:r w:rsidR="00400FF5">
          <w:rPr>
            <w:sz w:val="21"/>
          </w:rPr>
          <w:t>WRC</w:t>
        </w:r>
      </w:ins>
      <w:r>
        <w:rPr>
          <w:sz w:val="21"/>
        </w:rPr>
        <w:t xml:space="preserve"> drivers, and shall be parked at</w:t>
      </w:r>
      <w:ins w:id="918" w:author="DELL" w:date="2025-07-03T10:56:00Z" w16du:dateUtc="2025-07-03T05:56:00Z">
        <w:r w:rsidR="006D7256">
          <w:rPr>
            <w:sz w:val="21"/>
          </w:rPr>
          <w:t xml:space="preserve"> WRC</w:t>
        </w:r>
      </w:ins>
      <w:del w:id="919" w:author="DELL" w:date="2025-07-03T10:56:00Z" w16du:dateUtc="2025-07-03T05:56:00Z">
        <w:r w:rsidDel="006D7256">
          <w:rPr>
            <w:spacing w:val="-56"/>
            <w:sz w:val="21"/>
          </w:rPr>
          <w:delText xml:space="preserve"> </w:delText>
        </w:r>
        <w:r w:rsidDel="006D7256">
          <w:rPr>
            <w:sz w:val="21"/>
          </w:rPr>
          <w:delText>Organization</w:delText>
        </w:r>
      </w:del>
      <w:r>
        <w:rPr>
          <w:sz w:val="21"/>
        </w:rPr>
        <w:t>’s</w:t>
      </w:r>
      <w:r>
        <w:rPr>
          <w:spacing w:val="-2"/>
          <w:sz w:val="21"/>
        </w:rPr>
        <w:t xml:space="preserve"> </w:t>
      </w:r>
      <w:r>
        <w:rPr>
          <w:sz w:val="21"/>
        </w:rPr>
        <w:t>own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approved-time</w:t>
      </w:r>
      <w:del w:id="920" w:author="DELL" w:date="2025-07-03T10:57:00Z" w16du:dateUtc="2025-07-03T05:57:00Z">
        <w:r w:rsidDel="006D7256">
          <w:rPr>
            <w:sz w:val="21"/>
          </w:rPr>
          <w:delText>.</w:delText>
        </w:r>
      </w:del>
      <w:ins w:id="921" w:author="DELL" w:date="2025-07-03T10:57:00Z" w16du:dateUtc="2025-07-03T05:57:00Z">
        <w:r w:rsidR="006D7256">
          <w:rPr>
            <w:sz w:val="21"/>
          </w:rPr>
          <w:t>,</w:t>
        </w:r>
      </w:ins>
      <w:r>
        <w:rPr>
          <w:spacing w:val="-3"/>
          <w:sz w:val="21"/>
        </w:rPr>
        <w:t xml:space="preserve"> </w:t>
      </w:r>
      <w:r>
        <w:rPr>
          <w:sz w:val="21"/>
        </w:rPr>
        <w:t>premises</w:t>
      </w:r>
      <w:r>
        <w:rPr>
          <w:spacing w:val="-1"/>
          <w:sz w:val="21"/>
        </w:rPr>
        <w:t xml:space="preserve"> </w:t>
      </w:r>
      <w:r>
        <w:rPr>
          <w:sz w:val="21"/>
        </w:rPr>
        <w:t>at</w:t>
      </w:r>
      <w:r>
        <w:rPr>
          <w:spacing w:val="-2"/>
          <w:sz w:val="21"/>
        </w:rPr>
        <w:t xml:space="preserve"> </w:t>
      </w:r>
      <w:r>
        <w:rPr>
          <w:sz w:val="21"/>
        </w:rPr>
        <w:t>night</w:t>
      </w:r>
    </w:p>
    <w:p w14:paraId="6CB90202" w14:textId="02034B2C" w:rsidR="00447697" w:rsidRDefault="00BE6F0B">
      <w:pPr>
        <w:pStyle w:val="ListParagraph"/>
        <w:numPr>
          <w:ilvl w:val="0"/>
          <w:numId w:val="39"/>
        </w:numPr>
        <w:tabs>
          <w:tab w:val="left" w:pos="2521"/>
        </w:tabs>
        <w:spacing w:before="205" w:line="338" w:lineRule="auto"/>
        <w:ind w:right="1433"/>
        <w:jc w:val="both"/>
        <w:rPr>
          <w:sz w:val="21"/>
        </w:rPr>
      </w:pPr>
      <w:r>
        <w:rPr>
          <w:sz w:val="21"/>
        </w:rPr>
        <w:t>Vehicles shall not be sent out of the city, regional or project area limits</w:t>
      </w:r>
      <w:r>
        <w:rPr>
          <w:spacing w:val="1"/>
          <w:sz w:val="21"/>
        </w:rPr>
        <w:t xml:space="preserve"> </w:t>
      </w:r>
      <w:r>
        <w:rPr>
          <w:sz w:val="21"/>
        </w:rPr>
        <w:t>without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approval of the </w:t>
      </w:r>
      <w:del w:id="922" w:author="DELL" w:date="2025-07-03T10:57:00Z" w16du:dateUtc="2025-07-03T05:57:00Z">
        <w:r w:rsidDel="0056547B">
          <w:rPr>
            <w:sz w:val="21"/>
          </w:rPr>
          <w:delText>MD</w:delText>
        </w:r>
      </w:del>
      <w:ins w:id="923" w:author="DELL" w:date="2025-07-03T10:57:00Z" w16du:dateUtc="2025-07-03T05:57:00Z">
        <w:r w:rsidR="0056547B">
          <w:rPr>
            <w:sz w:val="21"/>
          </w:rPr>
          <w:t>Chairperson</w:t>
        </w:r>
      </w:ins>
      <w:r>
        <w:rPr>
          <w:sz w:val="21"/>
        </w:rPr>
        <w:t>/Manager or if designated, the Regional or Project Manager/s,</w:t>
      </w:r>
      <w:r>
        <w:rPr>
          <w:spacing w:val="1"/>
          <w:sz w:val="21"/>
        </w:rPr>
        <w:t xml:space="preserve"> </w:t>
      </w:r>
      <w:r>
        <w:rPr>
          <w:sz w:val="21"/>
        </w:rPr>
        <w:t>except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dire</w:t>
      </w:r>
      <w:r>
        <w:rPr>
          <w:spacing w:val="-2"/>
          <w:sz w:val="21"/>
        </w:rPr>
        <w:t xml:space="preserve"> </w:t>
      </w:r>
      <w:r>
        <w:rPr>
          <w:sz w:val="21"/>
        </w:rPr>
        <w:t>emergencies,</w:t>
      </w:r>
      <w:r>
        <w:rPr>
          <w:spacing w:val="-2"/>
          <w:sz w:val="21"/>
        </w:rPr>
        <w:t xml:space="preserve"> </w:t>
      </w:r>
      <w:r>
        <w:rPr>
          <w:sz w:val="21"/>
        </w:rPr>
        <w:t>which</w:t>
      </w:r>
      <w:r>
        <w:rPr>
          <w:spacing w:val="-2"/>
          <w:sz w:val="21"/>
        </w:rPr>
        <w:t xml:space="preserve"> </w:t>
      </w:r>
      <w:r>
        <w:rPr>
          <w:sz w:val="21"/>
        </w:rPr>
        <w:t>will be</w:t>
      </w:r>
      <w:r>
        <w:rPr>
          <w:spacing w:val="-2"/>
          <w:sz w:val="21"/>
        </w:rPr>
        <w:t xml:space="preserve"> </w:t>
      </w:r>
      <w:r>
        <w:rPr>
          <w:sz w:val="21"/>
        </w:rPr>
        <w:t>reported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writing</w:t>
      </w:r>
      <w:r>
        <w:rPr>
          <w:spacing w:val="-1"/>
          <w:sz w:val="21"/>
        </w:rPr>
        <w:t xml:space="preserve"> </w:t>
      </w:r>
      <w:r>
        <w:rPr>
          <w:sz w:val="21"/>
        </w:rPr>
        <w:t>immediately</w:t>
      </w:r>
      <w:r>
        <w:rPr>
          <w:spacing w:val="-5"/>
          <w:sz w:val="21"/>
        </w:rPr>
        <w:t xml:space="preserve"> </w:t>
      </w:r>
      <w:ins w:id="924" w:author="DELL" w:date="2025-07-03T10:57:00Z" w16du:dateUtc="2025-07-03T05:57:00Z">
        <w:r w:rsidR="0056547B">
          <w:rPr>
            <w:spacing w:val="-5"/>
            <w:sz w:val="21"/>
          </w:rPr>
          <w:t>up</w:t>
        </w:r>
      </w:ins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return.</w:t>
      </w:r>
    </w:p>
    <w:p w14:paraId="108EFA0B" w14:textId="72B421DB" w:rsidR="00447697" w:rsidRDefault="00BE6F0B">
      <w:pPr>
        <w:pStyle w:val="ListParagraph"/>
        <w:numPr>
          <w:ilvl w:val="0"/>
          <w:numId w:val="39"/>
        </w:numPr>
        <w:tabs>
          <w:tab w:val="left" w:pos="2521"/>
        </w:tabs>
        <w:spacing w:before="188" w:line="336" w:lineRule="auto"/>
        <w:ind w:right="1439"/>
        <w:jc w:val="both"/>
        <w:rPr>
          <w:color w:val="0D0D0D"/>
          <w:sz w:val="21"/>
        </w:rPr>
      </w:pPr>
      <w:r>
        <w:rPr>
          <w:color w:val="0D0D0D"/>
          <w:sz w:val="21"/>
        </w:rPr>
        <w:t xml:space="preserve">Personal use </w:t>
      </w:r>
      <w:ins w:id="925" w:author="DELL" w:date="2025-07-03T10:57:00Z" w16du:dateUtc="2025-07-03T05:57:00Z">
        <w:r w:rsidR="000A1C37">
          <w:rPr>
            <w:color w:val="0D0D0D"/>
            <w:sz w:val="21"/>
          </w:rPr>
          <w:t xml:space="preserve">of WRC’s vehicle </w:t>
        </w:r>
      </w:ins>
      <w:r>
        <w:rPr>
          <w:color w:val="0D0D0D"/>
          <w:sz w:val="21"/>
        </w:rPr>
        <w:t>is discouraged. However, an authorized user of the vehicle shall be</w:t>
      </w:r>
      <w:r>
        <w:rPr>
          <w:color w:val="0D0D0D"/>
          <w:spacing w:val="1"/>
          <w:sz w:val="21"/>
        </w:rPr>
        <w:t xml:space="preserve"> </w:t>
      </w:r>
      <w:r>
        <w:rPr>
          <w:color w:val="0D0D0D"/>
          <w:sz w:val="21"/>
        </w:rPr>
        <w:t>charged</w:t>
      </w:r>
      <w:r>
        <w:rPr>
          <w:color w:val="0D0D0D"/>
          <w:spacing w:val="34"/>
          <w:sz w:val="21"/>
        </w:rPr>
        <w:t xml:space="preserve"> </w:t>
      </w:r>
      <w:r>
        <w:rPr>
          <w:color w:val="0D0D0D"/>
          <w:sz w:val="21"/>
        </w:rPr>
        <w:t>for</w:t>
      </w:r>
      <w:r>
        <w:rPr>
          <w:color w:val="0D0D0D"/>
          <w:spacing w:val="36"/>
          <w:sz w:val="21"/>
        </w:rPr>
        <w:t xml:space="preserve"> </w:t>
      </w:r>
      <w:r>
        <w:rPr>
          <w:color w:val="0D0D0D"/>
          <w:sz w:val="21"/>
        </w:rPr>
        <w:t>private</w:t>
      </w:r>
      <w:r>
        <w:rPr>
          <w:color w:val="0D0D0D"/>
          <w:spacing w:val="38"/>
          <w:sz w:val="21"/>
        </w:rPr>
        <w:t xml:space="preserve"> </w:t>
      </w:r>
      <w:r>
        <w:rPr>
          <w:color w:val="0D0D0D"/>
          <w:sz w:val="21"/>
        </w:rPr>
        <w:t>use</w:t>
      </w:r>
      <w:r>
        <w:rPr>
          <w:color w:val="0D0D0D"/>
          <w:spacing w:val="35"/>
          <w:sz w:val="21"/>
        </w:rPr>
        <w:t xml:space="preserve"> </w:t>
      </w:r>
      <w:r>
        <w:rPr>
          <w:color w:val="0D0D0D"/>
          <w:sz w:val="21"/>
        </w:rPr>
        <w:t>beyond</w:t>
      </w:r>
      <w:r>
        <w:rPr>
          <w:color w:val="0D0D0D"/>
          <w:spacing w:val="38"/>
          <w:sz w:val="21"/>
        </w:rPr>
        <w:t xml:space="preserve"> </w:t>
      </w:r>
      <w:r>
        <w:rPr>
          <w:color w:val="0D0D0D"/>
          <w:sz w:val="21"/>
        </w:rPr>
        <w:t>6:30</w:t>
      </w:r>
      <w:del w:id="926" w:author="DELL" w:date="2025-07-03T10:58:00Z" w16du:dateUtc="2025-07-03T05:58:00Z">
        <w:r w:rsidDel="007B4992">
          <w:rPr>
            <w:color w:val="0D0D0D"/>
            <w:spacing w:val="37"/>
            <w:sz w:val="21"/>
          </w:rPr>
          <w:delText xml:space="preserve"> </w:delText>
        </w:r>
      </w:del>
      <w:r>
        <w:rPr>
          <w:color w:val="0D0D0D"/>
          <w:sz w:val="21"/>
        </w:rPr>
        <w:t>PM,</w:t>
      </w:r>
      <w:r>
        <w:rPr>
          <w:color w:val="0D0D0D"/>
          <w:spacing w:val="33"/>
          <w:sz w:val="21"/>
        </w:rPr>
        <w:t xml:space="preserve"> </w:t>
      </w:r>
      <w:r>
        <w:rPr>
          <w:color w:val="0D0D0D"/>
          <w:sz w:val="21"/>
        </w:rPr>
        <w:t>at</w:t>
      </w:r>
      <w:r>
        <w:rPr>
          <w:color w:val="0D0D0D"/>
          <w:spacing w:val="37"/>
          <w:sz w:val="21"/>
        </w:rPr>
        <w:t xml:space="preserve"> </w:t>
      </w:r>
      <w:r>
        <w:rPr>
          <w:color w:val="0D0D0D"/>
          <w:sz w:val="21"/>
        </w:rPr>
        <w:t>the</w:t>
      </w:r>
      <w:r>
        <w:rPr>
          <w:color w:val="0D0D0D"/>
          <w:spacing w:val="35"/>
          <w:sz w:val="21"/>
        </w:rPr>
        <w:t xml:space="preserve"> </w:t>
      </w:r>
      <w:r>
        <w:rPr>
          <w:color w:val="0D0D0D"/>
          <w:sz w:val="21"/>
        </w:rPr>
        <w:t>rate</w:t>
      </w:r>
      <w:r>
        <w:rPr>
          <w:color w:val="0D0D0D"/>
          <w:spacing w:val="38"/>
          <w:sz w:val="21"/>
        </w:rPr>
        <w:t xml:space="preserve"> </w:t>
      </w:r>
      <w:r>
        <w:rPr>
          <w:color w:val="0D0D0D"/>
          <w:sz w:val="21"/>
        </w:rPr>
        <w:t>of</w:t>
      </w:r>
      <w:r>
        <w:rPr>
          <w:color w:val="0D0D0D"/>
          <w:spacing w:val="35"/>
          <w:sz w:val="21"/>
        </w:rPr>
        <w:t xml:space="preserve"> </w:t>
      </w:r>
      <w:r>
        <w:rPr>
          <w:color w:val="0D0D0D"/>
          <w:sz w:val="21"/>
        </w:rPr>
        <w:t>Rs.</w:t>
      </w:r>
      <w:del w:id="927" w:author="DELL" w:date="2025-07-03T10:58:00Z" w16du:dateUtc="2025-07-03T05:58:00Z">
        <w:r w:rsidDel="007B4992">
          <w:rPr>
            <w:color w:val="0D0D0D"/>
            <w:spacing w:val="37"/>
            <w:sz w:val="21"/>
          </w:rPr>
          <w:delText xml:space="preserve"> </w:delText>
        </w:r>
      </w:del>
      <w:r>
        <w:rPr>
          <w:color w:val="0D0D0D"/>
          <w:sz w:val="21"/>
        </w:rPr>
        <w:t>10</w:t>
      </w:r>
      <w:r>
        <w:rPr>
          <w:color w:val="0D0D0D"/>
          <w:spacing w:val="37"/>
          <w:sz w:val="21"/>
        </w:rPr>
        <w:t xml:space="preserve"> </w:t>
      </w:r>
      <w:r>
        <w:rPr>
          <w:color w:val="0D0D0D"/>
          <w:sz w:val="21"/>
        </w:rPr>
        <w:t>per</w:t>
      </w:r>
      <w:r>
        <w:rPr>
          <w:color w:val="0D0D0D"/>
          <w:spacing w:val="34"/>
          <w:sz w:val="21"/>
        </w:rPr>
        <w:t xml:space="preserve"> </w:t>
      </w:r>
      <w:r>
        <w:rPr>
          <w:color w:val="0D0D0D"/>
          <w:sz w:val="21"/>
        </w:rPr>
        <w:lastRenderedPageBreak/>
        <w:t>kilometer</w:t>
      </w:r>
      <w:r>
        <w:rPr>
          <w:color w:val="0D0D0D"/>
          <w:spacing w:val="37"/>
          <w:sz w:val="21"/>
        </w:rPr>
        <w:t xml:space="preserve"> </w:t>
      </w:r>
      <w:r>
        <w:rPr>
          <w:color w:val="0D0D0D"/>
          <w:sz w:val="21"/>
        </w:rPr>
        <w:t>and</w:t>
      </w:r>
      <w:r>
        <w:rPr>
          <w:color w:val="0D0D0D"/>
          <w:spacing w:val="-56"/>
          <w:sz w:val="21"/>
        </w:rPr>
        <w:t xml:space="preserve"> </w:t>
      </w:r>
      <w:r>
        <w:rPr>
          <w:color w:val="0D0D0D"/>
          <w:sz w:val="21"/>
        </w:rPr>
        <w:t>Rs.30</w:t>
      </w:r>
      <w:r>
        <w:rPr>
          <w:color w:val="0D0D0D"/>
          <w:spacing w:val="-2"/>
          <w:sz w:val="21"/>
        </w:rPr>
        <w:t xml:space="preserve"> </w:t>
      </w:r>
      <w:r>
        <w:rPr>
          <w:color w:val="0D0D0D"/>
          <w:sz w:val="21"/>
        </w:rPr>
        <w:t>per</w:t>
      </w:r>
      <w:r>
        <w:rPr>
          <w:color w:val="0D0D0D"/>
          <w:spacing w:val="-2"/>
          <w:sz w:val="21"/>
        </w:rPr>
        <w:t xml:space="preserve"> </w:t>
      </w:r>
      <w:r>
        <w:rPr>
          <w:color w:val="0D0D0D"/>
          <w:sz w:val="21"/>
        </w:rPr>
        <w:t>hour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as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compensation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to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the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driver.</w:t>
      </w:r>
    </w:p>
    <w:p w14:paraId="581B4073" w14:textId="77777777" w:rsidR="00447697" w:rsidRDefault="00447697">
      <w:pPr>
        <w:spacing w:line="336" w:lineRule="auto"/>
        <w:jc w:val="both"/>
        <w:rPr>
          <w:sz w:val="21"/>
        </w:rPr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28846E6B" w14:textId="45483528" w:rsidR="00447697" w:rsidRDefault="00BE6F0B">
      <w:pPr>
        <w:pStyle w:val="Heading5"/>
        <w:numPr>
          <w:ilvl w:val="2"/>
          <w:numId w:val="40"/>
        </w:numPr>
        <w:tabs>
          <w:tab w:val="left" w:pos="2160"/>
          <w:tab w:val="left" w:pos="2161"/>
        </w:tabs>
        <w:spacing w:before="128"/>
        <w:ind w:hanging="721"/>
      </w:pPr>
      <w:bookmarkStart w:id="928" w:name="_bookmark22"/>
      <w:bookmarkEnd w:id="928"/>
      <w:r>
        <w:lastRenderedPageBreak/>
        <w:t>Damage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del w:id="929" w:author="DELL" w:date="2025-07-03T10:58:00Z" w16du:dateUtc="2025-07-03T05:58:00Z">
        <w:r w:rsidDel="007B4992">
          <w:delText>Organization</w:delText>
        </w:r>
      </w:del>
      <w:ins w:id="930" w:author="DELL" w:date="2025-07-03T10:58:00Z" w16du:dateUtc="2025-07-03T05:58:00Z">
        <w:r w:rsidR="007B4992">
          <w:t>WRC’s</w:t>
        </w:r>
      </w:ins>
      <w:r>
        <w:rPr>
          <w:spacing w:val="-4"/>
        </w:rPr>
        <w:t xml:space="preserve"> </w:t>
      </w:r>
      <w:r>
        <w:t>Vehicle</w:t>
      </w:r>
      <w:r>
        <w:rPr>
          <w:spacing w:val="-2"/>
        </w:rPr>
        <w:t xml:space="preserve"> </w:t>
      </w:r>
      <w:del w:id="931" w:author="DELL" w:date="2025-07-03T10:58:00Z" w16du:dateUtc="2025-07-03T05:58:00Z">
        <w:r w:rsidDel="007B4992">
          <w:delText>in</w:delText>
        </w:r>
      </w:del>
      <w:ins w:id="932" w:author="DELL" w:date="2025-07-03T10:58:00Z" w16du:dateUtc="2025-07-03T05:58:00Z">
        <w:r w:rsidR="007B4992">
          <w:t>during</w:t>
        </w:r>
      </w:ins>
      <w:r>
        <w:rPr>
          <w:spacing w:val="-1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Use</w:t>
      </w:r>
      <w:ins w:id="933" w:author="DELL" w:date="2025-07-03T10:58:00Z" w16du:dateUtc="2025-07-03T05:58:00Z">
        <w:r w:rsidR="007B4992">
          <w:t>:</w:t>
        </w:r>
      </w:ins>
    </w:p>
    <w:p w14:paraId="7B8CD543" w14:textId="77777777" w:rsidR="00447697" w:rsidRDefault="00447697">
      <w:pPr>
        <w:pStyle w:val="BodyText"/>
        <w:spacing w:before="2"/>
        <w:rPr>
          <w:rFonts w:ascii="Arial"/>
          <w:b/>
          <w:sz w:val="25"/>
        </w:rPr>
      </w:pPr>
    </w:p>
    <w:p w14:paraId="64DE55BC" w14:textId="2CE318C7" w:rsidR="00447697" w:rsidRDefault="00BE6F0B">
      <w:pPr>
        <w:pStyle w:val="BodyText"/>
        <w:spacing w:line="345" w:lineRule="auto"/>
        <w:ind w:left="2160" w:right="1417"/>
        <w:jc w:val="both"/>
      </w:pPr>
      <w:r>
        <w:t xml:space="preserve">Any damage to </w:t>
      </w:r>
      <w:del w:id="934" w:author="DELL" w:date="2025-07-03T10:58:00Z" w16du:dateUtc="2025-07-03T05:58:00Z">
        <w:r w:rsidDel="00C5255D">
          <w:delText>an organization</w:delText>
        </w:r>
      </w:del>
      <w:ins w:id="935" w:author="DELL" w:date="2025-07-03T10:59:00Z" w16du:dateUtc="2025-07-03T05:59:00Z">
        <w:r w:rsidR="00C5255D">
          <w:t>WRC’s</w:t>
        </w:r>
      </w:ins>
      <w:r>
        <w:t xml:space="preserve"> vehicle incurred during the time</w:t>
      </w:r>
      <w:ins w:id="936" w:author="DELL" w:date="2025-07-03T10:59:00Z" w16du:dateUtc="2025-07-03T05:59:00Z">
        <w:r w:rsidR="00C5255D">
          <w:t>,</w:t>
        </w:r>
      </w:ins>
      <w:r>
        <w:t xml:space="preserve"> </w:t>
      </w:r>
      <w:del w:id="937" w:author="DELL" w:date="2025-07-03T10:59:00Z" w16du:dateUtc="2025-07-03T05:59:00Z">
        <w:r w:rsidDel="00C5255D">
          <w:delText xml:space="preserve">it is in authorized </w:delText>
        </w:r>
      </w:del>
      <w:r>
        <w:t>private</w:t>
      </w:r>
      <w:r>
        <w:rPr>
          <w:spacing w:val="1"/>
        </w:rPr>
        <w:t xml:space="preserve"> </w:t>
      </w:r>
      <w:r>
        <w:t xml:space="preserve">use </w:t>
      </w:r>
      <w:ins w:id="938" w:author="DELL" w:date="2025-07-03T10:59:00Z" w16du:dateUtc="2025-07-03T05:59:00Z">
        <w:r w:rsidR="00C5255D">
          <w:t xml:space="preserve">of WRC’s vehicle </w:t>
        </w:r>
      </w:ins>
      <w:r>
        <w:t>will be the responsibility of the employee under who</w:t>
      </w:r>
      <w:del w:id="939" w:author="DELL" w:date="2025-07-03T11:00:00Z" w16du:dateUtc="2025-07-03T06:00:00Z">
        <w:r w:rsidDel="00C5255D">
          <w:delText>se</w:delText>
        </w:r>
      </w:del>
      <w:ins w:id="940" w:author="DELL" w:date="2025-07-03T11:00:00Z" w16du:dateUtc="2025-07-03T06:00:00Z">
        <w:r w:rsidR="00C5255D">
          <w:t xml:space="preserve"> is</w:t>
        </w:r>
      </w:ins>
      <w:r>
        <w:t xml:space="preserve"> us</w:t>
      </w:r>
      <w:del w:id="941" w:author="DELL" w:date="2025-07-03T11:00:00Z" w16du:dateUtc="2025-07-03T06:00:00Z">
        <w:r w:rsidDel="00C5255D">
          <w:delText>e</w:delText>
        </w:r>
      </w:del>
      <w:ins w:id="942" w:author="DELL" w:date="2025-07-03T11:00:00Z" w16du:dateUtc="2025-07-03T06:00:00Z">
        <w:r w:rsidR="00C5255D">
          <w:t>ing</w:t>
        </w:r>
      </w:ins>
      <w:r>
        <w:t xml:space="preserve"> it</w:t>
      </w:r>
      <w:del w:id="943" w:author="DELL" w:date="2025-07-03T11:00:00Z" w16du:dateUtc="2025-07-03T06:00:00Z">
        <w:r w:rsidDel="00C5255D">
          <w:delText xml:space="preserve"> is</w:delText>
        </w:r>
      </w:del>
      <w:r>
        <w:t>. This will include all</w:t>
      </w:r>
      <w:r>
        <w:rPr>
          <w:spacing w:val="1"/>
        </w:rPr>
        <w:t xml:space="preserve"> </w:t>
      </w:r>
      <w:r>
        <w:t>parts,</w:t>
      </w:r>
      <w:r>
        <w:rPr>
          <w:spacing w:val="1"/>
        </w:rPr>
        <w:t xml:space="preserve"> </w:t>
      </w:r>
      <w:r>
        <w:t>repairs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insurance</w:t>
      </w:r>
      <w:r>
        <w:rPr>
          <w:spacing w:val="1"/>
        </w:rPr>
        <w:t xml:space="preserve"> </w:t>
      </w:r>
      <w:r>
        <w:t>co-payments,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charged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employee.</w:t>
      </w:r>
      <w:r>
        <w:rPr>
          <w:spacing w:val="1"/>
        </w:rPr>
        <w:t xml:space="preserve"> </w:t>
      </w:r>
      <w:r>
        <w:t>Accidents</w:t>
      </w:r>
      <w:r>
        <w:rPr>
          <w:spacing w:val="-2"/>
        </w:rPr>
        <w:t xml:space="preserve"> </w:t>
      </w:r>
      <w:r>
        <w:t>resulting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carelessness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incur</w:t>
      </w:r>
      <w:r>
        <w:rPr>
          <w:spacing w:val="-2"/>
        </w:rPr>
        <w:t xml:space="preserve"> </w:t>
      </w:r>
      <w:r>
        <w:t>disciplinary</w:t>
      </w:r>
      <w:r>
        <w:rPr>
          <w:spacing w:val="-5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rules.</w:t>
      </w:r>
    </w:p>
    <w:p w14:paraId="408C0ACD" w14:textId="20B567EA" w:rsidR="00447697" w:rsidRDefault="00BE6F0B">
      <w:pPr>
        <w:pStyle w:val="BodyText"/>
        <w:spacing w:before="179" w:line="345" w:lineRule="auto"/>
        <w:ind w:left="2160" w:right="1415"/>
        <w:jc w:val="both"/>
      </w:pPr>
      <w:r>
        <w:t xml:space="preserve">Personal use of </w:t>
      </w:r>
      <w:del w:id="944" w:author="DELL" w:date="2025-07-03T11:00:00Z" w16du:dateUtc="2025-07-03T06:00:00Z">
        <w:r w:rsidDel="008020CB">
          <w:delText>organization</w:delText>
        </w:r>
      </w:del>
      <w:ins w:id="945" w:author="DELL" w:date="2025-07-03T11:00:00Z" w16du:dateUtc="2025-07-03T06:00:00Z">
        <w:r w:rsidR="008020CB">
          <w:t>WRC’s</w:t>
        </w:r>
      </w:ins>
      <w:r>
        <w:t xml:space="preserve"> vehicles by anyone who is not a</w:t>
      </w:r>
      <w:del w:id="946" w:author="DELL" w:date="2025-07-03T11:01:00Z" w16du:dateUtc="2025-07-03T06:01:00Z">
        <w:r w:rsidDel="008020CB">
          <w:delText>n</w:delText>
        </w:r>
      </w:del>
      <w:ins w:id="947" w:author="DELL" w:date="2025-07-03T11:01:00Z" w16du:dateUtc="2025-07-03T06:01:00Z">
        <w:r w:rsidR="008020CB">
          <w:t xml:space="preserve"> WRC</w:t>
        </w:r>
      </w:ins>
      <w:r>
        <w:t xml:space="preserve"> </w:t>
      </w:r>
      <w:del w:id="948" w:author="DELL" w:date="2025-07-03T11:01:00Z" w16du:dateUtc="2025-07-03T06:01:00Z">
        <w:r w:rsidDel="008020CB">
          <w:delText xml:space="preserve">organization </w:delText>
        </w:r>
      </w:del>
      <w:r>
        <w:t>staff member</w:t>
      </w:r>
      <w:r>
        <w:rPr>
          <w:spacing w:val="-56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permissible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circumstances,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driver,</w:t>
      </w:r>
      <w:r>
        <w:rPr>
          <w:spacing w:val="1"/>
        </w:rPr>
        <w:t xml:space="preserve"> </w:t>
      </w:r>
      <w:r>
        <w:t>supervisor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 xml:space="preserve">breaking this rule will be liable to disciplinary procedures leading up to termination </w:t>
      </w:r>
      <w:del w:id="949" w:author="DELL" w:date="2025-07-03T11:01:00Z" w16du:dateUtc="2025-07-03T06:01:00Z">
        <w:r w:rsidDel="008020CB">
          <w:delText>o</w:delText>
        </w:r>
      </w:del>
      <w:r>
        <w:t>f</w:t>
      </w:r>
      <w:ins w:id="950" w:author="DELL" w:date="2025-07-03T11:01:00Z" w16du:dateUtc="2025-07-03T06:01:00Z">
        <w:r w:rsidR="008020CB">
          <w:t>rom the</w:t>
        </w:r>
      </w:ins>
      <w:r>
        <w:rPr>
          <w:spacing w:val="1"/>
        </w:rPr>
        <w:t xml:space="preserve"> </w:t>
      </w:r>
      <w:r>
        <w:t>service.</w:t>
      </w:r>
    </w:p>
    <w:p w14:paraId="57873DD4" w14:textId="77777777" w:rsidR="00447697" w:rsidRDefault="00BE6F0B">
      <w:pPr>
        <w:pStyle w:val="Heading4"/>
        <w:numPr>
          <w:ilvl w:val="1"/>
          <w:numId w:val="40"/>
        </w:numPr>
        <w:tabs>
          <w:tab w:val="left" w:pos="2021"/>
          <w:tab w:val="left" w:pos="2022"/>
        </w:tabs>
        <w:spacing w:before="126"/>
        <w:ind w:hanging="582"/>
      </w:pPr>
      <w:r>
        <w:t>Staff</w:t>
      </w:r>
      <w:r>
        <w:rPr>
          <w:spacing w:val="-2"/>
        </w:rPr>
        <w:t xml:space="preserve"> </w:t>
      </w:r>
      <w:r>
        <w:t>Transfers</w:t>
      </w:r>
      <w:r>
        <w:rPr>
          <w:spacing w:val="-2"/>
        </w:rPr>
        <w:t xml:space="preserve"> </w:t>
      </w:r>
      <w:r>
        <w:t>and Postings</w:t>
      </w:r>
    </w:p>
    <w:p w14:paraId="7A5BC24F" w14:textId="77777777" w:rsidR="00447697" w:rsidRDefault="00447697">
      <w:pPr>
        <w:pStyle w:val="BodyText"/>
        <w:spacing w:before="3"/>
        <w:rPr>
          <w:rFonts w:ascii="Arial"/>
          <w:b/>
          <w:sz w:val="22"/>
        </w:rPr>
      </w:pPr>
    </w:p>
    <w:p w14:paraId="2D3A37CD" w14:textId="77777777" w:rsidR="00447697" w:rsidRDefault="00BE6F0B">
      <w:pPr>
        <w:pStyle w:val="Heading5"/>
        <w:numPr>
          <w:ilvl w:val="2"/>
          <w:numId w:val="40"/>
        </w:numPr>
        <w:tabs>
          <w:tab w:val="left" w:pos="2160"/>
          <w:tab w:val="left" w:pos="2161"/>
        </w:tabs>
        <w:ind w:hanging="721"/>
      </w:pPr>
      <w:r>
        <w:t>Joining</w:t>
      </w:r>
      <w:r>
        <w:rPr>
          <w:spacing w:val="-1"/>
        </w:rPr>
        <w:t xml:space="preserve"> </w:t>
      </w:r>
      <w:r>
        <w:t>Time</w:t>
      </w:r>
    </w:p>
    <w:p w14:paraId="2D7B8AEA" w14:textId="77777777" w:rsidR="00447697" w:rsidRDefault="00447697">
      <w:pPr>
        <w:pStyle w:val="BodyText"/>
        <w:spacing w:before="11"/>
        <w:rPr>
          <w:rFonts w:ascii="Arial"/>
          <w:b/>
          <w:sz w:val="24"/>
        </w:rPr>
      </w:pPr>
    </w:p>
    <w:p w14:paraId="778D0BDF" w14:textId="42E677F9" w:rsidR="00447697" w:rsidRDefault="00BE6F0B">
      <w:pPr>
        <w:pStyle w:val="BodyText"/>
        <w:spacing w:line="338" w:lineRule="auto"/>
        <w:ind w:left="2160" w:right="1415"/>
        <w:jc w:val="both"/>
      </w:pPr>
      <w:r>
        <w:t>Seven days joining time shall be allowed on inter-regional transfer. However, in case of</w:t>
      </w:r>
      <w:r>
        <w:rPr>
          <w:spacing w:val="1"/>
        </w:rPr>
        <w:t xml:space="preserve"> </w:t>
      </w:r>
      <w:r>
        <w:t>urgency</w:t>
      </w:r>
      <w:r>
        <w:rPr>
          <w:spacing w:val="1"/>
        </w:rPr>
        <w:t xml:space="preserve"> </w:t>
      </w:r>
      <w:del w:id="951" w:author="DELL" w:date="2025-07-03T11:01:00Z" w16du:dateUtc="2025-07-03T06:01:00Z">
        <w:r w:rsidDel="003623D8">
          <w:delText>the</w:delText>
        </w:r>
        <w:r w:rsidDel="003623D8">
          <w:rPr>
            <w:spacing w:val="1"/>
          </w:rPr>
          <w:delText xml:space="preserve"> </w:delText>
        </w:r>
        <w:r w:rsidDel="003623D8">
          <w:delText>O</w:delText>
        </w:r>
      </w:del>
      <w:del w:id="952" w:author="DELL" w:date="2025-07-03T11:02:00Z" w16du:dateUtc="2025-07-03T06:02:00Z">
        <w:r w:rsidDel="003623D8">
          <w:delText>rganization</w:delText>
        </w:r>
      </w:del>
      <w:ins w:id="953" w:author="DELL" w:date="2025-07-03T11:02:00Z" w16du:dateUtc="2025-07-03T06:02:00Z">
        <w:r w:rsidR="003623D8">
          <w:t>WRC</w:t>
        </w:r>
      </w:ins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require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transferred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shorter</w:t>
      </w:r>
      <w:r>
        <w:rPr>
          <w:spacing w:val="-2"/>
        </w:rPr>
        <w:t xml:space="preserve"> </w:t>
      </w:r>
      <w:r>
        <w:t>period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normally</w:t>
      </w:r>
      <w:r>
        <w:rPr>
          <w:spacing w:val="-4"/>
        </w:rPr>
        <w:t xml:space="preserve"> </w:t>
      </w:r>
      <w:r>
        <w:t>prescribed.</w:t>
      </w:r>
    </w:p>
    <w:p w14:paraId="790D542F" w14:textId="77777777" w:rsidR="00447697" w:rsidRDefault="00BE6F0B">
      <w:pPr>
        <w:pStyle w:val="ListParagraph"/>
        <w:numPr>
          <w:ilvl w:val="2"/>
          <w:numId w:val="40"/>
        </w:numPr>
        <w:tabs>
          <w:tab w:val="left" w:pos="2160"/>
          <w:tab w:val="left" w:pos="2161"/>
        </w:tabs>
        <w:spacing w:before="140"/>
        <w:ind w:hanging="721"/>
        <w:rPr>
          <w:rFonts w:ascii="Arial"/>
          <w:b/>
          <w:color w:val="0D0D0D"/>
          <w:sz w:val="21"/>
        </w:rPr>
      </w:pPr>
      <w:r>
        <w:rPr>
          <w:rFonts w:ascii="Arial"/>
          <w:b/>
          <w:color w:val="0D0D0D"/>
          <w:sz w:val="21"/>
        </w:rPr>
        <w:t>Re-settlement</w:t>
      </w:r>
      <w:r>
        <w:rPr>
          <w:rFonts w:ascii="Arial"/>
          <w:b/>
          <w:color w:val="0D0D0D"/>
          <w:spacing w:val="-4"/>
          <w:sz w:val="21"/>
        </w:rPr>
        <w:t xml:space="preserve"> </w:t>
      </w:r>
      <w:r>
        <w:rPr>
          <w:rFonts w:ascii="Arial"/>
          <w:b/>
          <w:color w:val="0D0D0D"/>
          <w:sz w:val="21"/>
        </w:rPr>
        <w:t>Assistance</w:t>
      </w:r>
    </w:p>
    <w:p w14:paraId="0F6377C1" w14:textId="77777777" w:rsidR="00447697" w:rsidRDefault="00447697">
      <w:pPr>
        <w:pStyle w:val="BodyText"/>
        <w:spacing w:before="2"/>
        <w:rPr>
          <w:rFonts w:ascii="Arial"/>
          <w:b/>
        </w:rPr>
      </w:pPr>
    </w:p>
    <w:p w14:paraId="75F5D125" w14:textId="60FA96C7" w:rsidR="00447697" w:rsidRDefault="00BE6F0B">
      <w:pPr>
        <w:pStyle w:val="BodyText"/>
        <w:ind w:left="2160"/>
        <w:jc w:val="both"/>
      </w:pPr>
      <w:r>
        <w:rPr>
          <w:color w:val="0D0D0D"/>
        </w:rPr>
        <w:t>A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one</w:t>
      </w:r>
      <w:ins w:id="954" w:author="DELL" w:date="2025-07-03T11:02:00Z" w16du:dateUtc="2025-07-03T06:02:00Z">
        <w:r w:rsidR="00E779C1">
          <w:rPr>
            <w:color w:val="0D0D0D"/>
          </w:rPr>
          <w:t>-</w:t>
        </w:r>
      </w:ins>
      <w:del w:id="955" w:author="DELL" w:date="2025-07-03T11:02:00Z" w16du:dateUtc="2025-07-03T06:02:00Z">
        <w:r w:rsidDel="00E779C1">
          <w:rPr>
            <w:color w:val="0D0D0D"/>
            <w:spacing w:val="-1"/>
          </w:rPr>
          <w:delText xml:space="preserve"> </w:delText>
        </w:r>
      </w:del>
      <w:r>
        <w:rPr>
          <w:color w:val="0D0D0D"/>
        </w:rPr>
        <w:t>time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re-settlement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assistance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grant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shall be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admissible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employees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transferring</w:t>
      </w:r>
      <w:ins w:id="956" w:author="DELL" w:date="2025-07-03T11:02:00Z" w16du:dateUtc="2025-07-03T06:02:00Z">
        <w:r w:rsidR="00E779C1">
          <w:rPr>
            <w:color w:val="0D0D0D"/>
          </w:rPr>
          <w:t xml:space="preserve"> </w:t>
        </w:r>
      </w:ins>
    </w:p>
    <w:p w14:paraId="726574D2" w14:textId="0853B59F" w:rsidR="00447697" w:rsidDel="00A5461C" w:rsidRDefault="00BE6F0B">
      <w:pPr>
        <w:pStyle w:val="BodyText"/>
        <w:spacing w:before="167" w:line="314" w:lineRule="auto"/>
        <w:ind w:left="2160" w:right="102"/>
        <w:rPr>
          <w:del w:id="957" w:author="DELL" w:date="2025-07-03T11:03:00Z" w16du:dateUtc="2025-07-03T06:03:00Z"/>
        </w:rPr>
      </w:pPr>
      <w:r>
        <w:rPr>
          <w:color w:val="0D0D0D"/>
        </w:rPr>
        <w:t xml:space="preserve">or moving residence at </w:t>
      </w:r>
      <w:del w:id="958" w:author="DELL" w:date="2025-07-03T11:02:00Z" w16du:dateUtc="2025-07-03T06:02:00Z">
        <w:r w:rsidDel="00E779C1">
          <w:rPr>
            <w:color w:val="0D0D0D"/>
          </w:rPr>
          <w:delText>Organization</w:delText>
        </w:r>
      </w:del>
      <w:ins w:id="959" w:author="DELL" w:date="2025-07-03T11:02:00Z" w16du:dateUtc="2025-07-03T06:02:00Z">
        <w:r w:rsidR="00E779C1">
          <w:rPr>
            <w:color w:val="0D0D0D"/>
          </w:rPr>
          <w:t>WRC</w:t>
        </w:r>
      </w:ins>
      <w:r>
        <w:rPr>
          <w:color w:val="0D0D0D"/>
        </w:rPr>
        <w:t>’s direction from one</w:t>
      </w:r>
      <w:ins w:id="960" w:author="DELL" w:date="2025-07-03T11:02:00Z" w16du:dateUtc="2025-07-03T06:02:00Z">
        <w:r w:rsidR="00E779C1">
          <w:rPr>
            <w:color w:val="0D0D0D"/>
          </w:rPr>
          <w:t xml:space="preserve"> </w:t>
        </w:r>
      </w:ins>
      <w:del w:id="961" w:author="DELL" w:date="2025-07-03T11:02:00Z" w16du:dateUtc="2025-07-03T06:02:00Z">
        <w:r w:rsidDel="00E779C1">
          <w:rPr>
            <w:color w:val="0D0D0D"/>
          </w:rPr>
          <w:delText>This</w:delText>
        </w:r>
      </w:del>
      <w:r>
        <w:rPr>
          <w:color w:val="0D0D0D"/>
        </w:rPr>
        <w:t>duty st</w:t>
      </w:r>
      <w:ins w:id="962" w:author="DELL" w:date="2025-07-03T11:03:00Z" w16du:dateUtc="2025-07-03T06:03:00Z">
        <w:r w:rsidR="00E779C1">
          <w:rPr>
            <w:color w:val="0D0D0D"/>
          </w:rPr>
          <w:t>ation to another</w:t>
        </w:r>
      </w:ins>
      <w:r>
        <w:rPr>
          <w:color w:val="0D0D0D"/>
        </w:rPr>
        <w:t xml:space="preserve"> will apply to newly hired employees</w:t>
      </w:r>
      <w:r>
        <w:rPr>
          <w:color w:val="0D0D0D"/>
          <w:spacing w:val="-56"/>
        </w:rPr>
        <w:t xml:space="preserve"> </w:t>
      </w:r>
      <w:ins w:id="963" w:author="DELL" w:date="2025-07-03T11:03:00Z" w16du:dateUtc="2025-07-03T06:03:00Z">
        <w:r w:rsidR="00E779C1">
          <w:rPr>
            <w:color w:val="0D0D0D"/>
            <w:spacing w:val="-56"/>
          </w:rPr>
          <w:t xml:space="preserve">                     </w:t>
        </w:r>
      </w:ins>
      <w:r>
        <w:rPr>
          <w:color w:val="0D0D0D"/>
        </w:rPr>
        <w:t>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employees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promoted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location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other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than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their</w:t>
      </w:r>
      <w:ins w:id="964" w:author="DELL" w:date="2025-07-03T11:03:00Z" w16du:dateUtc="2025-07-03T06:03:00Z">
        <w:r w:rsidR="00A5461C">
          <w:rPr>
            <w:color w:val="0D0D0D"/>
          </w:rPr>
          <w:t xml:space="preserve"> </w:t>
        </w:r>
      </w:ins>
    </w:p>
    <w:p w14:paraId="393F8A36" w14:textId="206037C0" w:rsidR="00447697" w:rsidRDefault="00BE6F0B" w:rsidP="00A5461C">
      <w:pPr>
        <w:pStyle w:val="BodyText"/>
        <w:spacing w:before="167" w:line="314" w:lineRule="auto"/>
        <w:ind w:left="2160" w:right="102"/>
        <w:pPrChange w:id="965" w:author="DELL" w:date="2025-07-03T11:03:00Z" w16du:dateUtc="2025-07-03T06:03:00Z">
          <w:pPr>
            <w:pStyle w:val="BodyText"/>
            <w:spacing w:before="92" w:line="314" w:lineRule="auto"/>
            <w:ind w:left="2160" w:right="1435"/>
          </w:pPr>
        </w:pPrChange>
      </w:pPr>
      <w:r>
        <w:rPr>
          <w:color w:val="0D0D0D"/>
        </w:rPr>
        <w:t>place</w:t>
      </w:r>
      <w:r>
        <w:rPr>
          <w:color w:val="0D0D0D"/>
          <w:spacing w:val="1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12"/>
        </w:rPr>
        <w:t xml:space="preserve"> </w:t>
      </w:r>
      <w:r>
        <w:rPr>
          <w:color w:val="0D0D0D"/>
        </w:rPr>
        <w:t>duty</w:t>
      </w:r>
      <w:r>
        <w:rPr>
          <w:color w:val="0D0D0D"/>
          <w:spacing w:val="9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10"/>
        </w:rPr>
        <w:t xml:space="preserve"> </w:t>
      </w:r>
      <w:r>
        <w:rPr>
          <w:color w:val="0D0D0D"/>
        </w:rPr>
        <w:t>staff</w:t>
      </w:r>
      <w:r>
        <w:rPr>
          <w:color w:val="0D0D0D"/>
          <w:spacing w:val="12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12"/>
        </w:rPr>
        <w:t xml:space="preserve"> </w:t>
      </w:r>
      <w:r>
        <w:rPr>
          <w:color w:val="0D0D0D"/>
        </w:rPr>
        <w:t>inter-regional</w:t>
      </w:r>
      <w:r>
        <w:rPr>
          <w:color w:val="0D0D0D"/>
          <w:spacing w:val="11"/>
        </w:rPr>
        <w:t xml:space="preserve"> </w:t>
      </w:r>
      <w:r>
        <w:rPr>
          <w:color w:val="0D0D0D"/>
        </w:rPr>
        <w:t>transfers</w:t>
      </w:r>
      <w:r>
        <w:rPr>
          <w:color w:val="0D0D0D"/>
          <w:spacing w:val="11"/>
        </w:rPr>
        <w:t xml:space="preserve"> </w:t>
      </w:r>
      <w:r>
        <w:rPr>
          <w:color w:val="0D0D0D"/>
        </w:rPr>
        <w:t>within</w:t>
      </w:r>
      <w:r>
        <w:rPr>
          <w:color w:val="0D0D0D"/>
          <w:spacing w:val="11"/>
        </w:rPr>
        <w:t xml:space="preserve"> </w:t>
      </w:r>
      <w:del w:id="966" w:author="DELL" w:date="2025-07-03T11:03:00Z" w16du:dateUtc="2025-07-03T06:03:00Z">
        <w:r w:rsidDel="00A5461C">
          <w:rPr>
            <w:color w:val="0D0D0D"/>
          </w:rPr>
          <w:delText>Organization</w:delText>
        </w:r>
      </w:del>
      <w:ins w:id="967" w:author="DELL" w:date="2025-07-03T11:03:00Z" w16du:dateUtc="2025-07-03T06:03:00Z">
        <w:r w:rsidR="00A5461C">
          <w:rPr>
            <w:color w:val="0D0D0D"/>
          </w:rPr>
          <w:t>WRC</w:t>
        </w:r>
      </w:ins>
      <w:r>
        <w:rPr>
          <w:color w:val="0D0D0D"/>
          <w:spacing w:val="11"/>
        </w:rPr>
        <w:t xml:space="preserve"> </w:t>
      </w:r>
      <w:r>
        <w:rPr>
          <w:color w:val="0D0D0D"/>
        </w:rPr>
        <w:t>provided</w:t>
      </w:r>
      <w:r>
        <w:rPr>
          <w:color w:val="0D0D0D"/>
          <w:spacing w:val="10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10"/>
        </w:rPr>
        <w:t xml:space="preserve"> </w:t>
      </w:r>
      <w:r>
        <w:rPr>
          <w:color w:val="0D0D0D"/>
        </w:rPr>
        <w:t>stay</w:t>
      </w:r>
      <w:r>
        <w:rPr>
          <w:color w:val="0D0D0D"/>
          <w:spacing w:val="8"/>
        </w:rPr>
        <w:t xml:space="preserve"> </w:t>
      </w:r>
      <w:proofErr w:type="gramStart"/>
      <w:r>
        <w:rPr>
          <w:color w:val="0D0D0D"/>
        </w:rPr>
        <w:t>at</w:t>
      </w:r>
      <w:ins w:id="968" w:author="DELL" w:date="2025-07-03T11:03:00Z" w16du:dateUtc="2025-07-03T06:03:00Z">
        <w:r w:rsidR="00A5461C">
          <w:rPr>
            <w:color w:val="0D0D0D"/>
          </w:rPr>
          <w:t xml:space="preserve"> </w:t>
        </w:r>
      </w:ins>
      <w:r>
        <w:rPr>
          <w:color w:val="0D0D0D"/>
          <w:spacing w:val="-55"/>
        </w:rPr>
        <w:t xml:space="preserve"> </w:t>
      </w:r>
      <w:r>
        <w:rPr>
          <w:color w:val="0D0D0D"/>
        </w:rPr>
        <w:t>one</w:t>
      </w:r>
      <w:proofErr w:type="gramEnd"/>
      <w:r>
        <w:rPr>
          <w:color w:val="0D0D0D"/>
        </w:rPr>
        <w:t xml:space="preserve"> station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has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been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more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than one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year.</w:t>
      </w:r>
    </w:p>
    <w:p w14:paraId="55A5FF13" w14:textId="77777777" w:rsidR="00447697" w:rsidRDefault="00BE6F0B">
      <w:pPr>
        <w:pStyle w:val="BodyText"/>
        <w:spacing w:before="164"/>
        <w:ind w:left="2160"/>
      </w:pP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amount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Resettlement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Assistance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shall be:</w:t>
      </w:r>
    </w:p>
    <w:p w14:paraId="5C37645A" w14:textId="77777777" w:rsidR="00447697" w:rsidRDefault="00447697">
      <w:pPr>
        <w:pStyle w:val="BodyText"/>
        <w:spacing w:before="8"/>
        <w:rPr>
          <w:sz w:val="23"/>
        </w:rPr>
      </w:pPr>
    </w:p>
    <w:tbl>
      <w:tblPr>
        <w:tblW w:w="0" w:type="auto"/>
        <w:tblInd w:w="23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2166"/>
        <w:gridCol w:w="2018"/>
      </w:tblGrid>
      <w:tr w:rsidR="00447697" w14:paraId="74F96FD9" w14:textId="77777777">
        <w:trPr>
          <w:trHeight w:val="415"/>
        </w:trPr>
        <w:tc>
          <w:tcPr>
            <w:tcW w:w="2618" w:type="dxa"/>
            <w:gridSpan w:val="2"/>
          </w:tcPr>
          <w:p w14:paraId="5411B27A" w14:textId="77777777" w:rsidR="00447697" w:rsidRDefault="00BE6F0B">
            <w:pPr>
              <w:pStyle w:val="TableParagraph"/>
              <w:numPr>
                <w:ilvl w:val="0"/>
                <w:numId w:val="38"/>
              </w:numPr>
              <w:tabs>
                <w:tab w:val="left" w:pos="484"/>
              </w:tabs>
              <w:spacing w:line="335" w:lineRule="exact"/>
              <w:rPr>
                <w:rFonts w:ascii="Arial MT" w:hAnsi="Arial MT"/>
                <w:sz w:val="21"/>
              </w:rPr>
            </w:pPr>
            <w:r>
              <w:rPr>
                <w:rFonts w:ascii="Arial MT" w:hAnsi="Arial MT"/>
                <w:color w:val="0D0D0D"/>
                <w:sz w:val="21"/>
              </w:rPr>
              <w:t>Level I</w:t>
            </w:r>
            <w:r>
              <w:rPr>
                <w:rFonts w:ascii="Arial MT" w:hAnsi="Arial MT"/>
                <w:color w:val="0D0D0D"/>
                <w:spacing w:val="-1"/>
                <w:sz w:val="21"/>
              </w:rPr>
              <w:t xml:space="preserve"> </w:t>
            </w:r>
            <w:r>
              <w:rPr>
                <w:rFonts w:ascii="Arial MT" w:hAnsi="Arial MT"/>
                <w:color w:val="0D0D0D"/>
                <w:sz w:val="21"/>
              </w:rPr>
              <w:t>&amp;</w:t>
            </w:r>
            <w:r>
              <w:rPr>
                <w:rFonts w:ascii="Arial MT" w:hAnsi="Arial MT"/>
                <w:color w:val="0D0D0D"/>
                <w:spacing w:val="-1"/>
                <w:sz w:val="21"/>
              </w:rPr>
              <w:t xml:space="preserve"> </w:t>
            </w:r>
            <w:r>
              <w:rPr>
                <w:rFonts w:ascii="Arial MT" w:hAnsi="Arial MT"/>
                <w:color w:val="0D0D0D"/>
                <w:sz w:val="21"/>
              </w:rPr>
              <w:t>II</w:t>
            </w:r>
          </w:p>
        </w:tc>
        <w:tc>
          <w:tcPr>
            <w:tcW w:w="2018" w:type="dxa"/>
          </w:tcPr>
          <w:p w14:paraId="45F8CDBC" w14:textId="77777777" w:rsidR="00447697" w:rsidRDefault="00BE6F0B">
            <w:pPr>
              <w:pStyle w:val="TableParagraph"/>
              <w:spacing w:before="110"/>
              <w:ind w:right="198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Rs.25,</w:t>
            </w:r>
            <w:r>
              <w:rPr>
                <w:rFonts w:ascii="Arial MT"/>
                <w:color w:val="0D0D0D"/>
                <w:spacing w:val="-13"/>
                <w:sz w:val="21"/>
              </w:rPr>
              <w:t xml:space="preserve"> </w:t>
            </w:r>
            <w:r>
              <w:rPr>
                <w:rFonts w:ascii="Arial MT"/>
                <w:color w:val="0D0D0D"/>
                <w:sz w:val="21"/>
              </w:rPr>
              <w:t>000</w:t>
            </w:r>
          </w:p>
        </w:tc>
      </w:tr>
      <w:tr w:rsidR="00447697" w14:paraId="576EE5A9" w14:textId="77777777">
        <w:trPr>
          <w:trHeight w:val="472"/>
        </w:trPr>
        <w:tc>
          <w:tcPr>
            <w:tcW w:w="2618" w:type="dxa"/>
            <w:gridSpan w:val="2"/>
          </w:tcPr>
          <w:p w14:paraId="2044CDC5" w14:textId="77777777" w:rsidR="00447697" w:rsidRDefault="00BE6F0B">
            <w:pPr>
              <w:pStyle w:val="TableParagraph"/>
              <w:numPr>
                <w:ilvl w:val="0"/>
                <w:numId w:val="37"/>
              </w:numPr>
              <w:tabs>
                <w:tab w:val="left" w:pos="484"/>
              </w:tabs>
              <w:spacing w:before="63"/>
              <w:rPr>
                <w:rFonts w:ascii="Arial MT" w:hAnsi="Arial MT"/>
                <w:sz w:val="21"/>
              </w:rPr>
            </w:pPr>
            <w:r>
              <w:rPr>
                <w:rFonts w:ascii="Arial MT" w:hAnsi="Arial MT"/>
                <w:color w:val="0D0D0D"/>
                <w:sz w:val="21"/>
              </w:rPr>
              <w:t>Level</w:t>
            </w:r>
            <w:r>
              <w:rPr>
                <w:rFonts w:ascii="Arial MT" w:hAnsi="Arial MT"/>
                <w:color w:val="0D0D0D"/>
                <w:spacing w:val="-1"/>
                <w:sz w:val="21"/>
              </w:rPr>
              <w:t xml:space="preserve"> </w:t>
            </w:r>
            <w:r>
              <w:rPr>
                <w:rFonts w:ascii="Arial MT" w:hAnsi="Arial MT"/>
                <w:color w:val="0D0D0D"/>
                <w:sz w:val="21"/>
              </w:rPr>
              <w:t>III, IV</w:t>
            </w:r>
            <w:r>
              <w:rPr>
                <w:rFonts w:ascii="Arial MT" w:hAnsi="Arial MT"/>
                <w:color w:val="0D0D0D"/>
                <w:spacing w:val="-1"/>
                <w:sz w:val="21"/>
              </w:rPr>
              <w:t xml:space="preserve"> </w:t>
            </w:r>
            <w:r>
              <w:rPr>
                <w:rFonts w:ascii="Arial MT" w:hAnsi="Arial MT"/>
                <w:color w:val="0D0D0D"/>
                <w:sz w:val="21"/>
              </w:rPr>
              <w:t>&amp;</w:t>
            </w:r>
            <w:r>
              <w:rPr>
                <w:rFonts w:ascii="Arial MT" w:hAnsi="Arial MT"/>
                <w:color w:val="0D0D0D"/>
                <w:spacing w:val="-1"/>
                <w:sz w:val="21"/>
              </w:rPr>
              <w:t xml:space="preserve"> </w:t>
            </w:r>
            <w:r>
              <w:rPr>
                <w:rFonts w:ascii="Arial MT" w:hAnsi="Arial MT"/>
                <w:color w:val="0D0D0D"/>
                <w:sz w:val="21"/>
              </w:rPr>
              <w:t>V</w:t>
            </w:r>
          </w:p>
        </w:tc>
        <w:tc>
          <w:tcPr>
            <w:tcW w:w="2018" w:type="dxa"/>
          </w:tcPr>
          <w:p w14:paraId="0A96D4D0" w14:textId="77777777" w:rsidR="00447697" w:rsidRDefault="00BE6F0B">
            <w:pPr>
              <w:pStyle w:val="TableParagraph"/>
              <w:spacing w:before="174"/>
              <w:ind w:right="255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Rs.</w:t>
            </w:r>
            <w:r>
              <w:rPr>
                <w:rFonts w:ascii="Arial MT"/>
                <w:color w:val="0D0D0D"/>
                <w:spacing w:val="-2"/>
                <w:sz w:val="21"/>
              </w:rPr>
              <w:t xml:space="preserve"> </w:t>
            </w:r>
            <w:r>
              <w:rPr>
                <w:rFonts w:ascii="Arial MT"/>
                <w:color w:val="0D0D0D"/>
                <w:sz w:val="21"/>
              </w:rPr>
              <w:t>18,000</w:t>
            </w:r>
          </w:p>
        </w:tc>
      </w:tr>
      <w:tr w:rsidR="00447697" w14:paraId="5D7221C6" w14:textId="77777777">
        <w:trPr>
          <w:trHeight w:val="413"/>
        </w:trPr>
        <w:tc>
          <w:tcPr>
            <w:tcW w:w="452" w:type="dxa"/>
          </w:tcPr>
          <w:p w14:paraId="546D63C7" w14:textId="77777777" w:rsidR="00447697" w:rsidRDefault="00BE6F0B">
            <w:pPr>
              <w:pStyle w:val="TableParagraph"/>
              <w:spacing w:before="115"/>
              <w:ind w:right="106"/>
              <w:jc w:val="right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0D0D0D"/>
                <w:sz w:val="16"/>
              </w:rPr>
              <w:t></w:t>
            </w:r>
          </w:p>
        </w:tc>
        <w:tc>
          <w:tcPr>
            <w:tcW w:w="2166" w:type="dxa"/>
          </w:tcPr>
          <w:p w14:paraId="0399ABE7" w14:textId="77777777" w:rsidR="00447697" w:rsidRDefault="00BE6F0B">
            <w:pPr>
              <w:pStyle w:val="TableParagraph"/>
              <w:spacing w:before="50"/>
              <w:ind w:left="108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Level VI</w:t>
            </w:r>
          </w:p>
        </w:tc>
        <w:tc>
          <w:tcPr>
            <w:tcW w:w="2018" w:type="dxa"/>
          </w:tcPr>
          <w:p w14:paraId="396471E5" w14:textId="77777777" w:rsidR="00447697" w:rsidRDefault="00BE6F0B">
            <w:pPr>
              <w:pStyle w:val="TableParagraph"/>
              <w:spacing w:before="50"/>
              <w:ind w:right="27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Rs.</w:t>
            </w:r>
            <w:r>
              <w:rPr>
                <w:rFonts w:ascii="Arial MT"/>
                <w:color w:val="0D0D0D"/>
                <w:spacing w:val="-2"/>
                <w:sz w:val="21"/>
              </w:rPr>
              <w:t xml:space="preserve"> </w:t>
            </w:r>
            <w:r>
              <w:rPr>
                <w:rFonts w:ascii="Arial MT"/>
                <w:color w:val="0D0D0D"/>
                <w:sz w:val="21"/>
              </w:rPr>
              <w:t>12,000</w:t>
            </w:r>
          </w:p>
        </w:tc>
      </w:tr>
      <w:tr w:rsidR="00447697" w14:paraId="600C1532" w14:textId="77777777">
        <w:trPr>
          <w:trHeight w:val="359"/>
        </w:trPr>
        <w:tc>
          <w:tcPr>
            <w:tcW w:w="452" w:type="dxa"/>
          </w:tcPr>
          <w:p w14:paraId="7E86A2FC" w14:textId="77777777" w:rsidR="00447697" w:rsidRDefault="00447697">
            <w:pPr>
              <w:pStyle w:val="TableParagraph"/>
              <w:spacing w:before="9"/>
              <w:rPr>
                <w:rFonts w:ascii="Arial MT"/>
                <w:sz w:val="15"/>
              </w:rPr>
            </w:pPr>
          </w:p>
          <w:p w14:paraId="0E2799A2" w14:textId="77777777" w:rsidR="00447697" w:rsidRDefault="00BE6F0B">
            <w:pPr>
              <w:pStyle w:val="TableParagraph"/>
              <w:spacing w:line="158" w:lineRule="exact"/>
              <w:ind w:right="106"/>
              <w:jc w:val="right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color w:val="0D0D0D"/>
                <w:sz w:val="16"/>
              </w:rPr>
              <w:t></w:t>
            </w:r>
          </w:p>
        </w:tc>
        <w:tc>
          <w:tcPr>
            <w:tcW w:w="2166" w:type="dxa"/>
          </w:tcPr>
          <w:p w14:paraId="203D8789" w14:textId="77777777" w:rsidR="00447697" w:rsidRDefault="00BE6F0B">
            <w:pPr>
              <w:pStyle w:val="TableParagraph"/>
              <w:spacing w:before="114" w:line="225" w:lineRule="exact"/>
              <w:ind w:left="108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Level</w:t>
            </w:r>
            <w:r>
              <w:rPr>
                <w:rFonts w:ascii="Arial MT"/>
                <w:color w:val="0D0D0D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0D0D0D"/>
                <w:sz w:val="21"/>
              </w:rPr>
              <w:t>VII</w:t>
            </w:r>
          </w:p>
        </w:tc>
        <w:tc>
          <w:tcPr>
            <w:tcW w:w="2018" w:type="dxa"/>
          </w:tcPr>
          <w:p w14:paraId="738568A2" w14:textId="77777777" w:rsidR="00447697" w:rsidRDefault="00BE6F0B">
            <w:pPr>
              <w:pStyle w:val="TableParagraph"/>
              <w:spacing w:before="114" w:line="225" w:lineRule="exact"/>
              <w:ind w:left="683"/>
              <w:rPr>
                <w:rFonts w:ascii="Arial MT"/>
                <w:sz w:val="21"/>
              </w:rPr>
            </w:pPr>
            <w:r>
              <w:rPr>
                <w:rFonts w:ascii="Arial MT"/>
                <w:color w:val="0D0D0D"/>
                <w:sz w:val="21"/>
              </w:rPr>
              <w:t>Rs.</w:t>
            </w:r>
            <w:r>
              <w:rPr>
                <w:rFonts w:ascii="Arial MT"/>
                <w:color w:val="0D0D0D"/>
                <w:spacing w:val="57"/>
                <w:sz w:val="21"/>
              </w:rPr>
              <w:t xml:space="preserve"> </w:t>
            </w:r>
            <w:r>
              <w:rPr>
                <w:rFonts w:ascii="Arial MT"/>
                <w:color w:val="0D0D0D"/>
                <w:sz w:val="21"/>
              </w:rPr>
              <w:t>8,000</w:t>
            </w:r>
          </w:p>
        </w:tc>
      </w:tr>
    </w:tbl>
    <w:p w14:paraId="4A96133A" w14:textId="77777777" w:rsidR="00447697" w:rsidRDefault="00447697">
      <w:pPr>
        <w:pStyle w:val="BodyText"/>
        <w:rPr>
          <w:sz w:val="24"/>
        </w:rPr>
      </w:pPr>
    </w:p>
    <w:p w14:paraId="7A6C7FC5" w14:textId="5A12C2C0" w:rsidR="00447697" w:rsidDel="00A5461C" w:rsidRDefault="00447697">
      <w:pPr>
        <w:pStyle w:val="BodyText"/>
        <w:rPr>
          <w:del w:id="969" w:author="DELL" w:date="2025-07-03T11:04:00Z" w16du:dateUtc="2025-07-03T06:04:00Z"/>
          <w:sz w:val="24"/>
        </w:rPr>
      </w:pPr>
    </w:p>
    <w:p w14:paraId="2F6E9164" w14:textId="0D0F7ABC" w:rsidR="00447697" w:rsidRDefault="00BE6F0B" w:rsidP="00E216AA">
      <w:pPr>
        <w:pStyle w:val="BodyText"/>
        <w:spacing w:before="213" w:line="352" w:lineRule="auto"/>
        <w:ind w:left="2160" w:right="1413"/>
        <w:jc w:val="both"/>
      </w:pPr>
      <w:r>
        <w:rPr>
          <w:color w:val="0D0D0D"/>
        </w:rPr>
        <w:t xml:space="preserve">This assistance will be admissible only </w:t>
      </w:r>
      <w:ins w:id="970" w:author="DELL" w:date="2025-07-03T11:04:00Z" w16du:dateUtc="2025-07-03T06:04:00Z">
        <w:r w:rsidR="00A5461C">
          <w:rPr>
            <w:color w:val="0D0D0D"/>
          </w:rPr>
          <w:t>up</w:t>
        </w:r>
      </w:ins>
      <w:r>
        <w:rPr>
          <w:color w:val="0D0D0D"/>
        </w:rPr>
        <w:t xml:space="preserve">on confirmation. At the discretion of the </w:t>
      </w:r>
      <w:del w:id="971" w:author="DELL" w:date="2025-07-03T11:04:00Z" w16du:dateUtc="2025-07-03T06:04:00Z">
        <w:r w:rsidDel="003431FE">
          <w:rPr>
            <w:color w:val="0D0D0D"/>
          </w:rPr>
          <w:delText>MD</w:delText>
        </w:r>
      </w:del>
      <w:ins w:id="972" w:author="DELL" w:date="2025-07-03T11:04:00Z" w16du:dateUtc="2025-07-03T06:04:00Z">
        <w:r w:rsidR="003431FE">
          <w:rPr>
            <w:color w:val="0D0D0D"/>
          </w:rPr>
          <w:t>Chairman</w:t>
        </w:r>
      </w:ins>
      <w:r>
        <w:rPr>
          <w:color w:val="0D0D0D"/>
        </w:rPr>
        <w:t>, after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due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consideration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rationale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presented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employee,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amount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 xml:space="preserve">assistance can be modified in response to particular circumstances. The </w:t>
      </w:r>
      <w:del w:id="973" w:author="DELL" w:date="2025-07-03T11:04:00Z" w16du:dateUtc="2025-07-03T06:04:00Z">
        <w:r w:rsidDel="003431FE">
          <w:rPr>
            <w:color w:val="0D0D0D"/>
          </w:rPr>
          <w:delText>MD</w:delText>
        </w:r>
      </w:del>
      <w:ins w:id="974" w:author="DELL" w:date="2025-07-03T11:04:00Z" w16du:dateUtc="2025-07-03T06:04:00Z">
        <w:r w:rsidR="003431FE">
          <w:rPr>
            <w:color w:val="0D0D0D"/>
          </w:rPr>
          <w:t>Chairperson</w:t>
        </w:r>
      </w:ins>
      <w:r>
        <w:rPr>
          <w:color w:val="0D0D0D"/>
        </w:rPr>
        <w:t xml:space="preserve"> may allow,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 due justification and on a case-to-case basis any additional costs of travel of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employee and his dependents and transportation of personal effects beyond the allowed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 xml:space="preserve">limit. For such action the employee shall make a representation to the </w:t>
      </w:r>
      <w:del w:id="975" w:author="DELL" w:date="2025-07-03T11:05:00Z" w16du:dateUtc="2025-07-03T06:05:00Z">
        <w:r w:rsidDel="00E216AA">
          <w:rPr>
            <w:color w:val="0D0D0D"/>
          </w:rPr>
          <w:delText>MD</w:delText>
        </w:r>
      </w:del>
      <w:ins w:id="976" w:author="DELL" w:date="2025-07-03T11:05:00Z" w16du:dateUtc="2025-07-03T06:05:00Z">
        <w:r w:rsidR="00E216AA">
          <w:rPr>
            <w:color w:val="0D0D0D"/>
          </w:rPr>
          <w:t>Chairperson</w:t>
        </w:r>
      </w:ins>
      <w:r>
        <w:rPr>
          <w:color w:val="0D0D0D"/>
        </w:rPr>
        <w:t xml:space="preserve"> duly endorsed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his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division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head.</w:t>
      </w:r>
    </w:p>
    <w:p w14:paraId="3FCC87AA" w14:textId="77777777" w:rsidR="00447697" w:rsidRDefault="00447697">
      <w:pPr>
        <w:spacing w:line="352" w:lineRule="auto"/>
        <w:jc w:val="both"/>
        <w:sectPr w:rsidR="00447697">
          <w:pgSz w:w="11900" w:h="16840"/>
          <w:pgMar w:top="1280" w:right="0" w:bottom="1380" w:left="0" w:header="138" w:footer="1161" w:gutter="0"/>
          <w:cols w:space="720"/>
        </w:sectPr>
      </w:pPr>
    </w:p>
    <w:p w14:paraId="247D5289" w14:textId="77777777" w:rsidR="00447697" w:rsidRDefault="00BE6F0B">
      <w:pPr>
        <w:pStyle w:val="Heading4"/>
        <w:numPr>
          <w:ilvl w:val="1"/>
          <w:numId w:val="40"/>
        </w:numPr>
        <w:tabs>
          <w:tab w:val="left" w:pos="2021"/>
          <w:tab w:val="left" w:pos="2022"/>
        </w:tabs>
        <w:spacing w:before="126"/>
        <w:ind w:hanging="582"/>
      </w:pPr>
      <w:bookmarkStart w:id="977" w:name="_bookmark23"/>
      <w:bookmarkEnd w:id="977"/>
      <w:r>
        <w:lastRenderedPageBreak/>
        <w:t>Loans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Advances</w:t>
      </w:r>
    </w:p>
    <w:p w14:paraId="76D41A13" w14:textId="77777777" w:rsidR="00447697" w:rsidRDefault="00BE6F0B">
      <w:pPr>
        <w:pStyle w:val="Heading5"/>
        <w:numPr>
          <w:ilvl w:val="2"/>
          <w:numId w:val="40"/>
        </w:numPr>
        <w:tabs>
          <w:tab w:val="left" w:pos="2160"/>
          <w:tab w:val="left" w:pos="2161"/>
        </w:tabs>
        <w:spacing w:before="136"/>
        <w:ind w:hanging="721"/>
      </w:pPr>
      <w:r>
        <w:t>Advance</w:t>
      </w:r>
      <w:r>
        <w:rPr>
          <w:spacing w:val="-2"/>
        </w:rPr>
        <w:t xml:space="preserve"> </w:t>
      </w:r>
      <w:r>
        <w:t>Rent</w:t>
      </w:r>
      <w:r>
        <w:rPr>
          <w:spacing w:val="-1"/>
        </w:rPr>
        <w:t xml:space="preserve"> </w:t>
      </w:r>
      <w:r>
        <w:t>Loan</w:t>
      </w:r>
    </w:p>
    <w:p w14:paraId="41F92F9B" w14:textId="7B4DEDF5" w:rsidR="00447697" w:rsidRDefault="00BE6F0B">
      <w:pPr>
        <w:pStyle w:val="BodyText"/>
        <w:spacing w:before="167" w:line="355" w:lineRule="auto"/>
        <w:ind w:left="2160" w:right="1413"/>
        <w:jc w:val="both"/>
      </w:pPr>
      <w:r>
        <w:t>A</w:t>
      </w:r>
      <w:r>
        <w:rPr>
          <w:spacing w:val="1"/>
        </w:rPr>
        <w:t xml:space="preserve"> </w:t>
      </w:r>
      <w:r>
        <w:t>regular employee, after successful</w:t>
      </w:r>
      <w:r>
        <w:rPr>
          <w:spacing w:val="1"/>
        </w:rPr>
        <w:t xml:space="preserve"> </w:t>
      </w:r>
      <w:r>
        <w:t>completion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probationary period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authorized to seek loan for payment of advance house rent on furnishing surety bond on</w:t>
      </w:r>
      <w:r>
        <w:rPr>
          <w:spacing w:val="1"/>
        </w:rPr>
        <w:t xml:space="preserve"> </w:t>
      </w:r>
      <w:r>
        <w:t>relevant legal stamp paper. Such loan shall be equal to twelve months house rent and</w:t>
      </w:r>
      <w:r>
        <w:rPr>
          <w:spacing w:val="1"/>
        </w:rPr>
        <w:t xml:space="preserve"> </w:t>
      </w:r>
      <w:r>
        <w:t>shall be payable to the landlord against a lease to be executed in respect of which such</w:t>
      </w:r>
      <w:r>
        <w:rPr>
          <w:spacing w:val="1"/>
        </w:rPr>
        <w:t xml:space="preserve"> </w:t>
      </w:r>
      <w:r>
        <w:t>loan is requested. The installment amount shall be deducted from the regular employee's</w:t>
      </w:r>
      <w:r>
        <w:rPr>
          <w:spacing w:val="1"/>
        </w:rPr>
        <w:t xml:space="preserve"> </w:t>
      </w:r>
      <w:r>
        <w:t>salary each month. Such loan shall be granted only if the remaining duration of an</w:t>
      </w:r>
      <w:r>
        <w:rPr>
          <w:spacing w:val="1"/>
        </w:rPr>
        <w:t xml:space="preserve"> </w:t>
      </w:r>
      <w:r>
        <w:t>employee's</w:t>
      </w:r>
      <w:r>
        <w:rPr>
          <w:spacing w:val="1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del w:id="978" w:author="DELL" w:date="2025-07-03T11:06:00Z" w16du:dateUtc="2025-07-03T06:06:00Z">
        <w:r w:rsidDel="00E216AA">
          <w:delText>organization</w:delText>
        </w:r>
      </w:del>
      <w:ins w:id="979" w:author="DELL" w:date="2025-07-03T11:06:00Z" w16du:dateUtc="2025-07-03T06:06:00Z">
        <w:r w:rsidR="00E216AA">
          <w:t>WRC</w:t>
        </w:r>
      </w:ins>
      <w:r>
        <w:rPr>
          <w:spacing w:val="1"/>
        </w:rPr>
        <w:t xml:space="preserve"> </w:t>
      </w:r>
      <w:r>
        <w:t>covers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full</w:t>
      </w:r>
      <w:r>
        <w:rPr>
          <w:spacing w:val="1"/>
        </w:rPr>
        <w:t xml:space="preserve"> </w:t>
      </w:r>
      <w:r>
        <w:t>repayment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installments.</w:t>
      </w:r>
      <w:r>
        <w:rPr>
          <w:spacing w:val="1"/>
        </w:rPr>
        <w:t xml:space="preserve"> </w:t>
      </w:r>
      <w:del w:id="980" w:author="DELL" w:date="2025-07-03T11:06:00Z" w16du:dateUtc="2025-07-03T06:06:00Z">
        <w:r w:rsidDel="00E216AA">
          <w:delText>Organization</w:delText>
        </w:r>
      </w:del>
      <w:ins w:id="981" w:author="DELL" w:date="2025-07-03T11:06:00Z" w16du:dateUtc="2025-07-03T06:06:00Z">
        <w:r w:rsidR="00E216AA">
          <w:t>WRC</w:t>
        </w:r>
      </w:ins>
      <w:r>
        <w:t xml:space="preserve"> shall establish in its books, a separate account for </w:t>
      </w:r>
      <w:del w:id="982" w:author="DELL" w:date="2025-07-03T11:06:00Z" w16du:dateUtc="2025-07-03T06:06:00Z">
        <w:r w:rsidDel="00E216AA">
          <w:delText>"</w:delText>
        </w:r>
      </w:del>
      <w:ins w:id="983" w:author="DELL" w:date="2025-07-03T11:06:00Z" w16du:dateUtc="2025-07-03T06:06:00Z">
        <w:r w:rsidR="00E216AA">
          <w:t>‘</w:t>
        </w:r>
      </w:ins>
      <w:r>
        <w:t>Advance House Rent</w:t>
      </w:r>
      <w:r>
        <w:rPr>
          <w:spacing w:val="1"/>
        </w:rPr>
        <w:t xml:space="preserve"> </w:t>
      </w:r>
      <w:r>
        <w:t>Loan</w:t>
      </w:r>
      <w:del w:id="984" w:author="DELL" w:date="2025-07-03T11:06:00Z" w16du:dateUtc="2025-07-03T06:06:00Z">
        <w:r w:rsidDel="00E216AA">
          <w:delText>"</w:delText>
        </w:r>
      </w:del>
      <w:ins w:id="985" w:author="DELL" w:date="2025-07-03T11:06:00Z" w16du:dateUtc="2025-07-03T06:06:00Z">
        <w:r w:rsidR="00E216AA">
          <w:t>’</w:t>
        </w:r>
      </w:ins>
      <w:r>
        <w:t xml:space="preserve"> for each employee who has obtained such a loan. In case the employee leaves</w:t>
      </w:r>
      <w:r>
        <w:rPr>
          <w:spacing w:val="1"/>
        </w:rPr>
        <w:t xml:space="preserve"> </w:t>
      </w:r>
      <w:del w:id="986" w:author="DELL" w:date="2025-07-03T11:06:00Z" w16du:dateUtc="2025-07-03T06:06:00Z">
        <w:r w:rsidDel="00E216AA">
          <w:delText>Organization</w:delText>
        </w:r>
      </w:del>
      <w:ins w:id="987" w:author="DELL" w:date="2025-07-03T11:06:00Z" w16du:dateUtc="2025-07-03T06:06:00Z">
        <w:r w:rsidR="00E216AA">
          <w:t>WRC’s</w:t>
        </w:r>
      </w:ins>
      <w:r>
        <w:rPr>
          <w:spacing w:val="55"/>
        </w:rPr>
        <w:t xml:space="preserve"> </w:t>
      </w:r>
      <w:r>
        <w:t>employment,</w:t>
      </w:r>
      <w:r>
        <w:rPr>
          <w:spacing w:val="54"/>
        </w:rPr>
        <w:t xml:space="preserve"> </w:t>
      </w:r>
      <w:r>
        <w:t>or</w:t>
      </w:r>
      <w:r>
        <w:rPr>
          <w:spacing w:val="55"/>
        </w:rPr>
        <w:t xml:space="preserve"> </w:t>
      </w:r>
      <w:r>
        <w:t>is</w:t>
      </w:r>
      <w:r>
        <w:rPr>
          <w:spacing w:val="55"/>
        </w:rPr>
        <w:t xml:space="preserve"> </w:t>
      </w:r>
      <w:r>
        <w:t>retrenched,</w:t>
      </w:r>
      <w:r>
        <w:rPr>
          <w:spacing w:val="54"/>
        </w:rPr>
        <w:t xml:space="preserve"> </w:t>
      </w:r>
      <w:r>
        <w:t>before</w:t>
      </w:r>
      <w:r>
        <w:rPr>
          <w:spacing w:val="56"/>
        </w:rPr>
        <w:t xml:space="preserve"> </w:t>
      </w:r>
      <w:r>
        <w:t>complete</w:t>
      </w:r>
      <w:r>
        <w:rPr>
          <w:spacing w:val="55"/>
        </w:rPr>
        <w:t xml:space="preserve"> </w:t>
      </w:r>
      <w:r>
        <w:t>refund</w:t>
      </w:r>
      <w:r>
        <w:rPr>
          <w:spacing w:val="56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loan,</w:t>
      </w:r>
      <w:r>
        <w:rPr>
          <w:spacing w:val="55"/>
        </w:rPr>
        <w:t xml:space="preserve"> </w:t>
      </w:r>
      <w:r>
        <w:t>the</w:t>
      </w:r>
      <w:r>
        <w:rPr>
          <w:spacing w:val="-56"/>
        </w:rPr>
        <w:t xml:space="preserve"> </w:t>
      </w:r>
      <w:r>
        <w:t>balance</w:t>
      </w:r>
      <w:r>
        <w:rPr>
          <w:spacing w:val="-1"/>
        </w:rPr>
        <w:t xml:space="preserve"> </w:t>
      </w:r>
      <w:r>
        <w:t>outstanding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his/her</w:t>
      </w:r>
      <w:r>
        <w:rPr>
          <w:spacing w:val="-3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shall be</w:t>
      </w:r>
      <w:r>
        <w:rPr>
          <w:spacing w:val="-1"/>
        </w:rPr>
        <w:t xml:space="preserve"> </w:t>
      </w:r>
      <w:r>
        <w:t>repaid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full to</w:t>
      </w:r>
      <w:r>
        <w:rPr>
          <w:spacing w:val="-1"/>
        </w:rPr>
        <w:t xml:space="preserve"> </w:t>
      </w:r>
      <w:del w:id="988" w:author="DELL" w:date="2025-07-03T11:07:00Z" w16du:dateUtc="2025-07-03T06:07:00Z">
        <w:r w:rsidDel="00E216AA">
          <w:delText>organization</w:delText>
        </w:r>
      </w:del>
      <w:ins w:id="989" w:author="DELL" w:date="2025-07-03T11:07:00Z" w16du:dateUtc="2025-07-03T06:07:00Z">
        <w:r w:rsidR="00E216AA">
          <w:t>WRC</w:t>
        </w:r>
      </w:ins>
      <w:r>
        <w:t>.</w:t>
      </w:r>
    </w:p>
    <w:p w14:paraId="0FA42BF2" w14:textId="77777777" w:rsidR="00447697" w:rsidRDefault="00BE6F0B">
      <w:pPr>
        <w:pStyle w:val="Heading5"/>
        <w:numPr>
          <w:ilvl w:val="2"/>
          <w:numId w:val="40"/>
        </w:numPr>
        <w:tabs>
          <w:tab w:val="left" w:pos="2160"/>
          <w:tab w:val="left" w:pos="2161"/>
        </w:tabs>
        <w:spacing w:before="5"/>
        <w:ind w:hanging="721"/>
      </w:pPr>
      <w:r>
        <w:t>Loan</w:t>
      </w:r>
      <w:r>
        <w:rPr>
          <w:spacing w:val="-2"/>
        </w:rPr>
        <w:t xml:space="preserve"> </w:t>
      </w:r>
      <w:r>
        <w:t>Eligibility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Process</w:t>
      </w:r>
    </w:p>
    <w:p w14:paraId="2836A634" w14:textId="588591BE" w:rsidR="00447697" w:rsidRDefault="00BE6F0B">
      <w:pPr>
        <w:pStyle w:val="BodyText"/>
        <w:spacing w:before="167" w:line="338" w:lineRule="auto"/>
        <w:ind w:left="2160" w:right="1438"/>
        <w:jc w:val="both"/>
      </w:pPr>
      <w:r>
        <w:t>Submitting a loan application does not automatically entitle the employee to a loan.</w:t>
      </w:r>
      <w:r>
        <w:rPr>
          <w:spacing w:val="1"/>
        </w:rPr>
        <w:t xml:space="preserve"> </w:t>
      </w:r>
      <w:r>
        <w:t>Provision of a loan is a privilege, not a right. Approval of loan requests will be based on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credit</w:t>
      </w:r>
      <w:r>
        <w:rPr>
          <w:spacing w:val="-3"/>
        </w:rPr>
        <w:t xml:space="preserve"> </w:t>
      </w:r>
      <w:r>
        <w:t>history</w:t>
      </w:r>
      <w:r>
        <w:rPr>
          <w:spacing w:val="-4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del w:id="990" w:author="DELL" w:date="2025-07-03T11:07:00Z" w16du:dateUtc="2025-07-03T06:07:00Z">
        <w:r w:rsidDel="009B673F">
          <w:delText>the</w:delText>
        </w:r>
        <w:r w:rsidDel="009B673F">
          <w:rPr>
            <w:spacing w:val="-1"/>
          </w:rPr>
          <w:delText xml:space="preserve"> </w:delText>
        </w:r>
        <w:r w:rsidDel="009B673F">
          <w:delText>organization</w:delText>
        </w:r>
      </w:del>
      <w:ins w:id="991" w:author="DELL" w:date="2025-07-03T11:07:00Z" w16du:dateUtc="2025-07-03T06:07:00Z">
        <w:r w:rsidR="009B673F">
          <w:t>WRC</w:t>
        </w:r>
      </w:ins>
      <w:r>
        <w:t>.</w:t>
      </w:r>
    </w:p>
    <w:p w14:paraId="5392D0B6" w14:textId="77777777" w:rsidR="00447697" w:rsidRDefault="00BE6F0B">
      <w:pPr>
        <w:pStyle w:val="Heading5"/>
        <w:numPr>
          <w:ilvl w:val="2"/>
          <w:numId w:val="40"/>
        </w:numPr>
        <w:tabs>
          <w:tab w:val="left" w:pos="2160"/>
          <w:tab w:val="left" w:pos="2161"/>
        </w:tabs>
        <w:spacing w:before="20"/>
        <w:ind w:hanging="721"/>
      </w:pPr>
      <w:r>
        <w:t>Exclusions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Advance</w:t>
      </w:r>
      <w:r>
        <w:rPr>
          <w:spacing w:val="-4"/>
        </w:rPr>
        <w:t xml:space="preserve"> </w:t>
      </w:r>
      <w:r>
        <w:t>Rent</w:t>
      </w:r>
      <w:r>
        <w:rPr>
          <w:spacing w:val="-2"/>
        </w:rPr>
        <w:t xml:space="preserve"> </w:t>
      </w:r>
      <w:r>
        <w:t>Loan</w:t>
      </w:r>
    </w:p>
    <w:p w14:paraId="425DBC52" w14:textId="77777777" w:rsidR="00447697" w:rsidRDefault="00BE6F0B">
      <w:pPr>
        <w:pStyle w:val="BodyText"/>
        <w:spacing w:before="166" w:line="319" w:lineRule="auto"/>
        <w:ind w:left="2160" w:right="1434"/>
        <w:jc w:val="both"/>
      </w:pPr>
      <w:r>
        <w:t>An employee who has all or part of any previous loan outstanding may not apply for a</w:t>
      </w:r>
      <w:r>
        <w:rPr>
          <w:spacing w:val="1"/>
        </w:rPr>
        <w:t xml:space="preserve"> </w:t>
      </w:r>
      <w:r>
        <w:t>fresh</w:t>
      </w:r>
      <w:r>
        <w:rPr>
          <w:spacing w:val="-4"/>
        </w:rPr>
        <w:t xml:space="preserve"> </w:t>
      </w:r>
      <w:r>
        <w:t>loan</w:t>
      </w:r>
      <w:r>
        <w:rPr>
          <w:spacing w:val="-1"/>
        </w:rPr>
        <w:t xml:space="preserve"> </w:t>
      </w:r>
      <w:r>
        <w:t>until all previous</w:t>
      </w:r>
      <w:r>
        <w:rPr>
          <w:spacing w:val="-1"/>
        </w:rPr>
        <w:t xml:space="preserve"> </w:t>
      </w:r>
      <w:r>
        <w:t>installments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cleared.</w:t>
      </w:r>
    </w:p>
    <w:p w14:paraId="210E6657" w14:textId="77777777" w:rsidR="00447697" w:rsidRDefault="00BE6F0B">
      <w:pPr>
        <w:pStyle w:val="Heading5"/>
        <w:numPr>
          <w:ilvl w:val="2"/>
          <w:numId w:val="40"/>
        </w:numPr>
        <w:tabs>
          <w:tab w:val="left" w:pos="2160"/>
          <w:tab w:val="left" w:pos="2161"/>
        </w:tabs>
        <w:spacing w:before="35"/>
        <w:ind w:hanging="721"/>
      </w:pPr>
      <w:r>
        <w:t>Medical</w:t>
      </w:r>
      <w:r>
        <w:rPr>
          <w:spacing w:val="-2"/>
        </w:rPr>
        <w:t xml:space="preserve"> </w:t>
      </w:r>
      <w:r>
        <w:t>Loan</w:t>
      </w:r>
    </w:p>
    <w:p w14:paraId="4078D532" w14:textId="77777777" w:rsidR="00447697" w:rsidRDefault="00BE6F0B">
      <w:pPr>
        <w:pStyle w:val="BodyText"/>
        <w:spacing w:before="167" w:line="345" w:lineRule="auto"/>
        <w:ind w:left="2160" w:right="1439"/>
        <w:jc w:val="both"/>
      </w:pPr>
      <w:r>
        <w:t>Loans for medical emergencies may be considered an exceptional case and may be</w:t>
      </w:r>
      <w:r>
        <w:rPr>
          <w:spacing w:val="1"/>
        </w:rPr>
        <w:t xml:space="preserve"> </w:t>
      </w:r>
      <w:r>
        <w:t>granted even if an employee has an outstanding balance of any other type of loan.</w:t>
      </w:r>
      <w:r>
        <w:rPr>
          <w:spacing w:val="1"/>
        </w:rPr>
        <w:t xml:space="preserve"> </w:t>
      </w:r>
      <w:r>
        <w:t>Written/documentary</w:t>
      </w:r>
      <w:r>
        <w:rPr>
          <w:spacing w:val="1"/>
        </w:rPr>
        <w:t xml:space="preserve"> </w:t>
      </w:r>
      <w:r>
        <w:t>proof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medical</w:t>
      </w:r>
      <w:r>
        <w:rPr>
          <w:spacing w:val="1"/>
        </w:rPr>
        <w:t xml:space="preserve"> </w:t>
      </w:r>
      <w:r>
        <w:t>emergency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of loan.</w:t>
      </w:r>
    </w:p>
    <w:p w14:paraId="7697C4D7" w14:textId="77777777" w:rsidR="00447697" w:rsidRDefault="00BE6F0B">
      <w:pPr>
        <w:pStyle w:val="Heading5"/>
        <w:numPr>
          <w:ilvl w:val="2"/>
          <w:numId w:val="40"/>
        </w:numPr>
        <w:tabs>
          <w:tab w:val="left" w:pos="2160"/>
          <w:tab w:val="left" w:pos="2161"/>
        </w:tabs>
        <w:spacing w:before="8"/>
        <w:ind w:hanging="721"/>
      </w:pPr>
      <w:r>
        <w:t>Legally</w:t>
      </w:r>
      <w:r>
        <w:rPr>
          <w:spacing w:val="-7"/>
        </w:rPr>
        <w:t xml:space="preserve"> </w:t>
      </w:r>
      <w:r>
        <w:t>Binding Loan</w:t>
      </w:r>
      <w:r>
        <w:rPr>
          <w:spacing w:val="-3"/>
        </w:rPr>
        <w:t xml:space="preserve"> </w:t>
      </w:r>
      <w:r>
        <w:t>Documentation</w:t>
      </w:r>
    </w:p>
    <w:p w14:paraId="3767589A" w14:textId="087A0272" w:rsidR="00447697" w:rsidRDefault="00BE6F0B">
      <w:pPr>
        <w:pStyle w:val="BodyText"/>
        <w:spacing w:before="167" w:line="348" w:lineRule="auto"/>
        <w:ind w:left="2160" w:right="1417"/>
        <w:jc w:val="both"/>
      </w:pPr>
      <w:r>
        <w:t xml:space="preserve">In case of all loans stated above, </w:t>
      </w:r>
      <w:del w:id="992" w:author="DELL" w:date="2025-07-03T11:08:00Z" w16du:dateUtc="2025-07-03T06:08:00Z">
        <w:r w:rsidDel="00966084">
          <w:delText>Organization</w:delText>
        </w:r>
      </w:del>
      <w:ins w:id="993" w:author="DELL" w:date="2025-07-03T11:08:00Z" w16du:dateUtc="2025-07-03T06:08:00Z">
        <w:r w:rsidR="00966084">
          <w:t>WRC</w:t>
        </w:r>
      </w:ins>
      <w:r>
        <w:t xml:space="preserve"> requires that the employee gives an</w:t>
      </w:r>
      <w:r>
        <w:rPr>
          <w:spacing w:val="1"/>
        </w:rPr>
        <w:t xml:space="preserve"> </w:t>
      </w:r>
      <w:r>
        <w:t>undertaking on appropriate legal paper that the loan shall be refunded. The type of loan,</w:t>
      </w:r>
      <w:r>
        <w:rPr>
          <w:spacing w:val="1"/>
        </w:rPr>
        <w:t xml:space="preserve"> </w:t>
      </w:r>
      <w:r>
        <w:t>number of repayment installments shall be mentioned on the legal paper. The employee</w:t>
      </w:r>
      <w:r>
        <w:rPr>
          <w:spacing w:val="1"/>
        </w:rPr>
        <w:t xml:space="preserve"> </w:t>
      </w:r>
      <w:r>
        <w:t>shall give authorization, on the legal paper, for deduction of installment amount from his</w:t>
      </w:r>
      <w:ins w:id="994" w:author="DELL" w:date="2025-07-03T11:09:00Z" w16du:dateUtc="2025-07-03T06:09:00Z">
        <w:r w:rsidR="000151A9">
          <w:t>/her</w:t>
        </w:r>
      </w:ins>
      <w:r>
        <w:rPr>
          <w:spacing w:val="1"/>
        </w:rPr>
        <w:t xml:space="preserve"> </w:t>
      </w:r>
      <w:r>
        <w:t>salary.</w:t>
      </w:r>
    </w:p>
    <w:p w14:paraId="12BEE663" w14:textId="77777777" w:rsidR="00447697" w:rsidRDefault="00BE6F0B">
      <w:pPr>
        <w:pStyle w:val="Heading4"/>
        <w:numPr>
          <w:ilvl w:val="1"/>
          <w:numId w:val="40"/>
        </w:numPr>
        <w:tabs>
          <w:tab w:val="left" w:pos="2021"/>
          <w:tab w:val="left" w:pos="2022"/>
        </w:tabs>
        <w:spacing w:before="134"/>
        <w:ind w:hanging="582"/>
      </w:pPr>
      <w:r>
        <w:t>Provident</w:t>
      </w:r>
      <w:r>
        <w:rPr>
          <w:spacing w:val="-3"/>
        </w:rPr>
        <w:t xml:space="preserve"> </w:t>
      </w:r>
      <w:r>
        <w:t>Fund</w:t>
      </w:r>
    </w:p>
    <w:p w14:paraId="409920A8" w14:textId="77777777" w:rsidR="00447697" w:rsidRDefault="00BE6F0B">
      <w:pPr>
        <w:pStyle w:val="Heading5"/>
        <w:numPr>
          <w:ilvl w:val="2"/>
          <w:numId w:val="40"/>
        </w:numPr>
        <w:tabs>
          <w:tab w:val="left" w:pos="2160"/>
          <w:tab w:val="left" w:pos="2161"/>
        </w:tabs>
        <w:spacing w:before="131"/>
        <w:ind w:hanging="721"/>
      </w:pPr>
      <w:r>
        <w:t>Organization</w:t>
      </w:r>
      <w:r>
        <w:rPr>
          <w:spacing w:val="-4"/>
        </w:rPr>
        <w:t xml:space="preserve"> </w:t>
      </w:r>
      <w:r>
        <w:t>Contributory</w:t>
      </w:r>
      <w:r>
        <w:rPr>
          <w:spacing w:val="-7"/>
        </w:rPr>
        <w:t xml:space="preserve"> </w:t>
      </w:r>
      <w:r>
        <w:t>Fund</w:t>
      </w:r>
    </w:p>
    <w:p w14:paraId="4D86ABD1" w14:textId="617B9A40" w:rsidR="00447697" w:rsidDel="00B501D3" w:rsidRDefault="00BE6F0B">
      <w:pPr>
        <w:pStyle w:val="BodyText"/>
        <w:spacing w:before="171" w:line="338" w:lineRule="auto"/>
        <w:ind w:left="2160" w:right="1419"/>
        <w:rPr>
          <w:del w:id="995" w:author="DELL" w:date="2025-07-03T11:10:00Z" w16du:dateUtc="2025-07-03T06:10:00Z"/>
        </w:rPr>
      </w:pPr>
      <w:r>
        <w:t>A</w:t>
      </w:r>
      <w:r>
        <w:rPr>
          <w:spacing w:val="4"/>
        </w:rPr>
        <w:t xml:space="preserve"> </w:t>
      </w:r>
      <w:r>
        <w:t>Contributory</w:t>
      </w:r>
      <w:r>
        <w:rPr>
          <w:spacing w:val="2"/>
        </w:rPr>
        <w:t xml:space="preserve"> </w:t>
      </w:r>
      <w:r>
        <w:t>Provident</w:t>
      </w:r>
      <w:r>
        <w:rPr>
          <w:spacing w:val="3"/>
        </w:rPr>
        <w:t xml:space="preserve"> </w:t>
      </w:r>
      <w:r>
        <w:t>Fund</w:t>
      </w:r>
      <w:r>
        <w:rPr>
          <w:spacing w:val="4"/>
        </w:rPr>
        <w:t xml:space="preserve"> </w:t>
      </w:r>
      <w:r>
        <w:t>scheme</w:t>
      </w:r>
      <w:r>
        <w:rPr>
          <w:spacing w:val="5"/>
        </w:rPr>
        <w:t xml:space="preserve"> </w:t>
      </w:r>
      <w:r>
        <w:t>shall</w:t>
      </w:r>
      <w:r>
        <w:rPr>
          <w:spacing w:val="5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instituted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all</w:t>
      </w:r>
      <w:r>
        <w:rPr>
          <w:spacing w:val="5"/>
        </w:rPr>
        <w:t xml:space="preserve"> </w:t>
      </w:r>
      <w:r>
        <w:t>regular</w:t>
      </w:r>
      <w:r>
        <w:rPr>
          <w:spacing w:val="4"/>
        </w:rPr>
        <w:t xml:space="preserve"> </w:t>
      </w:r>
      <w:del w:id="996" w:author="DELL" w:date="2025-07-03T11:09:00Z" w16du:dateUtc="2025-07-03T06:09:00Z">
        <w:r w:rsidDel="00B501D3">
          <w:delText>organization</w:delText>
        </w:r>
      </w:del>
      <w:ins w:id="997" w:author="DELL" w:date="2025-07-03T11:09:00Z" w16du:dateUtc="2025-07-03T06:09:00Z">
        <w:r w:rsidR="00B501D3">
          <w:t>WRC</w:t>
        </w:r>
      </w:ins>
      <w:r>
        <w:rPr>
          <w:spacing w:val="2"/>
        </w:rPr>
        <w:t xml:space="preserve"> </w:t>
      </w:r>
      <w:proofErr w:type="gramStart"/>
      <w:r>
        <w:t>staff</w:t>
      </w:r>
      <w:ins w:id="998" w:author="DELL" w:date="2025-07-03T11:09:00Z" w16du:dateUtc="2025-07-03T06:09:00Z">
        <w:r w:rsidR="00B501D3">
          <w:t xml:space="preserve"> </w:t>
        </w:r>
      </w:ins>
      <w:r>
        <w:rPr>
          <w:spacing w:val="-55"/>
        </w:rPr>
        <w:t xml:space="preserve"> </w:t>
      </w:r>
      <w:r>
        <w:t>under</w:t>
      </w:r>
      <w:proofErr w:type="gramEnd"/>
      <w:r>
        <w:rPr>
          <w:spacing w:val="4"/>
        </w:rPr>
        <w:t xml:space="preserve"> </w:t>
      </w:r>
      <w:r>
        <w:t>direction</w:t>
      </w:r>
      <w:r>
        <w:rPr>
          <w:spacing w:val="5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Board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Heads,</w:t>
      </w:r>
      <w:r>
        <w:rPr>
          <w:spacing w:val="5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due</w:t>
      </w:r>
      <w:r>
        <w:rPr>
          <w:spacing w:val="5"/>
        </w:rPr>
        <w:t xml:space="preserve"> </w:t>
      </w:r>
      <w:r>
        <w:t>Government</w:t>
      </w:r>
      <w:r>
        <w:rPr>
          <w:spacing w:val="4"/>
        </w:rPr>
        <w:t xml:space="preserve"> </w:t>
      </w:r>
      <w:r>
        <w:t>approval</w:t>
      </w:r>
      <w:r>
        <w:rPr>
          <w:spacing w:val="6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administering</w:t>
      </w:r>
      <w:r>
        <w:rPr>
          <w:spacing w:val="57"/>
        </w:rPr>
        <w:t xml:space="preserve"> </w:t>
      </w:r>
      <w:r>
        <w:t>such</w:t>
      </w:r>
      <w:r>
        <w:rPr>
          <w:spacing w:val="57"/>
        </w:rPr>
        <w:t xml:space="preserve"> </w:t>
      </w:r>
      <w:r>
        <w:t>a</w:t>
      </w:r>
      <w:r>
        <w:rPr>
          <w:spacing w:val="57"/>
        </w:rPr>
        <w:t xml:space="preserve"> </w:t>
      </w:r>
      <w:r>
        <w:t>scheme</w:t>
      </w:r>
      <w:del w:id="999" w:author="DELL" w:date="2025-07-03T11:10:00Z" w16du:dateUtc="2025-07-03T06:10:00Z">
        <w:r w:rsidDel="00B501D3">
          <w:rPr>
            <w:spacing w:val="57"/>
          </w:rPr>
          <w:delText xml:space="preserve"> </w:delText>
        </w:r>
        <w:r w:rsidDel="00B501D3">
          <w:delText>requiredOrganization.The</w:delText>
        </w:r>
        <w:r w:rsidDel="00B501D3">
          <w:rPr>
            <w:spacing w:val="57"/>
          </w:rPr>
          <w:delText xml:space="preserve"> </w:delText>
        </w:r>
        <w:r w:rsidDel="00B501D3">
          <w:delText>schem</w:delText>
        </w:r>
      </w:del>
    </w:p>
    <w:p w14:paraId="427A4226" w14:textId="407F1E33" w:rsidR="00447697" w:rsidRDefault="00B501D3" w:rsidP="00B501D3">
      <w:pPr>
        <w:pStyle w:val="BodyText"/>
        <w:spacing w:before="171" w:line="338" w:lineRule="auto"/>
        <w:ind w:left="2160" w:right="1419"/>
        <w:pPrChange w:id="1000" w:author="DELL" w:date="2025-07-03T11:10:00Z" w16du:dateUtc="2025-07-03T06:10:00Z">
          <w:pPr>
            <w:pStyle w:val="BodyText"/>
            <w:spacing w:before="18"/>
            <w:ind w:left="2160"/>
          </w:pPr>
        </w:pPrChange>
      </w:pPr>
      <w:ins w:id="1001" w:author="DELL" w:date="2025-07-03T11:10:00Z" w16du:dateUtc="2025-07-03T06:10:00Z">
        <w:r>
          <w:t xml:space="preserve"> </w:t>
        </w:r>
      </w:ins>
      <w:r w:rsidR="00BE6F0B">
        <w:t>Contributory</w:t>
      </w:r>
      <w:r w:rsidR="00BE6F0B">
        <w:rPr>
          <w:spacing w:val="-5"/>
        </w:rPr>
        <w:t xml:space="preserve"> </w:t>
      </w:r>
      <w:r w:rsidR="00BE6F0B">
        <w:t>Fund</w:t>
      </w:r>
      <w:r w:rsidR="00BE6F0B">
        <w:rPr>
          <w:spacing w:val="-1"/>
        </w:rPr>
        <w:t xml:space="preserve"> </w:t>
      </w:r>
      <w:r w:rsidR="00BE6F0B">
        <w:t>(OC Fund)</w:t>
      </w:r>
      <w:del w:id="1002" w:author="DELL" w:date="2025-07-03T11:10:00Z" w16du:dateUtc="2025-07-03T06:10:00Z">
        <w:r w:rsidR="00BE6F0B" w:rsidDel="00B501D3">
          <w:delText>"</w:delText>
        </w:r>
      </w:del>
      <w:r w:rsidR="00BE6F0B">
        <w:t>.</w:t>
      </w:r>
    </w:p>
    <w:p w14:paraId="674881BF" w14:textId="77777777" w:rsidR="00447697" w:rsidRDefault="00447697">
      <w:pPr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63A66356" w14:textId="77777777" w:rsidR="00447697" w:rsidRDefault="00BE6F0B">
      <w:pPr>
        <w:pStyle w:val="Heading5"/>
        <w:numPr>
          <w:ilvl w:val="2"/>
          <w:numId w:val="40"/>
        </w:numPr>
        <w:tabs>
          <w:tab w:val="left" w:pos="2160"/>
          <w:tab w:val="left" w:pos="2161"/>
        </w:tabs>
        <w:spacing w:before="128"/>
        <w:ind w:hanging="721"/>
      </w:pPr>
      <w:bookmarkStart w:id="1003" w:name="_bookmark24"/>
      <w:bookmarkEnd w:id="1003"/>
      <w:r>
        <w:lastRenderedPageBreak/>
        <w:t>Employee</w:t>
      </w:r>
      <w:r>
        <w:rPr>
          <w:spacing w:val="-2"/>
        </w:rPr>
        <w:t xml:space="preserve"> </w:t>
      </w:r>
      <w:r>
        <w:t>Contribution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OC</w:t>
      </w:r>
      <w:r>
        <w:rPr>
          <w:spacing w:val="-4"/>
        </w:rPr>
        <w:t xml:space="preserve"> </w:t>
      </w:r>
      <w:r>
        <w:t>Fund</w:t>
      </w:r>
    </w:p>
    <w:p w14:paraId="013DCA1D" w14:textId="2B45E2B3" w:rsidR="00447697" w:rsidRDefault="00BE6F0B">
      <w:pPr>
        <w:pStyle w:val="BodyText"/>
        <w:spacing w:before="169" w:line="345" w:lineRule="auto"/>
        <w:ind w:left="2160" w:right="1414"/>
        <w:jc w:val="both"/>
      </w:pPr>
      <w:r>
        <w:t>All regular employees shall contribute 8% of their basic salary to the OC Fund. As</w:t>
      </w:r>
      <w:r>
        <w:rPr>
          <w:spacing w:val="1"/>
        </w:rPr>
        <w:t xml:space="preserve"> </w:t>
      </w:r>
      <w:r>
        <w:t xml:space="preserve">determined by consultations between the employee trustees of the fund and </w:t>
      </w:r>
      <w:del w:id="1004" w:author="DELL" w:date="2025-07-03T11:10:00Z" w16du:dateUtc="2025-07-03T06:10:00Z">
        <w:r w:rsidDel="00006BC6">
          <w:delText>organization</w:delText>
        </w:r>
      </w:del>
      <w:ins w:id="1005" w:author="DELL" w:date="2025-07-03T11:10:00Z" w16du:dateUtc="2025-07-03T06:10:00Z">
        <w:r w:rsidR="00006BC6">
          <w:t>WRC</w:t>
        </w:r>
      </w:ins>
      <w:r>
        <w:rPr>
          <w:spacing w:val="1"/>
        </w:rPr>
        <w:t xml:space="preserve"> </w:t>
      </w:r>
      <w:r>
        <w:t>management.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requisite</w:t>
      </w:r>
      <w:r>
        <w:rPr>
          <w:spacing w:val="1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requirement,</w:t>
      </w:r>
      <w:r>
        <w:rPr>
          <w:spacing w:val="1"/>
        </w:rPr>
        <w:t xml:space="preserve"> </w:t>
      </w:r>
      <w:del w:id="1006" w:author="DELL" w:date="2025-07-03T11:11:00Z" w16du:dateUtc="2025-07-03T06:11:00Z">
        <w:r w:rsidDel="00006BC6">
          <w:delText>organization</w:delText>
        </w:r>
      </w:del>
      <w:ins w:id="1007" w:author="DELL" w:date="2025-07-03T11:11:00Z" w16du:dateUtc="2025-07-03T06:11:00Z">
        <w:r w:rsidR="00006BC6">
          <w:t>WRC</w:t>
        </w:r>
      </w:ins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contribute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equivalent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OC Fund.</w:t>
      </w:r>
    </w:p>
    <w:p w14:paraId="3A7F7548" w14:textId="77777777" w:rsidR="00447697" w:rsidRDefault="00BE6F0B">
      <w:pPr>
        <w:pStyle w:val="Heading5"/>
        <w:numPr>
          <w:ilvl w:val="2"/>
          <w:numId w:val="40"/>
        </w:numPr>
        <w:tabs>
          <w:tab w:val="left" w:pos="2160"/>
          <w:tab w:val="left" w:pos="2161"/>
        </w:tabs>
        <w:spacing w:before="9"/>
        <w:ind w:hanging="721"/>
      </w:pPr>
      <w:r>
        <w:t>Management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Fund</w:t>
      </w:r>
    </w:p>
    <w:p w14:paraId="46C30E38" w14:textId="77777777" w:rsidR="00447697" w:rsidRDefault="00BE6F0B">
      <w:pPr>
        <w:pStyle w:val="BodyText"/>
        <w:spacing w:before="164" w:line="338" w:lineRule="auto"/>
        <w:ind w:left="2160" w:right="1417"/>
        <w:jc w:val="both"/>
      </w:pPr>
      <w:r>
        <w:t>A</w:t>
      </w:r>
      <w:r>
        <w:rPr>
          <w:spacing w:val="1"/>
        </w:rPr>
        <w:t xml:space="preserve"> </w:t>
      </w:r>
      <w:r>
        <w:t>Board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Trustees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among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employees,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regulated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law,</w:t>
      </w:r>
      <w:r>
        <w:rPr>
          <w:spacing w:val="1"/>
        </w:rPr>
        <w:t xml:space="preserve"> </w:t>
      </w:r>
      <w:r>
        <w:t>shall</w:t>
      </w:r>
      <w:r>
        <w:rPr>
          <w:spacing w:val="58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established to administer the Contributory Fund in accordance with the rules established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purpose.</w:t>
      </w:r>
    </w:p>
    <w:p w14:paraId="44054F16" w14:textId="77777777" w:rsidR="00447697" w:rsidRDefault="00447697">
      <w:pPr>
        <w:spacing w:line="338" w:lineRule="auto"/>
        <w:jc w:val="both"/>
        <w:sectPr w:rsidR="00447697">
          <w:pgSz w:w="11900" w:h="16840"/>
          <w:pgMar w:top="1280" w:right="0" w:bottom="1380" w:left="0" w:header="138" w:footer="1161" w:gutter="0"/>
          <w:cols w:space="720"/>
        </w:sectPr>
      </w:pPr>
    </w:p>
    <w:p w14:paraId="1AB7E98B" w14:textId="77777777" w:rsidR="00447697" w:rsidRDefault="00447697">
      <w:pPr>
        <w:pStyle w:val="BodyText"/>
        <w:rPr>
          <w:sz w:val="10"/>
        </w:rPr>
      </w:pPr>
    </w:p>
    <w:p w14:paraId="1C873837" w14:textId="77777777" w:rsidR="00447697" w:rsidRDefault="00BE6F0B">
      <w:pPr>
        <w:pStyle w:val="Heading1"/>
        <w:numPr>
          <w:ilvl w:val="0"/>
          <w:numId w:val="60"/>
        </w:numPr>
        <w:tabs>
          <w:tab w:val="left" w:pos="1902"/>
        </w:tabs>
        <w:ind w:hanging="361"/>
      </w:pPr>
      <w:bookmarkStart w:id="1008" w:name="_bookmark25"/>
      <w:bookmarkEnd w:id="1008"/>
      <w:r>
        <w:t>LEAVE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ATTENDANCE</w:t>
      </w:r>
    </w:p>
    <w:p w14:paraId="0A844ABC" w14:textId="1B156B25" w:rsidR="00447697" w:rsidDel="0040502A" w:rsidRDefault="00BE6F0B">
      <w:pPr>
        <w:pStyle w:val="BodyText"/>
        <w:spacing w:before="366" w:line="338" w:lineRule="auto"/>
        <w:ind w:left="2021" w:right="1435"/>
        <w:jc w:val="both"/>
        <w:rPr>
          <w:del w:id="1009" w:author="DELL" w:date="2025-07-03T11:12:00Z" w16du:dateUtc="2025-07-03T06:12:00Z"/>
        </w:rPr>
      </w:pPr>
      <w:r>
        <w:t xml:space="preserve">Each eligible employee must submit a request in advance of the time </w:t>
      </w:r>
      <w:ins w:id="1010" w:author="DELL" w:date="2025-07-03T11:11:00Z" w16du:dateUtc="2025-07-03T06:11:00Z">
        <w:r w:rsidR="0040502A">
          <w:t>s/</w:t>
        </w:r>
      </w:ins>
      <w:r>
        <w:t xml:space="preserve">he </w:t>
      </w:r>
      <w:del w:id="1011" w:author="DELL" w:date="2025-07-03T11:11:00Z" w16du:dateUtc="2025-07-03T06:11:00Z">
        <w:r w:rsidDel="0040502A">
          <w:delText xml:space="preserve">or she </w:delText>
        </w:r>
      </w:del>
      <w:r>
        <w:t>wishes to</w:t>
      </w:r>
      <w:r>
        <w:rPr>
          <w:spacing w:val="1"/>
        </w:rPr>
        <w:t xml:space="preserve"> </w:t>
      </w:r>
      <w:r>
        <w:t>be absent from regular duties. Exceptions may be made in cases of illness, accident, or</w:t>
      </w:r>
      <w:r>
        <w:rPr>
          <w:spacing w:val="1"/>
        </w:rPr>
        <w:t xml:space="preserve"> </w:t>
      </w:r>
      <w:r>
        <w:t>emergency.</w:t>
      </w:r>
      <w:r>
        <w:rPr>
          <w:spacing w:val="-8"/>
        </w:rPr>
        <w:t xml:space="preserve"> </w:t>
      </w:r>
      <w:r>
        <w:t>Written</w:t>
      </w:r>
      <w:r>
        <w:rPr>
          <w:spacing w:val="-1"/>
        </w:rPr>
        <w:t xml:space="preserve"> </w:t>
      </w:r>
      <w:r>
        <w:t>requests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leave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guarantee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will be</w:t>
      </w:r>
      <w:ins w:id="1012" w:author="DELL" w:date="2025-07-03T11:12:00Z" w16du:dateUtc="2025-07-03T06:12:00Z">
        <w:r w:rsidR="0040502A">
          <w:t xml:space="preserve"> </w:t>
        </w:r>
      </w:ins>
    </w:p>
    <w:p w14:paraId="1033BCFB" w14:textId="0D7D8D8E" w:rsidR="00447697" w:rsidDel="0040502A" w:rsidRDefault="00BE6F0B" w:rsidP="0040502A">
      <w:pPr>
        <w:pStyle w:val="BodyText"/>
        <w:spacing w:before="366" w:line="338" w:lineRule="auto"/>
        <w:ind w:left="2021" w:right="1435"/>
        <w:jc w:val="both"/>
        <w:rPr>
          <w:del w:id="1013" w:author="DELL" w:date="2025-07-03T11:12:00Z" w16du:dateUtc="2025-07-03T06:12:00Z"/>
        </w:rPr>
        <w:pPrChange w:id="1014" w:author="DELL" w:date="2025-07-03T11:12:00Z" w16du:dateUtc="2025-07-03T06:12:00Z">
          <w:pPr>
            <w:pStyle w:val="BodyText"/>
            <w:spacing w:before="63" w:line="319" w:lineRule="auto"/>
            <w:ind w:left="2021" w:right="698"/>
            <w:jc w:val="both"/>
          </w:pPr>
        </w:pPrChange>
      </w:pPr>
      <w:r>
        <w:t>approved. The employee’s supervisor shall-by-case</w:t>
      </w:r>
      <w:ins w:id="1015" w:author="DELL" w:date="2025-07-03T11:11:00Z" w16du:dateUtc="2025-07-03T06:11:00Z">
        <w:r w:rsidR="0040502A">
          <w:t xml:space="preserve"> </w:t>
        </w:r>
      </w:ins>
      <w:r>
        <w:t>consider basis. Approval shall be considered in</w:t>
      </w:r>
      <w:r>
        <w:rPr>
          <w:spacing w:val="-56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of workload,</w:t>
      </w:r>
      <w:r>
        <w:rPr>
          <w:spacing w:val="-2"/>
        </w:rPr>
        <w:t xml:space="preserve"> </w:t>
      </w:r>
      <w:r>
        <w:t>staffing</w:t>
      </w:r>
      <w:r>
        <w:rPr>
          <w:spacing w:val="-4"/>
        </w:rPr>
        <w:t xml:space="preserve"> </w:t>
      </w:r>
      <w:r>
        <w:t>levels,</w:t>
      </w:r>
      <w:r>
        <w:rPr>
          <w:spacing w:val="-2"/>
        </w:rPr>
        <w:t xml:space="preserve"> </w:t>
      </w:r>
      <w:r>
        <w:t>availability</w:t>
      </w:r>
      <w:r>
        <w:rPr>
          <w:spacing w:val="-4"/>
        </w:rPr>
        <w:t xml:space="preserve"> </w:t>
      </w:r>
      <w:r>
        <w:t>of</w:t>
      </w:r>
      <w:ins w:id="1016" w:author="DELL" w:date="2025-07-03T11:12:00Z" w16du:dateUtc="2025-07-03T06:12:00Z">
        <w:r w:rsidR="0040502A">
          <w:t xml:space="preserve"> </w:t>
        </w:r>
      </w:ins>
    </w:p>
    <w:p w14:paraId="2BE5A2E1" w14:textId="77777777" w:rsidR="00447697" w:rsidRDefault="00BE6F0B" w:rsidP="0040502A">
      <w:pPr>
        <w:pStyle w:val="BodyText"/>
        <w:spacing w:before="366" w:line="338" w:lineRule="auto"/>
        <w:ind w:left="2021" w:right="1435"/>
        <w:jc w:val="both"/>
        <w:pPrChange w:id="1017" w:author="DELL" w:date="2025-07-03T11:12:00Z" w16du:dateUtc="2025-07-03T06:12:00Z">
          <w:pPr>
            <w:pStyle w:val="BodyText"/>
            <w:spacing w:before="39"/>
            <w:ind w:left="2021"/>
            <w:jc w:val="both"/>
          </w:pPr>
        </w:pPrChange>
      </w:pPr>
      <w:r>
        <w:t>personnel,</w:t>
      </w:r>
      <w:r>
        <w:rPr>
          <w:spacing w:val="-2"/>
        </w:rPr>
        <w:t xml:space="preserve"> </w:t>
      </w:r>
      <w:r>
        <w:t>timeliness,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job-related</w:t>
      </w:r>
      <w:r>
        <w:rPr>
          <w:spacing w:val="-3"/>
        </w:rPr>
        <w:t xml:space="preserve"> </w:t>
      </w:r>
      <w:r>
        <w:t>factors.</w:t>
      </w:r>
    </w:p>
    <w:p w14:paraId="23A66656" w14:textId="77777777" w:rsidR="00447697" w:rsidRDefault="00447697">
      <w:pPr>
        <w:pStyle w:val="BodyText"/>
        <w:spacing w:before="9"/>
        <w:rPr>
          <w:sz w:val="20"/>
        </w:rPr>
      </w:pPr>
    </w:p>
    <w:p w14:paraId="41B0A77E" w14:textId="77777777" w:rsidR="00447697" w:rsidRDefault="00BE6F0B">
      <w:pPr>
        <w:pStyle w:val="Heading4"/>
        <w:numPr>
          <w:ilvl w:val="1"/>
          <w:numId w:val="36"/>
        </w:numPr>
        <w:tabs>
          <w:tab w:val="left" w:pos="2021"/>
          <w:tab w:val="left" w:pos="2022"/>
        </w:tabs>
        <w:ind w:hanging="582"/>
      </w:pPr>
      <w:r>
        <w:t>Earned</w:t>
      </w:r>
      <w:r>
        <w:rPr>
          <w:spacing w:val="-3"/>
        </w:rPr>
        <w:t xml:space="preserve"> </w:t>
      </w:r>
      <w:r>
        <w:t>Leave</w:t>
      </w:r>
      <w:r>
        <w:rPr>
          <w:spacing w:val="-4"/>
        </w:rPr>
        <w:t xml:space="preserve"> </w:t>
      </w:r>
      <w:r>
        <w:t>(Privileged</w:t>
      </w:r>
      <w:r>
        <w:rPr>
          <w:spacing w:val="-2"/>
        </w:rPr>
        <w:t xml:space="preserve"> </w:t>
      </w:r>
      <w:r>
        <w:t>Leave)</w:t>
      </w:r>
    </w:p>
    <w:p w14:paraId="311653BB" w14:textId="77777777" w:rsidR="00447697" w:rsidRDefault="00447697">
      <w:pPr>
        <w:pStyle w:val="BodyText"/>
        <w:spacing w:before="9"/>
        <w:rPr>
          <w:rFonts w:ascii="Arial"/>
          <w:b/>
          <w:sz w:val="25"/>
        </w:rPr>
      </w:pPr>
    </w:p>
    <w:p w14:paraId="4097074C" w14:textId="12A93655" w:rsidR="00447697" w:rsidRDefault="00BE6F0B">
      <w:pPr>
        <w:pStyle w:val="BodyText"/>
        <w:spacing w:before="1" w:line="319" w:lineRule="auto"/>
        <w:ind w:left="2021" w:right="1433"/>
        <w:jc w:val="both"/>
      </w:pPr>
      <w:r>
        <w:t>Employees shall be entitled to 30 working days of earned</w:t>
      </w:r>
      <w:del w:id="1018" w:author="DELL" w:date="2025-07-03T11:12:00Z" w16du:dateUtc="2025-07-03T06:12:00Z">
        <w:r w:rsidDel="00B32373">
          <w:delText xml:space="preserve"> </w:delText>
        </w:r>
      </w:del>
      <w:r>
        <w:t>/</w:t>
      </w:r>
      <w:del w:id="1019" w:author="DELL" w:date="2025-07-03T11:12:00Z" w16du:dateUtc="2025-07-03T06:12:00Z">
        <w:r w:rsidDel="00B32373">
          <w:delText xml:space="preserve"> </w:delText>
        </w:r>
      </w:del>
      <w:r>
        <w:t>privileged leave in a calendar</w:t>
      </w:r>
      <w:r>
        <w:rPr>
          <w:spacing w:val="1"/>
        </w:rPr>
        <w:t xml:space="preserve"> </w:t>
      </w:r>
      <w:r>
        <w:t>year,</w:t>
      </w:r>
      <w:r>
        <w:rPr>
          <w:spacing w:val="-4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conditions:</w:t>
      </w:r>
    </w:p>
    <w:p w14:paraId="7CFFCAB1" w14:textId="77777777" w:rsidR="00447697" w:rsidRDefault="00BE6F0B">
      <w:pPr>
        <w:pStyle w:val="ListParagraph"/>
        <w:numPr>
          <w:ilvl w:val="2"/>
          <w:numId w:val="36"/>
        </w:numPr>
        <w:tabs>
          <w:tab w:val="left" w:pos="2521"/>
        </w:tabs>
        <w:spacing w:before="205" w:line="316" w:lineRule="auto"/>
        <w:ind w:right="1440"/>
        <w:jc w:val="both"/>
        <w:rPr>
          <w:sz w:val="21"/>
        </w:rPr>
      </w:pPr>
      <w:r>
        <w:rPr>
          <w:sz w:val="21"/>
        </w:rPr>
        <w:t>Two and a half days of earned leave shall be credited to an employee at the end of</w:t>
      </w:r>
      <w:r>
        <w:rPr>
          <w:spacing w:val="1"/>
          <w:sz w:val="21"/>
        </w:rPr>
        <w:t xml:space="preserve"> </w:t>
      </w:r>
      <w:r>
        <w:rPr>
          <w:sz w:val="21"/>
        </w:rPr>
        <w:t>each</w:t>
      </w:r>
      <w:r>
        <w:rPr>
          <w:spacing w:val="-3"/>
          <w:sz w:val="21"/>
        </w:rPr>
        <w:t xml:space="preserve"> </w:t>
      </w:r>
      <w:r>
        <w:rPr>
          <w:sz w:val="21"/>
        </w:rPr>
        <w:t>month.</w:t>
      </w:r>
    </w:p>
    <w:p w14:paraId="7C0FF191" w14:textId="77777777" w:rsidR="00447697" w:rsidRDefault="00BE6F0B">
      <w:pPr>
        <w:pStyle w:val="ListParagraph"/>
        <w:numPr>
          <w:ilvl w:val="2"/>
          <w:numId w:val="36"/>
        </w:numPr>
        <w:tabs>
          <w:tab w:val="left" w:pos="2521"/>
        </w:tabs>
        <w:spacing w:before="205" w:line="319" w:lineRule="auto"/>
        <w:ind w:right="1442"/>
        <w:jc w:val="both"/>
        <w:rPr>
          <w:sz w:val="21"/>
        </w:rPr>
      </w:pPr>
      <w:r>
        <w:rPr>
          <w:sz w:val="21"/>
        </w:rPr>
        <w:t>Applications for earned leave should be given at least 15 days prior to the date from</w:t>
      </w:r>
      <w:r>
        <w:rPr>
          <w:spacing w:val="1"/>
          <w:sz w:val="21"/>
        </w:rPr>
        <w:t xml:space="preserve"> </w:t>
      </w:r>
      <w:r>
        <w:rPr>
          <w:sz w:val="21"/>
        </w:rPr>
        <w:t>which</w:t>
      </w:r>
      <w:r>
        <w:rPr>
          <w:spacing w:val="-4"/>
          <w:sz w:val="21"/>
        </w:rPr>
        <w:t xml:space="preserve"> </w:t>
      </w:r>
      <w:r>
        <w:rPr>
          <w:sz w:val="21"/>
        </w:rPr>
        <w:t>leave</w:t>
      </w:r>
      <w:r>
        <w:rPr>
          <w:spacing w:val="-1"/>
          <w:sz w:val="21"/>
        </w:rPr>
        <w:t xml:space="preserve"> </w:t>
      </w:r>
      <w:r>
        <w:rPr>
          <w:sz w:val="21"/>
        </w:rPr>
        <w:t>is required.</w:t>
      </w:r>
    </w:p>
    <w:p w14:paraId="0AB33EE4" w14:textId="77777777" w:rsidR="00447697" w:rsidRDefault="00BE6F0B">
      <w:pPr>
        <w:pStyle w:val="ListParagraph"/>
        <w:numPr>
          <w:ilvl w:val="2"/>
          <w:numId w:val="36"/>
        </w:numPr>
        <w:tabs>
          <w:tab w:val="left" w:pos="2521"/>
        </w:tabs>
        <w:spacing w:before="203" w:line="338" w:lineRule="auto"/>
        <w:ind w:right="1442"/>
        <w:jc w:val="both"/>
        <w:rPr>
          <w:sz w:val="21"/>
        </w:rPr>
      </w:pPr>
      <w:r>
        <w:rPr>
          <w:sz w:val="21"/>
        </w:rPr>
        <w:t>Earned leave shall not be taken for more than 18 working days at a time. Such leave</w:t>
      </w:r>
      <w:r>
        <w:rPr>
          <w:spacing w:val="1"/>
          <w:sz w:val="21"/>
        </w:rPr>
        <w:t xml:space="preserve"> </w:t>
      </w:r>
      <w:r>
        <w:rPr>
          <w:sz w:val="21"/>
        </w:rPr>
        <w:t>shall be taken only if there is leave balance to the credit of an employee to cover the</w:t>
      </w:r>
      <w:r>
        <w:rPr>
          <w:spacing w:val="1"/>
          <w:sz w:val="21"/>
        </w:rPr>
        <w:t xml:space="preserve"> </w:t>
      </w:r>
      <w:r>
        <w:rPr>
          <w:sz w:val="21"/>
        </w:rPr>
        <w:t>leave</w:t>
      </w:r>
      <w:r>
        <w:rPr>
          <w:spacing w:val="-1"/>
          <w:sz w:val="21"/>
        </w:rPr>
        <w:t xml:space="preserve"> </w:t>
      </w:r>
      <w:r>
        <w:rPr>
          <w:sz w:val="21"/>
        </w:rPr>
        <w:t>period.</w:t>
      </w:r>
    </w:p>
    <w:p w14:paraId="19806402" w14:textId="54DCC51D" w:rsidR="00447697" w:rsidRDefault="00BE6F0B">
      <w:pPr>
        <w:pStyle w:val="ListParagraph"/>
        <w:numPr>
          <w:ilvl w:val="2"/>
          <w:numId w:val="36"/>
        </w:numPr>
        <w:tabs>
          <w:tab w:val="left" w:pos="2521"/>
        </w:tabs>
        <w:spacing w:before="188" w:line="345" w:lineRule="auto"/>
        <w:ind w:right="1413"/>
        <w:jc w:val="both"/>
        <w:rPr>
          <w:sz w:val="21"/>
        </w:rPr>
      </w:pPr>
      <w:r>
        <w:rPr>
          <w:sz w:val="21"/>
        </w:rPr>
        <w:t xml:space="preserve">Earned </w:t>
      </w:r>
      <w:del w:id="1020" w:author="DELL" w:date="2025-07-03T11:13:00Z" w16du:dateUtc="2025-07-03T06:13:00Z">
        <w:r w:rsidDel="00B32373">
          <w:rPr>
            <w:sz w:val="21"/>
          </w:rPr>
          <w:delText>L</w:delText>
        </w:r>
      </w:del>
      <w:ins w:id="1021" w:author="DELL" w:date="2025-07-03T11:13:00Z" w16du:dateUtc="2025-07-03T06:13:00Z">
        <w:r w:rsidR="00B32373">
          <w:rPr>
            <w:sz w:val="21"/>
          </w:rPr>
          <w:t>l</w:t>
        </w:r>
      </w:ins>
      <w:r>
        <w:rPr>
          <w:sz w:val="21"/>
        </w:rPr>
        <w:t>eave may be accumulated up to a maximum</w:t>
      </w:r>
      <w:r>
        <w:rPr>
          <w:spacing w:val="1"/>
          <w:sz w:val="21"/>
        </w:rPr>
        <w:t xml:space="preserve"> </w:t>
      </w:r>
      <w:r>
        <w:rPr>
          <w:sz w:val="21"/>
        </w:rPr>
        <w:t>of 60 working days. Any</w:t>
      </w:r>
      <w:r>
        <w:rPr>
          <w:spacing w:val="1"/>
          <w:sz w:val="21"/>
        </w:rPr>
        <w:t xml:space="preserve"> </w:t>
      </w:r>
      <w:r>
        <w:rPr>
          <w:sz w:val="21"/>
        </w:rPr>
        <w:t>accumulation over and above 60 working days will be considered to have lapsed. The</w:t>
      </w:r>
      <w:r>
        <w:rPr>
          <w:spacing w:val="-56"/>
          <w:sz w:val="21"/>
        </w:rPr>
        <w:t xml:space="preserve"> </w:t>
      </w:r>
      <w:r>
        <w:rPr>
          <w:sz w:val="21"/>
        </w:rPr>
        <w:t>supervising officer may refuse such leave in case grant of leave adversely affects the</w:t>
      </w:r>
      <w:r>
        <w:rPr>
          <w:spacing w:val="1"/>
          <w:sz w:val="21"/>
        </w:rPr>
        <w:t xml:space="preserve"> </w:t>
      </w:r>
      <w:r>
        <w:rPr>
          <w:sz w:val="21"/>
        </w:rPr>
        <w:t>functioning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of </w:t>
      </w:r>
      <w:del w:id="1022" w:author="DELL" w:date="2025-07-03T11:13:00Z" w16du:dateUtc="2025-07-03T06:13:00Z">
        <w:r w:rsidDel="00B32373">
          <w:rPr>
            <w:sz w:val="21"/>
          </w:rPr>
          <w:delText>Organization</w:delText>
        </w:r>
      </w:del>
      <w:ins w:id="1023" w:author="DELL" w:date="2025-07-03T11:13:00Z" w16du:dateUtc="2025-07-03T06:13:00Z">
        <w:r w:rsidR="00B32373">
          <w:rPr>
            <w:sz w:val="21"/>
          </w:rPr>
          <w:t>WRC</w:t>
        </w:r>
      </w:ins>
      <w:r>
        <w:rPr>
          <w:sz w:val="21"/>
        </w:rPr>
        <w:t>.</w:t>
      </w:r>
    </w:p>
    <w:p w14:paraId="6D895686" w14:textId="11A41890" w:rsidR="00447697" w:rsidRDefault="00BE6F0B">
      <w:pPr>
        <w:pStyle w:val="ListParagraph"/>
        <w:numPr>
          <w:ilvl w:val="2"/>
          <w:numId w:val="36"/>
        </w:numPr>
        <w:tabs>
          <w:tab w:val="left" w:pos="2521"/>
        </w:tabs>
        <w:spacing w:before="174" w:line="316" w:lineRule="auto"/>
        <w:ind w:right="1438"/>
        <w:jc w:val="both"/>
        <w:rPr>
          <w:sz w:val="21"/>
        </w:rPr>
      </w:pPr>
      <w:r>
        <w:rPr>
          <w:sz w:val="21"/>
        </w:rPr>
        <w:t>Leave encashment in a year in li</w:t>
      </w:r>
      <w:del w:id="1024" w:author="DELL" w:date="2025-07-03T11:14:00Z" w16du:dateUtc="2025-07-03T06:14:00Z">
        <w:r w:rsidDel="00B32373">
          <w:rPr>
            <w:sz w:val="21"/>
          </w:rPr>
          <w:delText>n</w:delText>
        </w:r>
      </w:del>
      <w:ins w:id="1025" w:author="DELL" w:date="2025-07-03T11:14:00Z" w16du:dateUtc="2025-07-03T06:14:00Z">
        <w:r w:rsidR="00B32373">
          <w:rPr>
            <w:sz w:val="21"/>
          </w:rPr>
          <w:t>eu</w:t>
        </w:r>
      </w:ins>
      <w:del w:id="1026" w:author="DELL" w:date="2025-07-03T11:14:00Z" w16du:dateUtc="2025-07-03T06:14:00Z">
        <w:r w:rsidDel="00B32373">
          <w:rPr>
            <w:sz w:val="21"/>
          </w:rPr>
          <w:delText>e</w:delText>
        </w:r>
      </w:del>
      <w:r>
        <w:rPr>
          <w:sz w:val="21"/>
        </w:rPr>
        <w:t xml:space="preserve"> of earned leave will be allowed only for 15 days.</w:t>
      </w:r>
      <w:r>
        <w:rPr>
          <w:spacing w:val="1"/>
          <w:sz w:val="21"/>
        </w:rPr>
        <w:t xml:space="preserve"> </w:t>
      </w:r>
      <w:r>
        <w:rPr>
          <w:sz w:val="21"/>
        </w:rPr>
        <w:t>Leave</w:t>
      </w:r>
      <w:r>
        <w:rPr>
          <w:spacing w:val="-2"/>
          <w:sz w:val="21"/>
        </w:rPr>
        <w:t xml:space="preserve"> </w:t>
      </w:r>
      <w:r>
        <w:rPr>
          <w:sz w:val="21"/>
        </w:rPr>
        <w:t>can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enchased</w:t>
      </w:r>
      <w:r>
        <w:rPr>
          <w:spacing w:val="-1"/>
          <w:sz w:val="21"/>
        </w:rPr>
        <w:t xml:space="preserve"> </w:t>
      </w:r>
      <w:r>
        <w:rPr>
          <w:sz w:val="21"/>
        </w:rPr>
        <w:t>only</w:t>
      </w:r>
      <w:r>
        <w:rPr>
          <w:spacing w:val="-4"/>
          <w:sz w:val="21"/>
        </w:rPr>
        <w:t xml:space="preserve"> </w:t>
      </w:r>
      <w:r>
        <w:rPr>
          <w:sz w:val="21"/>
        </w:rPr>
        <w:t>at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time</w:t>
      </w:r>
      <w:r>
        <w:rPr>
          <w:spacing w:val="-1"/>
          <w:sz w:val="21"/>
        </w:rPr>
        <w:t xml:space="preserve"> </w:t>
      </w:r>
      <w:r>
        <w:rPr>
          <w:sz w:val="21"/>
        </w:rPr>
        <w:t>of leaving</w:t>
      </w:r>
      <w:r>
        <w:rPr>
          <w:spacing w:val="-1"/>
          <w:sz w:val="21"/>
        </w:rPr>
        <w:t xml:space="preserve"> </w:t>
      </w:r>
      <w:r>
        <w:rPr>
          <w:sz w:val="21"/>
        </w:rPr>
        <w:t>employment.</w:t>
      </w:r>
    </w:p>
    <w:p w14:paraId="48C93C8E" w14:textId="77777777" w:rsidR="00447697" w:rsidRDefault="00BE6F0B">
      <w:pPr>
        <w:pStyle w:val="ListParagraph"/>
        <w:numPr>
          <w:ilvl w:val="2"/>
          <w:numId w:val="36"/>
        </w:numPr>
        <w:tabs>
          <w:tab w:val="left" w:pos="2521"/>
        </w:tabs>
        <w:spacing w:before="207" w:line="316" w:lineRule="auto"/>
        <w:ind w:right="1441"/>
        <w:jc w:val="both"/>
        <w:rPr>
          <w:sz w:val="21"/>
        </w:rPr>
      </w:pPr>
      <w:r>
        <w:rPr>
          <w:sz w:val="21"/>
        </w:rPr>
        <w:t>Leave encashment will be calculated on the basic salary and will be admissible</w:t>
      </w:r>
      <w:r>
        <w:rPr>
          <w:spacing w:val="1"/>
          <w:sz w:val="21"/>
        </w:rPr>
        <w:t xml:space="preserve"> </w:t>
      </w:r>
      <w:r>
        <w:rPr>
          <w:sz w:val="21"/>
        </w:rPr>
        <w:t>subject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availability</w:t>
      </w:r>
      <w:r>
        <w:rPr>
          <w:spacing w:val="-4"/>
          <w:sz w:val="21"/>
        </w:rPr>
        <w:t xml:space="preserve"> </w:t>
      </w:r>
      <w:r>
        <w:rPr>
          <w:sz w:val="21"/>
        </w:rPr>
        <w:t>of funds.</w:t>
      </w:r>
    </w:p>
    <w:p w14:paraId="6B24E063" w14:textId="77777777" w:rsidR="00447697" w:rsidRDefault="00BE6F0B">
      <w:pPr>
        <w:pStyle w:val="Heading4"/>
        <w:numPr>
          <w:ilvl w:val="1"/>
          <w:numId w:val="36"/>
        </w:numPr>
        <w:tabs>
          <w:tab w:val="left" w:pos="2021"/>
          <w:tab w:val="left" w:pos="2022"/>
        </w:tabs>
        <w:spacing w:before="155"/>
        <w:ind w:hanging="582"/>
      </w:pPr>
      <w:r>
        <w:t>Casual</w:t>
      </w:r>
      <w:r>
        <w:rPr>
          <w:spacing w:val="-2"/>
        </w:rPr>
        <w:t xml:space="preserve"> </w:t>
      </w:r>
      <w:r>
        <w:t>Leave</w:t>
      </w:r>
    </w:p>
    <w:p w14:paraId="00C116C7" w14:textId="77777777" w:rsidR="00447697" w:rsidRDefault="00447697">
      <w:pPr>
        <w:pStyle w:val="BodyText"/>
        <w:spacing w:before="8"/>
        <w:rPr>
          <w:rFonts w:ascii="Arial"/>
          <w:b/>
          <w:sz w:val="22"/>
        </w:rPr>
      </w:pPr>
    </w:p>
    <w:p w14:paraId="0A93777C" w14:textId="77777777" w:rsidR="00447697" w:rsidRDefault="00BE6F0B">
      <w:pPr>
        <w:pStyle w:val="ListParagraph"/>
        <w:numPr>
          <w:ilvl w:val="0"/>
          <w:numId w:val="35"/>
        </w:numPr>
        <w:tabs>
          <w:tab w:val="left" w:pos="2521"/>
        </w:tabs>
        <w:ind w:hanging="361"/>
        <w:rPr>
          <w:sz w:val="21"/>
        </w:rPr>
      </w:pPr>
      <w:r>
        <w:rPr>
          <w:sz w:val="21"/>
        </w:rPr>
        <w:t>An</w:t>
      </w:r>
      <w:r>
        <w:rPr>
          <w:spacing w:val="-2"/>
          <w:sz w:val="21"/>
        </w:rPr>
        <w:t xml:space="preserve"> </w:t>
      </w:r>
      <w:r>
        <w:rPr>
          <w:sz w:val="21"/>
        </w:rPr>
        <w:t>employee will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entitled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casual leave</w:t>
      </w:r>
      <w:r>
        <w:rPr>
          <w:spacing w:val="-2"/>
          <w:sz w:val="21"/>
        </w:rPr>
        <w:t xml:space="preserve"> </w:t>
      </w:r>
      <w:r>
        <w:rPr>
          <w:sz w:val="21"/>
        </w:rPr>
        <w:t>up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10</w:t>
      </w:r>
      <w:r>
        <w:rPr>
          <w:spacing w:val="-2"/>
          <w:sz w:val="21"/>
        </w:rPr>
        <w:t xml:space="preserve"> </w:t>
      </w:r>
      <w:r>
        <w:rPr>
          <w:sz w:val="21"/>
        </w:rPr>
        <w:t>working</w:t>
      </w:r>
      <w:r>
        <w:rPr>
          <w:spacing w:val="-4"/>
          <w:sz w:val="21"/>
        </w:rPr>
        <w:t xml:space="preserve"> </w:t>
      </w:r>
      <w:r>
        <w:rPr>
          <w:sz w:val="21"/>
        </w:rPr>
        <w:t>days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year.</w:t>
      </w:r>
    </w:p>
    <w:p w14:paraId="565B8373" w14:textId="77777777" w:rsidR="00447697" w:rsidRDefault="00447697">
      <w:pPr>
        <w:pStyle w:val="BodyText"/>
        <w:spacing w:before="9"/>
        <w:rPr>
          <w:sz w:val="20"/>
        </w:rPr>
      </w:pPr>
    </w:p>
    <w:p w14:paraId="0FCEA8FC" w14:textId="77777777" w:rsidR="00447697" w:rsidRDefault="00BE6F0B">
      <w:pPr>
        <w:pStyle w:val="ListParagraph"/>
        <w:numPr>
          <w:ilvl w:val="0"/>
          <w:numId w:val="35"/>
        </w:numPr>
        <w:tabs>
          <w:tab w:val="left" w:pos="2521"/>
        </w:tabs>
        <w:ind w:hanging="361"/>
        <w:rPr>
          <w:sz w:val="21"/>
        </w:rPr>
      </w:pPr>
      <w:r>
        <w:rPr>
          <w:sz w:val="21"/>
        </w:rPr>
        <w:t>This</w:t>
      </w:r>
      <w:r>
        <w:rPr>
          <w:spacing w:val="-2"/>
          <w:sz w:val="21"/>
        </w:rPr>
        <w:t xml:space="preserve"> </w:t>
      </w:r>
      <w:r>
        <w:rPr>
          <w:sz w:val="21"/>
        </w:rPr>
        <w:t>leave</w:t>
      </w:r>
      <w:r>
        <w:rPr>
          <w:spacing w:val="-1"/>
          <w:sz w:val="21"/>
        </w:rPr>
        <w:t xml:space="preserve"> </w:t>
      </w:r>
      <w:r>
        <w:rPr>
          <w:sz w:val="21"/>
        </w:rPr>
        <w:t>will be</w:t>
      </w:r>
      <w:r>
        <w:rPr>
          <w:spacing w:val="-1"/>
          <w:sz w:val="21"/>
        </w:rPr>
        <w:t xml:space="preserve"> </w:t>
      </w:r>
      <w:r>
        <w:rPr>
          <w:sz w:val="21"/>
        </w:rPr>
        <w:t>granted</w:t>
      </w:r>
      <w:r>
        <w:rPr>
          <w:spacing w:val="-1"/>
          <w:sz w:val="21"/>
        </w:rPr>
        <w:t xml:space="preserve"> </w:t>
      </w:r>
      <w:r>
        <w:rPr>
          <w:sz w:val="21"/>
        </w:rPr>
        <w:t>only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urgent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important</w:t>
      </w:r>
      <w:r>
        <w:rPr>
          <w:spacing w:val="-2"/>
          <w:sz w:val="21"/>
        </w:rPr>
        <w:t xml:space="preserve"> </w:t>
      </w:r>
      <w:r>
        <w:rPr>
          <w:sz w:val="21"/>
        </w:rPr>
        <w:t>engagement/reasons.</w:t>
      </w:r>
    </w:p>
    <w:p w14:paraId="06359162" w14:textId="77777777" w:rsidR="00447697" w:rsidRDefault="00447697">
      <w:pPr>
        <w:pStyle w:val="BodyText"/>
        <w:spacing w:before="2"/>
      </w:pPr>
    </w:p>
    <w:p w14:paraId="50171B2B" w14:textId="77777777" w:rsidR="00447697" w:rsidRDefault="00BE6F0B">
      <w:pPr>
        <w:pStyle w:val="ListParagraph"/>
        <w:numPr>
          <w:ilvl w:val="0"/>
          <w:numId w:val="35"/>
        </w:numPr>
        <w:tabs>
          <w:tab w:val="left" w:pos="2521"/>
        </w:tabs>
        <w:ind w:hanging="361"/>
        <w:rPr>
          <w:sz w:val="21"/>
        </w:rPr>
      </w:pPr>
      <w:r>
        <w:rPr>
          <w:sz w:val="21"/>
        </w:rPr>
        <w:t>Casual</w:t>
      </w:r>
      <w:r>
        <w:rPr>
          <w:spacing w:val="-1"/>
          <w:sz w:val="21"/>
        </w:rPr>
        <w:t xml:space="preserve"> </w:t>
      </w:r>
      <w:r>
        <w:rPr>
          <w:sz w:val="21"/>
        </w:rPr>
        <w:t>leave</w:t>
      </w:r>
      <w:r>
        <w:rPr>
          <w:spacing w:val="-2"/>
          <w:sz w:val="21"/>
        </w:rPr>
        <w:t xml:space="preserve"> </w:t>
      </w:r>
      <w:r>
        <w:rPr>
          <w:sz w:val="21"/>
        </w:rPr>
        <w:t>will be</w:t>
      </w:r>
      <w:r>
        <w:rPr>
          <w:spacing w:val="-2"/>
          <w:sz w:val="21"/>
        </w:rPr>
        <w:t xml:space="preserve"> </w:t>
      </w:r>
      <w:r>
        <w:rPr>
          <w:sz w:val="21"/>
        </w:rPr>
        <w:t>allowed</w:t>
      </w:r>
      <w:r>
        <w:rPr>
          <w:spacing w:val="-2"/>
          <w:sz w:val="21"/>
        </w:rPr>
        <w:t xml:space="preserve"> </w:t>
      </w:r>
      <w:r>
        <w:rPr>
          <w:sz w:val="21"/>
        </w:rPr>
        <w:t>only</w:t>
      </w:r>
      <w:r>
        <w:rPr>
          <w:spacing w:val="-4"/>
          <w:sz w:val="21"/>
        </w:rPr>
        <w:t xml:space="preserve"> </w:t>
      </w:r>
      <w:r>
        <w:rPr>
          <w:sz w:val="21"/>
        </w:rPr>
        <w:t>up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3</w:t>
      </w:r>
      <w:r>
        <w:rPr>
          <w:spacing w:val="-1"/>
          <w:sz w:val="21"/>
        </w:rPr>
        <w:t xml:space="preserve"> </w:t>
      </w:r>
      <w:r>
        <w:rPr>
          <w:sz w:val="21"/>
        </w:rPr>
        <w:t>working</w:t>
      </w:r>
      <w:r>
        <w:rPr>
          <w:spacing w:val="-2"/>
          <w:sz w:val="21"/>
        </w:rPr>
        <w:t xml:space="preserve"> </w:t>
      </w:r>
      <w:r>
        <w:rPr>
          <w:sz w:val="21"/>
        </w:rPr>
        <w:t>days</w:t>
      </w:r>
      <w:r>
        <w:rPr>
          <w:spacing w:val="-2"/>
          <w:sz w:val="21"/>
        </w:rPr>
        <w:t xml:space="preserve"> </w:t>
      </w:r>
      <w:r>
        <w:rPr>
          <w:sz w:val="21"/>
        </w:rPr>
        <w:t>at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time.</w:t>
      </w:r>
    </w:p>
    <w:p w14:paraId="217A0DCD" w14:textId="77777777" w:rsidR="00447697" w:rsidRDefault="00447697">
      <w:pPr>
        <w:pStyle w:val="BodyText"/>
        <w:spacing w:before="5"/>
        <w:rPr>
          <w:sz w:val="24"/>
        </w:rPr>
      </w:pPr>
    </w:p>
    <w:p w14:paraId="62702865" w14:textId="77777777" w:rsidR="00447697" w:rsidRDefault="00BE6F0B">
      <w:pPr>
        <w:pStyle w:val="ListParagraph"/>
        <w:numPr>
          <w:ilvl w:val="0"/>
          <w:numId w:val="35"/>
        </w:numPr>
        <w:tabs>
          <w:tab w:val="left" w:pos="2521"/>
        </w:tabs>
        <w:spacing w:before="1" w:line="338" w:lineRule="auto"/>
        <w:ind w:right="1435"/>
        <w:jc w:val="both"/>
        <w:rPr>
          <w:sz w:val="21"/>
        </w:rPr>
      </w:pPr>
      <w:r>
        <w:rPr>
          <w:sz w:val="21"/>
        </w:rPr>
        <w:t>The year will be reckoned from January to December for the purpose of casual leave.</w:t>
      </w:r>
      <w:r>
        <w:rPr>
          <w:spacing w:val="-56"/>
          <w:sz w:val="21"/>
        </w:rPr>
        <w:t xml:space="preserve"> </w:t>
      </w:r>
      <w:r>
        <w:rPr>
          <w:sz w:val="21"/>
        </w:rPr>
        <w:t>Any un-availed casual leave on December 31 of each year will be considered to have</w:t>
      </w:r>
      <w:r>
        <w:rPr>
          <w:spacing w:val="-56"/>
          <w:sz w:val="21"/>
        </w:rPr>
        <w:t xml:space="preserve"> </w:t>
      </w:r>
      <w:r>
        <w:rPr>
          <w:sz w:val="21"/>
        </w:rPr>
        <w:t>lapsed.</w:t>
      </w:r>
    </w:p>
    <w:p w14:paraId="03CA8A01" w14:textId="77777777" w:rsidR="00447697" w:rsidRDefault="00447697">
      <w:pPr>
        <w:spacing w:line="338" w:lineRule="auto"/>
        <w:jc w:val="both"/>
        <w:rPr>
          <w:sz w:val="21"/>
        </w:rPr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0C1CFDA4" w14:textId="77777777" w:rsidR="00447697" w:rsidRDefault="00BE6F0B">
      <w:pPr>
        <w:pStyle w:val="ListParagraph"/>
        <w:numPr>
          <w:ilvl w:val="0"/>
          <w:numId w:val="35"/>
        </w:numPr>
        <w:tabs>
          <w:tab w:val="left" w:pos="2521"/>
        </w:tabs>
        <w:spacing w:before="176" w:line="312" w:lineRule="auto"/>
        <w:ind w:right="1440"/>
        <w:jc w:val="both"/>
        <w:rPr>
          <w:sz w:val="21"/>
        </w:rPr>
      </w:pPr>
      <w:bookmarkStart w:id="1027" w:name="_bookmark26"/>
      <w:bookmarkEnd w:id="1027"/>
      <w:r>
        <w:rPr>
          <w:sz w:val="21"/>
        </w:rPr>
        <w:lastRenderedPageBreak/>
        <w:t>Casual leave cannot be combined with any other leave. Any casual leave combined</w:t>
      </w:r>
      <w:r>
        <w:rPr>
          <w:spacing w:val="1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earned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other</w:t>
      </w:r>
      <w:r>
        <w:rPr>
          <w:spacing w:val="-2"/>
          <w:sz w:val="21"/>
        </w:rPr>
        <w:t xml:space="preserve"> </w:t>
      </w:r>
      <w:r>
        <w:rPr>
          <w:sz w:val="21"/>
        </w:rPr>
        <w:t>leave shall be</w:t>
      </w:r>
      <w:r>
        <w:rPr>
          <w:spacing w:val="-1"/>
          <w:sz w:val="21"/>
        </w:rPr>
        <w:t xml:space="preserve"> </w:t>
      </w:r>
      <w:r>
        <w:rPr>
          <w:sz w:val="21"/>
        </w:rPr>
        <w:t>deemed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Earned Leave.</w:t>
      </w:r>
    </w:p>
    <w:p w14:paraId="4F3B35AC" w14:textId="77777777" w:rsidR="00447697" w:rsidRDefault="00BE6F0B">
      <w:pPr>
        <w:pStyle w:val="ListParagraph"/>
        <w:numPr>
          <w:ilvl w:val="0"/>
          <w:numId w:val="35"/>
        </w:numPr>
        <w:tabs>
          <w:tab w:val="left" w:pos="2520"/>
          <w:tab w:val="left" w:pos="2521"/>
        </w:tabs>
        <w:spacing w:before="174"/>
        <w:ind w:hanging="361"/>
        <w:rPr>
          <w:sz w:val="21"/>
        </w:rPr>
      </w:pPr>
      <w:r>
        <w:rPr>
          <w:sz w:val="21"/>
        </w:rPr>
        <w:t>Casual</w:t>
      </w:r>
      <w:r>
        <w:rPr>
          <w:spacing w:val="-1"/>
          <w:sz w:val="21"/>
        </w:rPr>
        <w:t xml:space="preserve"> </w:t>
      </w:r>
      <w:r>
        <w:rPr>
          <w:sz w:val="21"/>
        </w:rPr>
        <w:t>leave</w:t>
      </w:r>
      <w:r>
        <w:rPr>
          <w:spacing w:val="-1"/>
          <w:sz w:val="21"/>
        </w:rPr>
        <w:t xml:space="preserve"> </w:t>
      </w:r>
      <w:r>
        <w:rPr>
          <w:sz w:val="21"/>
        </w:rPr>
        <w:t>cannot</w:t>
      </w:r>
      <w:r>
        <w:rPr>
          <w:spacing w:val="-2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en-cashed.</w:t>
      </w:r>
    </w:p>
    <w:p w14:paraId="2D86F10F" w14:textId="77777777" w:rsidR="00447697" w:rsidRDefault="00447697">
      <w:pPr>
        <w:pStyle w:val="BodyText"/>
        <w:spacing w:before="2"/>
        <w:rPr>
          <w:sz w:val="20"/>
        </w:rPr>
      </w:pPr>
    </w:p>
    <w:p w14:paraId="2CDAA3AB" w14:textId="77777777" w:rsidR="00447697" w:rsidRDefault="00BE6F0B">
      <w:pPr>
        <w:pStyle w:val="Heading4"/>
        <w:numPr>
          <w:ilvl w:val="1"/>
          <w:numId w:val="36"/>
        </w:numPr>
        <w:tabs>
          <w:tab w:val="left" w:pos="2021"/>
          <w:tab w:val="left" w:pos="2022"/>
        </w:tabs>
        <w:ind w:hanging="582"/>
      </w:pPr>
      <w:r>
        <w:t>Sick</w:t>
      </w:r>
      <w:r>
        <w:rPr>
          <w:spacing w:val="-2"/>
        </w:rPr>
        <w:t xml:space="preserve"> </w:t>
      </w:r>
      <w:r>
        <w:t>Leave</w:t>
      </w:r>
    </w:p>
    <w:p w14:paraId="5AC59B14" w14:textId="77777777" w:rsidR="00447697" w:rsidRDefault="00447697">
      <w:pPr>
        <w:pStyle w:val="BodyText"/>
        <w:spacing w:before="5"/>
        <w:rPr>
          <w:rFonts w:ascii="Arial"/>
          <w:b/>
          <w:sz w:val="22"/>
        </w:rPr>
      </w:pPr>
    </w:p>
    <w:p w14:paraId="69DB44CD" w14:textId="77777777" w:rsidR="00447697" w:rsidRDefault="00BE6F0B">
      <w:pPr>
        <w:pStyle w:val="ListParagraph"/>
        <w:numPr>
          <w:ilvl w:val="0"/>
          <w:numId w:val="34"/>
        </w:numPr>
        <w:tabs>
          <w:tab w:val="left" w:pos="2521"/>
        </w:tabs>
        <w:ind w:hanging="361"/>
        <w:rPr>
          <w:sz w:val="21"/>
        </w:rPr>
      </w:pPr>
      <w:r>
        <w:rPr>
          <w:sz w:val="21"/>
        </w:rPr>
        <w:t>An</w:t>
      </w:r>
      <w:r>
        <w:rPr>
          <w:spacing w:val="-2"/>
          <w:sz w:val="21"/>
        </w:rPr>
        <w:t xml:space="preserve"> </w:t>
      </w:r>
      <w:r>
        <w:rPr>
          <w:sz w:val="21"/>
        </w:rPr>
        <w:t>employee</w:t>
      </w:r>
      <w:r>
        <w:rPr>
          <w:spacing w:val="-2"/>
          <w:sz w:val="21"/>
        </w:rPr>
        <w:t xml:space="preserve"> </w:t>
      </w:r>
      <w:r>
        <w:rPr>
          <w:sz w:val="21"/>
        </w:rPr>
        <w:t>will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sz w:val="21"/>
        </w:rPr>
        <w:t>allowed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total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8</w:t>
      </w:r>
      <w:r>
        <w:rPr>
          <w:spacing w:val="-2"/>
          <w:sz w:val="21"/>
        </w:rPr>
        <w:t xml:space="preserve"> </w:t>
      </w:r>
      <w:r>
        <w:rPr>
          <w:sz w:val="21"/>
        </w:rPr>
        <w:t>days</w:t>
      </w:r>
      <w:r>
        <w:rPr>
          <w:spacing w:val="-1"/>
          <w:sz w:val="21"/>
        </w:rPr>
        <w:t xml:space="preserve"> </w:t>
      </w:r>
      <w:r>
        <w:rPr>
          <w:sz w:val="21"/>
        </w:rPr>
        <w:t>sick</w:t>
      </w:r>
      <w:r>
        <w:rPr>
          <w:spacing w:val="-3"/>
          <w:sz w:val="21"/>
        </w:rPr>
        <w:t xml:space="preserve"> </w:t>
      </w:r>
      <w:r>
        <w:rPr>
          <w:sz w:val="21"/>
        </w:rPr>
        <w:t>leave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pay</w:t>
      </w:r>
      <w:r>
        <w:rPr>
          <w:spacing w:val="-4"/>
          <w:sz w:val="21"/>
        </w:rPr>
        <w:t xml:space="preserve"> </w:t>
      </w:r>
      <w:r>
        <w:rPr>
          <w:sz w:val="21"/>
        </w:rPr>
        <w:t>per</w:t>
      </w:r>
      <w:r>
        <w:rPr>
          <w:spacing w:val="-2"/>
          <w:sz w:val="21"/>
        </w:rPr>
        <w:t xml:space="preserve"> </w:t>
      </w:r>
      <w:r>
        <w:rPr>
          <w:sz w:val="21"/>
        </w:rPr>
        <w:t>year.</w:t>
      </w:r>
    </w:p>
    <w:p w14:paraId="1BEB53F3" w14:textId="77777777" w:rsidR="00447697" w:rsidRDefault="00447697">
      <w:pPr>
        <w:pStyle w:val="BodyText"/>
        <w:spacing w:before="11"/>
        <w:rPr>
          <w:sz w:val="24"/>
        </w:rPr>
      </w:pPr>
    </w:p>
    <w:p w14:paraId="2E006533" w14:textId="3557D564" w:rsidR="00447697" w:rsidRDefault="00BE6F0B">
      <w:pPr>
        <w:pStyle w:val="ListParagraph"/>
        <w:numPr>
          <w:ilvl w:val="0"/>
          <w:numId w:val="34"/>
        </w:numPr>
        <w:tabs>
          <w:tab w:val="left" w:pos="2521"/>
        </w:tabs>
        <w:spacing w:line="336" w:lineRule="auto"/>
        <w:ind w:right="1418"/>
        <w:jc w:val="both"/>
        <w:rPr>
          <w:sz w:val="21"/>
        </w:rPr>
      </w:pP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Medical</w:t>
      </w:r>
      <w:r>
        <w:rPr>
          <w:spacing w:val="1"/>
          <w:sz w:val="21"/>
        </w:rPr>
        <w:t xml:space="preserve"> </w:t>
      </w:r>
      <w:del w:id="1028" w:author="DELL" w:date="2025-07-03T11:15:00Z" w16du:dateUtc="2025-07-03T06:15:00Z">
        <w:r w:rsidDel="00914887">
          <w:rPr>
            <w:sz w:val="21"/>
          </w:rPr>
          <w:delText>c</w:delText>
        </w:r>
      </w:del>
      <w:ins w:id="1029" w:author="DELL" w:date="2025-07-03T11:15:00Z" w16du:dateUtc="2025-07-03T06:15:00Z">
        <w:r w:rsidR="00914887">
          <w:rPr>
            <w:sz w:val="21"/>
          </w:rPr>
          <w:t>C</w:t>
        </w:r>
      </w:ins>
      <w:r>
        <w:rPr>
          <w:sz w:val="21"/>
        </w:rPr>
        <w:t>ertificate</w:t>
      </w:r>
      <w:r>
        <w:rPr>
          <w:spacing w:val="1"/>
          <w:sz w:val="21"/>
        </w:rPr>
        <w:t xml:space="preserve"> </w:t>
      </w:r>
      <w:r>
        <w:rPr>
          <w:sz w:val="21"/>
        </w:rPr>
        <w:t>from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Registered</w:t>
      </w:r>
      <w:r>
        <w:rPr>
          <w:spacing w:val="1"/>
          <w:sz w:val="21"/>
        </w:rPr>
        <w:t xml:space="preserve"> </w:t>
      </w:r>
      <w:r>
        <w:rPr>
          <w:sz w:val="21"/>
        </w:rPr>
        <w:t>Medical</w:t>
      </w:r>
      <w:r>
        <w:rPr>
          <w:spacing w:val="1"/>
          <w:sz w:val="21"/>
        </w:rPr>
        <w:t xml:space="preserve"> </w:t>
      </w:r>
      <w:r>
        <w:rPr>
          <w:sz w:val="21"/>
        </w:rPr>
        <w:t>Practitioner,</w:t>
      </w:r>
      <w:r>
        <w:rPr>
          <w:spacing w:val="1"/>
          <w:sz w:val="21"/>
        </w:rPr>
        <w:t xml:space="preserve"> </w:t>
      </w:r>
      <w:r>
        <w:rPr>
          <w:sz w:val="21"/>
        </w:rPr>
        <w:t>designated</w:t>
      </w:r>
      <w:r>
        <w:rPr>
          <w:spacing w:val="1"/>
          <w:sz w:val="21"/>
        </w:rPr>
        <w:t xml:space="preserve"> </w:t>
      </w:r>
      <w:r>
        <w:rPr>
          <w:sz w:val="21"/>
        </w:rPr>
        <w:t>by</w:t>
      </w:r>
      <w:r>
        <w:rPr>
          <w:spacing w:val="1"/>
          <w:sz w:val="21"/>
        </w:rPr>
        <w:t xml:space="preserve"> </w:t>
      </w:r>
      <w:del w:id="1030" w:author="DELL" w:date="2025-07-03T11:15:00Z" w16du:dateUtc="2025-07-03T06:15:00Z">
        <w:r w:rsidDel="00914887">
          <w:rPr>
            <w:sz w:val="21"/>
          </w:rPr>
          <w:delText>Organization</w:delText>
        </w:r>
      </w:del>
      <w:ins w:id="1031" w:author="DELL" w:date="2025-07-03T11:15:00Z" w16du:dateUtc="2025-07-03T06:15:00Z">
        <w:r w:rsidR="00914887">
          <w:rPr>
            <w:sz w:val="21"/>
          </w:rPr>
          <w:t>WR</w:t>
        </w:r>
      </w:ins>
      <w:ins w:id="1032" w:author="DELL" w:date="2025-07-03T11:16:00Z" w16du:dateUtc="2025-07-03T06:16:00Z">
        <w:r w:rsidR="00914887">
          <w:rPr>
            <w:sz w:val="21"/>
          </w:rPr>
          <w:t>C</w:t>
        </w:r>
      </w:ins>
      <w:r>
        <w:rPr>
          <w:sz w:val="21"/>
        </w:rPr>
        <w:t xml:space="preserve"> for this purpose, shall support application for sick leave of more than 3</w:t>
      </w:r>
      <w:r>
        <w:rPr>
          <w:spacing w:val="1"/>
          <w:sz w:val="21"/>
        </w:rPr>
        <w:t xml:space="preserve"> </w:t>
      </w:r>
      <w:r>
        <w:rPr>
          <w:sz w:val="21"/>
        </w:rPr>
        <w:t>days</w:t>
      </w:r>
      <w:ins w:id="1033" w:author="DELL" w:date="2025-07-03T11:16:00Z" w16du:dateUtc="2025-07-03T06:16:00Z">
        <w:r w:rsidR="00914887">
          <w:rPr>
            <w:sz w:val="21"/>
          </w:rPr>
          <w:t>.</w:t>
        </w:r>
      </w:ins>
    </w:p>
    <w:p w14:paraId="603719C9" w14:textId="77777777" w:rsidR="00447697" w:rsidRDefault="00BE6F0B">
      <w:pPr>
        <w:pStyle w:val="ListParagraph"/>
        <w:numPr>
          <w:ilvl w:val="0"/>
          <w:numId w:val="34"/>
        </w:numPr>
        <w:tabs>
          <w:tab w:val="left" w:pos="2581"/>
        </w:tabs>
        <w:spacing w:before="147"/>
        <w:ind w:left="2580" w:hanging="421"/>
        <w:jc w:val="both"/>
        <w:rPr>
          <w:sz w:val="21"/>
        </w:rPr>
      </w:pPr>
      <w:r>
        <w:rPr>
          <w:sz w:val="21"/>
        </w:rPr>
        <w:t>Unutilized</w:t>
      </w:r>
      <w:r>
        <w:rPr>
          <w:spacing w:val="-2"/>
          <w:sz w:val="21"/>
        </w:rPr>
        <w:t xml:space="preserve"> </w:t>
      </w:r>
      <w:r>
        <w:rPr>
          <w:sz w:val="21"/>
        </w:rPr>
        <w:t>sick</w:t>
      </w:r>
      <w:r>
        <w:rPr>
          <w:spacing w:val="-3"/>
          <w:sz w:val="21"/>
        </w:rPr>
        <w:t xml:space="preserve"> </w:t>
      </w:r>
      <w:r>
        <w:rPr>
          <w:sz w:val="21"/>
        </w:rPr>
        <w:t>leave</w:t>
      </w:r>
      <w:r>
        <w:rPr>
          <w:spacing w:val="-2"/>
          <w:sz w:val="21"/>
        </w:rPr>
        <w:t xml:space="preserve"> </w:t>
      </w:r>
      <w:r>
        <w:rPr>
          <w:sz w:val="21"/>
        </w:rPr>
        <w:t>may</w:t>
      </w:r>
      <w:r>
        <w:rPr>
          <w:spacing w:val="-5"/>
          <w:sz w:val="21"/>
        </w:rPr>
        <w:t xml:space="preserve"> </w:t>
      </w:r>
      <w:r>
        <w:rPr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sz w:val="21"/>
        </w:rPr>
        <w:t>accumulated</w:t>
      </w:r>
      <w:r>
        <w:rPr>
          <w:spacing w:val="-2"/>
          <w:sz w:val="21"/>
        </w:rPr>
        <w:t xml:space="preserve"> </w:t>
      </w:r>
      <w:r>
        <w:rPr>
          <w:sz w:val="21"/>
        </w:rPr>
        <w:t>up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maximum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75</w:t>
      </w:r>
      <w:r>
        <w:rPr>
          <w:spacing w:val="-2"/>
          <w:sz w:val="21"/>
        </w:rPr>
        <w:t xml:space="preserve"> </w:t>
      </w:r>
      <w:r>
        <w:rPr>
          <w:sz w:val="21"/>
        </w:rPr>
        <w:t>working</w:t>
      </w:r>
      <w:r>
        <w:rPr>
          <w:spacing w:val="-2"/>
          <w:sz w:val="21"/>
        </w:rPr>
        <w:t xml:space="preserve"> </w:t>
      </w:r>
      <w:r>
        <w:rPr>
          <w:sz w:val="21"/>
        </w:rPr>
        <w:t>days.</w:t>
      </w:r>
    </w:p>
    <w:p w14:paraId="3CE52011" w14:textId="77777777" w:rsidR="00447697" w:rsidRDefault="00447697">
      <w:pPr>
        <w:pStyle w:val="BodyText"/>
        <w:spacing w:before="9"/>
        <w:rPr>
          <w:sz w:val="20"/>
        </w:rPr>
      </w:pPr>
    </w:p>
    <w:p w14:paraId="3D0C032B" w14:textId="7B3A135D" w:rsidR="00447697" w:rsidRDefault="00BE6F0B">
      <w:pPr>
        <w:pStyle w:val="ListParagraph"/>
        <w:numPr>
          <w:ilvl w:val="0"/>
          <w:numId w:val="34"/>
        </w:numPr>
        <w:tabs>
          <w:tab w:val="left" w:pos="2521"/>
        </w:tabs>
        <w:ind w:hanging="361"/>
        <w:jc w:val="both"/>
        <w:rPr>
          <w:sz w:val="21"/>
        </w:rPr>
      </w:pPr>
      <w:proofErr w:type="spellStart"/>
      <w:r>
        <w:rPr>
          <w:sz w:val="21"/>
        </w:rPr>
        <w:t>Un</w:t>
      </w:r>
      <w:del w:id="1034" w:author="DELL" w:date="2025-07-03T11:15:00Z" w16du:dateUtc="2025-07-03T06:15:00Z">
        <w:r w:rsidDel="00914887">
          <w:rPr>
            <w:spacing w:val="-2"/>
            <w:sz w:val="21"/>
          </w:rPr>
          <w:delText xml:space="preserve"> </w:delText>
        </w:r>
      </w:del>
      <w:r>
        <w:rPr>
          <w:sz w:val="21"/>
        </w:rPr>
        <w:t>availed</w:t>
      </w:r>
      <w:proofErr w:type="spellEnd"/>
      <w:r>
        <w:rPr>
          <w:spacing w:val="-1"/>
          <w:sz w:val="21"/>
        </w:rPr>
        <w:t xml:space="preserve"> </w:t>
      </w:r>
      <w:r>
        <w:rPr>
          <w:sz w:val="21"/>
        </w:rPr>
        <w:t>sick</w:t>
      </w:r>
      <w:r>
        <w:rPr>
          <w:spacing w:val="-3"/>
          <w:sz w:val="21"/>
        </w:rPr>
        <w:t xml:space="preserve"> </w:t>
      </w:r>
      <w:r>
        <w:rPr>
          <w:sz w:val="21"/>
        </w:rPr>
        <w:t>leave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z w:val="21"/>
        </w:rPr>
        <w:t>not</w:t>
      </w:r>
      <w:r>
        <w:rPr>
          <w:spacing w:val="-2"/>
          <w:sz w:val="21"/>
        </w:rPr>
        <w:t xml:space="preserve"> </w:t>
      </w:r>
      <w:r>
        <w:rPr>
          <w:sz w:val="21"/>
        </w:rPr>
        <w:t>en-cashable.</w:t>
      </w:r>
    </w:p>
    <w:p w14:paraId="10E25E0B" w14:textId="77777777" w:rsidR="00447697" w:rsidRDefault="00447697">
      <w:pPr>
        <w:pStyle w:val="BodyText"/>
        <w:spacing w:before="4"/>
        <w:rPr>
          <w:sz w:val="20"/>
        </w:rPr>
      </w:pPr>
    </w:p>
    <w:p w14:paraId="573E822B" w14:textId="77777777" w:rsidR="00447697" w:rsidRDefault="00BE6F0B">
      <w:pPr>
        <w:pStyle w:val="Heading4"/>
        <w:numPr>
          <w:ilvl w:val="1"/>
          <w:numId w:val="36"/>
        </w:numPr>
        <w:tabs>
          <w:tab w:val="left" w:pos="2021"/>
          <w:tab w:val="left" w:pos="2022"/>
        </w:tabs>
        <w:spacing w:before="1"/>
        <w:ind w:hanging="582"/>
      </w:pPr>
      <w:r>
        <w:t>Maternity</w:t>
      </w:r>
      <w:r>
        <w:rPr>
          <w:spacing w:val="-8"/>
        </w:rPr>
        <w:t xml:space="preserve"> </w:t>
      </w:r>
      <w:r>
        <w:t>Leave</w:t>
      </w:r>
    </w:p>
    <w:p w14:paraId="141491FA" w14:textId="77777777" w:rsidR="00447697" w:rsidRDefault="00447697">
      <w:pPr>
        <w:pStyle w:val="BodyText"/>
        <w:spacing w:before="2"/>
        <w:rPr>
          <w:rFonts w:ascii="Arial"/>
          <w:b/>
          <w:sz w:val="22"/>
        </w:rPr>
      </w:pPr>
    </w:p>
    <w:p w14:paraId="7430DBF0" w14:textId="77777777" w:rsidR="00447697" w:rsidRDefault="00BE6F0B">
      <w:pPr>
        <w:pStyle w:val="BodyText"/>
        <w:spacing w:before="1"/>
        <w:ind w:left="2021"/>
        <w:jc w:val="both"/>
      </w:pPr>
      <w:r>
        <w:t>Female</w:t>
      </w:r>
      <w:r>
        <w:rPr>
          <w:spacing w:val="-2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will be</w:t>
      </w:r>
      <w:r>
        <w:rPr>
          <w:spacing w:val="-3"/>
        </w:rPr>
        <w:t xml:space="preserve"> </w:t>
      </w:r>
      <w:r>
        <w:t>permitted</w:t>
      </w:r>
      <w:r>
        <w:rPr>
          <w:spacing w:val="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weeks</w:t>
      </w:r>
      <w:r>
        <w:rPr>
          <w:spacing w:val="-4"/>
        </w:rPr>
        <w:t xml:space="preserve"> </w:t>
      </w:r>
      <w:r>
        <w:t>maternity</w:t>
      </w:r>
      <w:r>
        <w:rPr>
          <w:spacing w:val="-4"/>
        </w:rPr>
        <w:t xml:space="preserve"> </w:t>
      </w:r>
      <w:r>
        <w:t>leave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pay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</w:p>
    <w:p w14:paraId="11728844" w14:textId="4C28B2C1" w:rsidR="00447697" w:rsidRDefault="00BE6F0B">
      <w:pPr>
        <w:pStyle w:val="BodyText"/>
        <w:spacing w:before="168" w:line="348" w:lineRule="auto"/>
        <w:ind w:left="2021" w:right="1415"/>
        <w:jc w:val="both"/>
      </w:pPr>
      <w:r>
        <w:t>confinement period, ideally four weeks before and eight weeks after the delivery of the</w:t>
      </w:r>
      <w:r>
        <w:rPr>
          <w:spacing w:val="1"/>
        </w:rPr>
        <w:t xml:space="preserve"> </w:t>
      </w:r>
      <w:r>
        <w:t>child. Birth shall be notified to organization within 7 days. Under normal circumstances this</w:t>
      </w:r>
      <w:r>
        <w:rPr>
          <w:spacing w:val="1"/>
        </w:rPr>
        <w:t xml:space="preserve"> </w:t>
      </w:r>
      <w:r>
        <w:t>privilege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availed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completion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year</w:t>
      </w:r>
      <w:r>
        <w:rPr>
          <w:spacing w:val="1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del w:id="1035" w:author="DELL" w:date="2025-07-03T11:16:00Z" w16du:dateUtc="2025-07-03T06:16:00Z">
        <w:r w:rsidDel="00914887">
          <w:delText>organization</w:delText>
        </w:r>
      </w:del>
      <w:ins w:id="1036" w:author="DELL" w:date="2025-07-03T11:16:00Z" w16du:dateUtc="2025-07-03T06:16:00Z">
        <w:r w:rsidR="00914887">
          <w:t>W</w:t>
        </w:r>
      </w:ins>
      <w:ins w:id="1037" w:author="DELL" w:date="2025-07-03T11:17:00Z" w16du:dateUtc="2025-07-03T06:17:00Z">
        <w:r w:rsidR="00914887">
          <w:t>RC</w:t>
        </w:r>
      </w:ins>
      <w:r>
        <w:t>,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maximum of two years between the two periods of maternity leave. Waivers may be</w:t>
      </w:r>
      <w:r>
        <w:rPr>
          <w:spacing w:val="1"/>
        </w:rPr>
        <w:t xml:space="preserve"> </w:t>
      </w:r>
      <w:r>
        <w:t>granted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del w:id="1038" w:author="DELL" w:date="2025-07-03T11:17:00Z" w16du:dateUtc="2025-07-03T06:17:00Z">
        <w:r w:rsidDel="00914887">
          <w:delText>MD</w:delText>
        </w:r>
      </w:del>
      <w:ins w:id="1039" w:author="DELL" w:date="2025-07-03T11:17:00Z" w16du:dateUtc="2025-07-03T06:17:00Z">
        <w:r w:rsidR="00914887">
          <w:t>Chairperson</w:t>
        </w:r>
      </w:ins>
      <w:r>
        <w:t xml:space="preserve"> after</w:t>
      </w:r>
      <w:r>
        <w:rPr>
          <w:spacing w:val="-2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t>justification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case</w:t>
      </w:r>
      <w:del w:id="1040" w:author="DELL" w:date="2025-07-03T11:17:00Z" w16du:dateUtc="2025-07-03T06:17:00Z">
        <w:r w:rsidDel="00914887">
          <w:rPr>
            <w:spacing w:val="2"/>
          </w:rPr>
          <w:delText xml:space="preserve"> </w:delText>
        </w:r>
      </w:del>
      <w:r>
        <w:t>–by</w:t>
      </w:r>
      <w:del w:id="1041" w:author="DELL" w:date="2025-07-03T11:17:00Z" w16du:dateUtc="2025-07-03T06:17:00Z">
        <w:r w:rsidDel="00914887">
          <w:rPr>
            <w:spacing w:val="-3"/>
          </w:rPr>
          <w:delText xml:space="preserve"> </w:delText>
        </w:r>
      </w:del>
      <w:r>
        <w:t>–case</w:t>
      </w:r>
      <w:r>
        <w:rPr>
          <w:spacing w:val="-1"/>
        </w:rPr>
        <w:t xml:space="preserve"> </w:t>
      </w:r>
      <w:r>
        <w:t>basis.</w:t>
      </w:r>
    </w:p>
    <w:p w14:paraId="71E258C4" w14:textId="77777777" w:rsidR="00447697" w:rsidRDefault="00BE6F0B">
      <w:pPr>
        <w:pStyle w:val="Heading4"/>
        <w:numPr>
          <w:ilvl w:val="1"/>
          <w:numId w:val="36"/>
        </w:numPr>
        <w:tabs>
          <w:tab w:val="left" w:pos="2021"/>
          <w:tab w:val="left" w:pos="2022"/>
        </w:tabs>
        <w:spacing w:before="132"/>
        <w:ind w:hanging="582"/>
      </w:pPr>
      <w:r>
        <w:t>Paternity</w:t>
      </w:r>
      <w:r>
        <w:rPr>
          <w:spacing w:val="-6"/>
        </w:rPr>
        <w:t xml:space="preserve"> </w:t>
      </w:r>
      <w:r>
        <w:t>Leave</w:t>
      </w:r>
    </w:p>
    <w:p w14:paraId="13743CA9" w14:textId="77777777" w:rsidR="00447697" w:rsidRDefault="00447697">
      <w:pPr>
        <w:pStyle w:val="BodyText"/>
        <w:rPr>
          <w:rFonts w:ascii="Arial"/>
          <w:b/>
          <w:sz w:val="26"/>
        </w:rPr>
      </w:pPr>
    </w:p>
    <w:p w14:paraId="6D47D0C5" w14:textId="02128A12" w:rsidR="00447697" w:rsidRDefault="00BE6F0B">
      <w:pPr>
        <w:pStyle w:val="BodyText"/>
        <w:spacing w:line="350" w:lineRule="auto"/>
        <w:ind w:left="2021" w:right="1416"/>
        <w:jc w:val="both"/>
      </w:pPr>
      <w:r>
        <w:t>Male employees will be permitted up to 12 days of paternity leave with pay for each child</w:t>
      </w:r>
      <w:r>
        <w:rPr>
          <w:spacing w:val="1"/>
        </w:rPr>
        <w:t xml:space="preserve"> </w:t>
      </w:r>
      <w:r>
        <w:t>born to their spouses, ideally 4 days before and 8 days after the delivery of the child. Birth</w:t>
      </w:r>
      <w:r>
        <w:rPr>
          <w:spacing w:val="1"/>
        </w:rPr>
        <w:t xml:space="preserve"> </w:t>
      </w:r>
      <w:r>
        <w:t xml:space="preserve">shall be notified to </w:t>
      </w:r>
      <w:del w:id="1042" w:author="DELL" w:date="2025-07-03T11:17:00Z" w16du:dateUtc="2025-07-03T06:17:00Z">
        <w:r w:rsidDel="00914887">
          <w:delText>organization</w:delText>
        </w:r>
      </w:del>
      <w:ins w:id="1043" w:author="DELL" w:date="2025-07-03T11:17:00Z" w16du:dateUtc="2025-07-03T06:17:00Z">
        <w:r w:rsidR="00914887">
          <w:t>WRC</w:t>
        </w:r>
      </w:ins>
      <w:r>
        <w:t xml:space="preserve"> within 7 days</w:t>
      </w:r>
      <w:r>
        <w:rPr>
          <w:rFonts w:ascii="Arial"/>
          <w:b/>
        </w:rPr>
        <w:t xml:space="preserve">. </w:t>
      </w:r>
      <w:r>
        <w:t>This privilege may be availed only after</w:t>
      </w:r>
      <w:r>
        <w:rPr>
          <w:spacing w:val="1"/>
        </w:rPr>
        <w:t xml:space="preserve"> </w:t>
      </w:r>
      <w:r>
        <w:t xml:space="preserve">completion of a minimum of one-year service at </w:t>
      </w:r>
      <w:del w:id="1044" w:author="DELL" w:date="2025-07-03T11:18:00Z" w16du:dateUtc="2025-07-03T06:18:00Z">
        <w:r w:rsidDel="00914887">
          <w:delText>organization</w:delText>
        </w:r>
      </w:del>
      <w:ins w:id="1045" w:author="DELL" w:date="2025-07-03T11:18:00Z" w16du:dateUtc="2025-07-03T06:18:00Z">
        <w:r w:rsidR="00914887">
          <w:t>WRC</w:t>
        </w:r>
      </w:ins>
      <w:r>
        <w:t>, for a maximum of two births</w:t>
      </w:r>
      <w:r>
        <w:rPr>
          <w:spacing w:val="1"/>
        </w:rPr>
        <w:t xml:space="preserve"> </w:t>
      </w:r>
      <w:r>
        <w:t>with a minimum interval of two years between the two periods of paternity leave. unless</w:t>
      </w:r>
      <w:r>
        <w:rPr>
          <w:spacing w:val="1"/>
        </w:rPr>
        <w:t xml:space="preserve"> </w:t>
      </w:r>
      <w:r>
        <w:t>expressly</w:t>
      </w:r>
      <w:r>
        <w:rPr>
          <w:spacing w:val="-4"/>
        </w:rPr>
        <w:t xml:space="preserve"> </w:t>
      </w:r>
      <w:r>
        <w:t>allowed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del w:id="1046" w:author="DELL" w:date="2025-07-03T11:18:00Z" w16du:dateUtc="2025-07-03T06:18:00Z">
        <w:r w:rsidDel="00914887">
          <w:delText>MD</w:delText>
        </w:r>
      </w:del>
      <w:ins w:id="1047" w:author="DELL" w:date="2025-07-03T11:18:00Z" w16du:dateUtc="2025-07-03T06:18:00Z">
        <w:r w:rsidR="00914887">
          <w:t>Chairperson</w:t>
        </w:r>
      </w:ins>
      <w:r>
        <w:t xml:space="preserve"> against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representation.</w:t>
      </w:r>
    </w:p>
    <w:p w14:paraId="77210A4D" w14:textId="77777777" w:rsidR="00447697" w:rsidRDefault="00BE6F0B">
      <w:pPr>
        <w:pStyle w:val="Heading4"/>
        <w:numPr>
          <w:ilvl w:val="1"/>
          <w:numId w:val="36"/>
        </w:numPr>
        <w:tabs>
          <w:tab w:val="left" w:pos="2021"/>
          <w:tab w:val="left" w:pos="2022"/>
        </w:tabs>
        <w:spacing w:before="132"/>
        <w:ind w:hanging="582"/>
      </w:pPr>
      <w:r>
        <w:t>Study</w:t>
      </w:r>
      <w:r>
        <w:rPr>
          <w:spacing w:val="-6"/>
        </w:rPr>
        <w:t xml:space="preserve"> </w:t>
      </w:r>
      <w:r>
        <w:t>Leave</w:t>
      </w:r>
    </w:p>
    <w:p w14:paraId="49952C2D" w14:textId="77777777" w:rsidR="00447697" w:rsidRDefault="00447697">
      <w:pPr>
        <w:pStyle w:val="BodyText"/>
        <w:rPr>
          <w:rFonts w:ascii="Arial"/>
          <w:b/>
          <w:sz w:val="26"/>
        </w:rPr>
      </w:pPr>
    </w:p>
    <w:p w14:paraId="7ACC8C17" w14:textId="3752B85D" w:rsidR="00447697" w:rsidRDefault="00BE6F0B">
      <w:pPr>
        <w:pStyle w:val="BodyText"/>
        <w:spacing w:line="352" w:lineRule="auto"/>
        <w:ind w:left="2021" w:right="1416"/>
        <w:jc w:val="both"/>
      </w:pPr>
      <w:r>
        <w:t xml:space="preserve">On completion of a minimum of three consecutive years of service at </w:t>
      </w:r>
      <w:del w:id="1048" w:author="DELL" w:date="2025-07-03T11:18:00Z" w16du:dateUtc="2025-07-03T06:18:00Z">
        <w:r w:rsidDel="00D14353">
          <w:delText>organization</w:delText>
        </w:r>
      </w:del>
      <w:ins w:id="1049" w:author="DELL" w:date="2025-07-03T11:18:00Z" w16du:dateUtc="2025-07-03T06:18:00Z">
        <w:r w:rsidR="00D14353">
          <w:t>WRC</w:t>
        </w:r>
      </w:ins>
      <w:r>
        <w:t>, an</w:t>
      </w:r>
      <w:r>
        <w:rPr>
          <w:spacing w:val="1"/>
        </w:rPr>
        <w:t xml:space="preserve"> </w:t>
      </w:r>
      <w:r>
        <w:t>employee</w:t>
      </w:r>
      <w:r>
        <w:rPr>
          <w:spacing w:val="44"/>
        </w:rPr>
        <w:t xml:space="preserve"> </w:t>
      </w:r>
      <w:r>
        <w:t>may</w:t>
      </w:r>
      <w:r>
        <w:rPr>
          <w:spacing w:val="43"/>
        </w:rPr>
        <w:t xml:space="preserve"> </w:t>
      </w:r>
      <w:r>
        <w:t>apply</w:t>
      </w:r>
      <w:r>
        <w:rPr>
          <w:spacing w:val="42"/>
        </w:rPr>
        <w:t xml:space="preserve"> </w:t>
      </w:r>
      <w:r>
        <w:t>for</w:t>
      </w:r>
      <w:r>
        <w:rPr>
          <w:spacing w:val="42"/>
        </w:rPr>
        <w:t xml:space="preserve"> </w:t>
      </w:r>
      <w:r>
        <w:t>study</w:t>
      </w:r>
      <w:r>
        <w:rPr>
          <w:spacing w:val="42"/>
        </w:rPr>
        <w:t xml:space="preserve"> </w:t>
      </w:r>
      <w:r>
        <w:t>leave</w:t>
      </w:r>
      <w:r>
        <w:rPr>
          <w:spacing w:val="45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>improve</w:t>
      </w:r>
      <w:r>
        <w:rPr>
          <w:spacing w:val="44"/>
        </w:rPr>
        <w:t xml:space="preserve"> </w:t>
      </w:r>
      <w:r>
        <w:t>his/her</w:t>
      </w:r>
      <w:r>
        <w:rPr>
          <w:spacing w:val="44"/>
        </w:rPr>
        <w:t xml:space="preserve"> </w:t>
      </w:r>
      <w:r>
        <w:t>academic</w:t>
      </w:r>
      <w:r>
        <w:rPr>
          <w:spacing w:val="44"/>
        </w:rPr>
        <w:t xml:space="preserve"> </w:t>
      </w:r>
      <w:r>
        <w:t>qualifications.</w:t>
      </w:r>
      <w:r>
        <w:rPr>
          <w:spacing w:val="42"/>
        </w:rPr>
        <w:t xml:space="preserve"> </w:t>
      </w:r>
      <w:r>
        <w:t>Study</w:t>
      </w:r>
      <w:r>
        <w:rPr>
          <w:spacing w:val="-56"/>
        </w:rPr>
        <w:t xml:space="preserve"> </w:t>
      </w:r>
      <w:r>
        <w:t xml:space="preserve">leave cases of Executive Heads will be brought before the </w:t>
      </w:r>
      <w:del w:id="1050" w:author="DELL" w:date="2025-07-03T11:19:00Z" w16du:dateUtc="2025-07-03T06:19:00Z">
        <w:r w:rsidDel="00D14353">
          <w:delText>President</w:delText>
        </w:r>
      </w:del>
      <w:ins w:id="1051" w:author="DELL" w:date="2025-07-03T11:19:00Z" w16du:dateUtc="2025-07-03T06:19:00Z">
        <w:r w:rsidR="00D14353">
          <w:t>Chairperson</w:t>
        </w:r>
      </w:ins>
      <w:r>
        <w:t xml:space="preserve"> whereas cases of</w:t>
      </w:r>
      <w:r>
        <w:rPr>
          <w:spacing w:val="1"/>
        </w:rPr>
        <w:t xml:space="preserve"> </w:t>
      </w:r>
      <w:r>
        <w:t xml:space="preserve">study leave of Heads/Managers and Professional Staff will be decided by </w:t>
      </w:r>
      <w:del w:id="1052" w:author="DELL" w:date="2025-07-03T11:19:00Z" w16du:dateUtc="2025-07-03T06:19:00Z">
        <w:r w:rsidDel="00D14353">
          <w:delText>MD</w:delText>
        </w:r>
      </w:del>
      <w:ins w:id="1053" w:author="DELL" w:date="2025-07-03T11:19:00Z" w16du:dateUtc="2025-07-03T06:19:00Z">
        <w:r w:rsidR="00D14353">
          <w:t>Chairperson</w:t>
        </w:r>
      </w:ins>
      <w:r>
        <w:t xml:space="preserve"> depending</w:t>
      </w:r>
      <w:r>
        <w:rPr>
          <w:spacing w:val="1"/>
        </w:rPr>
        <w:t xml:space="preserve"> </w:t>
      </w:r>
      <w:r>
        <w:t>upon the duration and terms of leave, prior to grant of study leave on a case</w:t>
      </w:r>
      <w:ins w:id="1054" w:author="DELL" w:date="2025-07-03T11:19:00Z" w16du:dateUtc="2025-07-03T06:19:00Z">
        <w:r w:rsidR="00D14353">
          <w:t>-</w:t>
        </w:r>
      </w:ins>
      <w:del w:id="1055" w:author="DELL" w:date="2025-07-03T11:19:00Z" w16du:dateUtc="2025-07-03T06:19:00Z">
        <w:r w:rsidDel="00D14353">
          <w:delText xml:space="preserve"> </w:delText>
        </w:r>
      </w:del>
      <w:r>
        <w:t>by</w:t>
      </w:r>
      <w:ins w:id="1056" w:author="DELL" w:date="2025-07-03T11:19:00Z" w16du:dateUtc="2025-07-03T06:19:00Z">
        <w:r w:rsidR="00D14353">
          <w:t>-</w:t>
        </w:r>
      </w:ins>
      <w:del w:id="1057" w:author="DELL" w:date="2025-07-03T11:19:00Z" w16du:dateUtc="2025-07-03T06:19:00Z">
        <w:r w:rsidDel="00D14353">
          <w:delText xml:space="preserve"> </w:delText>
        </w:r>
      </w:del>
      <w:r>
        <w:t>case basis.</w:t>
      </w:r>
      <w:r>
        <w:rPr>
          <w:spacing w:val="-56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leave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granted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maximum of five</w:t>
      </w:r>
      <w:r>
        <w:rPr>
          <w:spacing w:val="-1"/>
        </w:rPr>
        <w:t xml:space="preserve"> </w:t>
      </w:r>
      <w:r>
        <w:t>years.</w:t>
      </w:r>
    </w:p>
    <w:p w14:paraId="14275514" w14:textId="77777777" w:rsidR="00447697" w:rsidRDefault="00447697">
      <w:pPr>
        <w:spacing w:line="352" w:lineRule="auto"/>
        <w:jc w:val="both"/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43F7AA85" w14:textId="77777777" w:rsidR="00447697" w:rsidRDefault="00BE6F0B">
      <w:pPr>
        <w:pStyle w:val="Heading4"/>
        <w:numPr>
          <w:ilvl w:val="1"/>
          <w:numId w:val="36"/>
        </w:numPr>
        <w:tabs>
          <w:tab w:val="left" w:pos="2081"/>
          <w:tab w:val="left" w:pos="2082"/>
        </w:tabs>
        <w:spacing w:before="126"/>
        <w:ind w:left="2081" w:hanging="642"/>
      </w:pPr>
      <w:bookmarkStart w:id="1058" w:name="_bookmark27"/>
      <w:bookmarkEnd w:id="1058"/>
      <w:r>
        <w:lastRenderedPageBreak/>
        <w:t>Attendance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Punctuality</w:t>
      </w:r>
    </w:p>
    <w:p w14:paraId="0F558A62" w14:textId="77777777" w:rsidR="00447697" w:rsidRDefault="00447697">
      <w:pPr>
        <w:pStyle w:val="BodyText"/>
        <w:spacing w:before="5"/>
        <w:rPr>
          <w:rFonts w:ascii="Arial"/>
          <w:b/>
          <w:sz w:val="26"/>
        </w:rPr>
      </w:pPr>
    </w:p>
    <w:p w14:paraId="5FAA91D0" w14:textId="441AEDC1" w:rsidR="00447697" w:rsidRDefault="00BE6F0B">
      <w:pPr>
        <w:pStyle w:val="BodyText"/>
        <w:spacing w:line="355" w:lineRule="auto"/>
        <w:ind w:left="2021" w:right="1167"/>
      </w:pPr>
      <w:r>
        <w:t>Whenever possible, time-off should be scheduled in advance. Excessive unscheduled</w:t>
      </w:r>
      <w:r>
        <w:rPr>
          <w:spacing w:val="1"/>
        </w:rPr>
        <w:t xml:space="preserve"> </w:t>
      </w:r>
      <w:r>
        <w:t xml:space="preserve">absenteeism or failing to be punctual adversely affects </w:t>
      </w:r>
      <w:del w:id="1059" w:author="DELL" w:date="2025-07-03T11:20:00Z" w16du:dateUtc="2025-07-03T06:20:00Z">
        <w:r w:rsidDel="00D14353">
          <w:delText>organization</w:delText>
        </w:r>
      </w:del>
      <w:ins w:id="1060" w:author="DELL" w:date="2025-07-03T11:20:00Z" w16du:dateUtc="2025-07-03T06:20:00Z">
        <w:r w:rsidR="00D14353">
          <w:t>WRC</w:t>
        </w:r>
      </w:ins>
      <w:r>
        <w:t>’s</w:t>
      </w:r>
      <w:ins w:id="1061" w:author="DELL" w:date="2025-07-03T11:20:00Z" w16du:dateUtc="2025-07-03T06:20:00Z">
        <w:r w:rsidR="00D14353">
          <w:t xml:space="preserve"> </w:t>
        </w:r>
      </w:ins>
      <w:r>
        <w:t xml:space="preserve">work quality, workload </w:t>
      </w:r>
      <w:proofErr w:type="gramStart"/>
      <w:r>
        <w:t>of</w:t>
      </w:r>
      <w:ins w:id="1062" w:author="DELL" w:date="2025-07-03T11:20:00Z" w16du:dateUtc="2025-07-03T06:20:00Z">
        <w:r w:rsidR="00D14353">
          <w:t xml:space="preserve"> </w:t>
        </w:r>
      </w:ins>
      <w:r>
        <w:rPr>
          <w:spacing w:val="-56"/>
        </w:rPr>
        <w:t xml:space="preserve"> </w:t>
      </w:r>
      <w:r>
        <w:t>co</w:t>
      </w:r>
      <w:proofErr w:type="gramEnd"/>
      <w:r>
        <w:t>-workers, and the employee’s</w:t>
      </w:r>
      <w:ins w:id="1063" w:author="DELL" w:date="2025-07-03T11:20:00Z" w16du:dateUtc="2025-07-03T06:20:00Z">
        <w:r w:rsidR="00D14353">
          <w:t xml:space="preserve"> </w:t>
        </w:r>
      </w:ins>
      <w:del w:id="1064" w:author="DELL" w:date="2025-07-03T11:20:00Z" w16du:dateUtc="2025-07-03T06:20:00Z">
        <w:r w:rsidDel="00D14353">
          <w:delText>R</w:delText>
        </w:r>
      </w:del>
      <w:ins w:id="1065" w:author="DELL" w:date="2025-07-03T11:20:00Z" w16du:dateUtc="2025-07-03T06:20:00Z">
        <w:r w:rsidR="00D14353">
          <w:t>r</w:t>
        </w:r>
      </w:ins>
      <w:r>
        <w:t>epeated</w:t>
      </w:r>
      <w:ins w:id="1066" w:author="DELL" w:date="2025-07-03T11:20:00Z" w16du:dateUtc="2025-07-03T06:20:00Z">
        <w:r w:rsidR="00D14353">
          <w:t xml:space="preserve"> </w:t>
        </w:r>
      </w:ins>
      <w:r>
        <w:t>unscheduled absences,</w:t>
      </w:r>
      <w:ins w:id="1067" w:author="DELL" w:date="2025-07-03T11:20:00Z" w16du:dateUtc="2025-07-03T06:20:00Z">
        <w:r w:rsidR="00D14353">
          <w:t xml:space="preserve"> </w:t>
        </w:r>
      </w:ins>
      <w:r>
        <w:t>record</w:t>
      </w:r>
      <w:ins w:id="1068" w:author="DELL" w:date="2025-07-03T11:20:00Z" w16du:dateUtc="2025-07-03T06:20:00Z">
        <w:r w:rsidR="00D14353">
          <w:t>,</w:t>
        </w:r>
      </w:ins>
      <w:del w:id="1069" w:author="DELL" w:date="2025-07-03T11:20:00Z" w16du:dateUtc="2025-07-03T06:20:00Z">
        <w:r w:rsidDel="00D14353">
          <w:delText>.</w:delText>
        </w:r>
      </w:del>
      <w:r>
        <w:t xml:space="preserve"> even for legitimate</w:t>
      </w:r>
      <w:r>
        <w:rPr>
          <w:spacing w:val="1"/>
        </w:rPr>
        <w:t xml:space="preserve"> </w:t>
      </w:r>
      <w:r>
        <w:t>reasons,</w:t>
      </w:r>
      <w:r>
        <w:rPr>
          <w:spacing w:val="-3"/>
        </w:rPr>
        <w:t xml:space="preserve"> </w:t>
      </w:r>
      <w:r>
        <w:t>will be</w:t>
      </w:r>
      <w:r>
        <w:rPr>
          <w:spacing w:val="-1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and disciplinary</w:t>
      </w:r>
      <w:r>
        <w:rPr>
          <w:spacing w:val="-5"/>
        </w:rPr>
        <w:t xml:space="preserve"> </w:t>
      </w:r>
      <w:r>
        <w:t>action</w:t>
      </w:r>
      <w:del w:id="1070" w:author="DELL" w:date="2025-07-03T11:20:00Z" w16du:dateUtc="2025-07-03T06:20:00Z">
        <w:r w:rsidDel="00D14353">
          <w:rPr>
            <w:spacing w:val="-3"/>
          </w:rPr>
          <w:delText xml:space="preserve"> </w:delText>
        </w:r>
        <w:r w:rsidDel="00D14353">
          <w:delText>may</w:delText>
        </w:r>
        <w:r w:rsidDel="00D14353">
          <w:rPr>
            <w:spacing w:val="-4"/>
          </w:rPr>
          <w:delText xml:space="preserve"> </w:delText>
        </w:r>
        <w:r w:rsidDel="00D14353">
          <w:delText>be</w:delText>
        </w:r>
        <w:r w:rsidDel="00D14353">
          <w:rPr>
            <w:spacing w:val="-1"/>
          </w:rPr>
          <w:delText xml:space="preserve"> </w:delText>
        </w:r>
        <w:r w:rsidDel="00D14353">
          <w:delText>initiated</w:delText>
        </w:r>
      </w:del>
      <w:r>
        <w:t>.</w:t>
      </w:r>
    </w:p>
    <w:p w14:paraId="2DA8CBF4" w14:textId="4685A700" w:rsidR="00447697" w:rsidDel="004D0933" w:rsidRDefault="00447697">
      <w:pPr>
        <w:pStyle w:val="BodyText"/>
        <w:rPr>
          <w:del w:id="1071" w:author="DELL" w:date="2025-07-03T11:21:00Z" w16du:dateUtc="2025-07-03T06:21:00Z"/>
          <w:sz w:val="24"/>
        </w:rPr>
      </w:pPr>
    </w:p>
    <w:p w14:paraId="3FA51EFD" w14:textId="77777777" w:rsidR="00447697" w:rsidRDefault="00447697">
      <w:pPr>
        <w:pStyle w:val="BodyText"/>
        <w:spacing w:before="6"/>
        <w:rPr>
          <w:sz w:val="19"/>
        </w:rPr>
      </w:pPr>
    </w:p>
    <w:p w14:paraId="3CA2B776" w14:textId="48F69445" w:rsidR="00447697" w:rsidRDefault="00BE6F0B">
      <w:pPr>
        <w:pStyle w:val="BodyText"/>
        <w:spacing w:line="338" w:lineRule="auto"/>
        <w:ind w:left="2021" w:right="1435"/>
        <w:jc w:val="both"/>
      </w:pPr>
      <w:r>
        <w:t>Employees</w:t>
      </w:r>
      <w:r>
        <w:rPr>
          <w:spacing w:val="16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personally</w:t>
      </w:r>
      <w:r>
        <w:rPr>
          <w:spacing w:val="13"/>
        </w:rPr>
        <w:t xml:space="preserve"> </w:t>
      </w:r>
      <w:r>
        <w:t>responsible</w:t>
      </w:r>
      <w:r>
        <w:rPr>
          <w:spacing w:val="13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properly</w:t>
      </w:r>
      <w:r>
        <w:rPr>
          <w:spacing w:val="11"/>
        </w:rPr>
        <w:t xml:space="preserve"> </w:t>
      </w:r>
      <w:r>
        <w:t>notifying</w:t>
      </w:r>
      <w:r>
        <w:rPr>
          <w:spacing w:val="16"/>
        </w:rPr>
        <w:t xml:space="preserve"> </w:t>
      </w:r>
      <w:r>
        <w:t>their</w:t>
      </w:r>
      <w:r>
        <w:rPr>
          <w:spacing w:val="15"/>
        </w:rPr>
        <w:t xml:space="preserve"> </w:t>
      </w:r>
      <w:r>
        <w:t>immediate</w:t>
      </w:r>
      <w:r>
        <w:rPr>
          <w:spacing w:val="13"/>
        </w:rPr>
        <w:t xml:space="preserve"> </w:t>
      </w:r>
      <w:r>
        <w:t>supervisor</w:t>
      </w:r>
      <w:r>
        <w:rPr>
          <w:spacing w:val="12"/>
        </w:rPr>
        <w:t xml:space="preserve"> </w:t>
      </w:r>
      <w:r>
        <w:t>or</w:t>
      </w:r>
      <w:r>
        <w:rPr>
          <w:spacing w:val="-56"/>
        </w:rPr>
        <w:t xml:space="preserve"> </w:t>
      </w:r>
      <w:r>
        <w:t>in his</w:t>
      </w:r>
      <w:ins w:id="1072" w:author="DELL" w:date="2025-07-03T11:21:00Z" w16du:dateUtc="2025-07-03T06:21:00Z">
        <w:r w:rsidR="004D0933">
          <w:t>/</w:t>
        </w:r>
      </w:ins>
      <w:del w:id="1073" w:author="DELL" w:date="2025-07-03T11:21:00Z" w16du:dateUtc="2025-07-03T06:21:00Z">
        <w:r w:rsidDel="004D0933">
          <w:delText xml:space="preserve"> or </w:delText>
        </w:r>
      </w:del>
      <w:r>
        <w:t xml:space="preserve">her absence the </w:t>
      </w:r>
      <w:ins w:id="1074" w:author="DELL" w:date="2025-07-03T11:21:00Z" w16du:dateUtc="2025-07-03T06:21:00Z">
        <w:r w:rsidR="00CB042B">
          <w:t xml:space="preserve">immediate </w:t>
        </w:r>
      </w:ins>
      <w:r>
        <w:t>manager</w:t>
      </w:r>
      <w:del w:id="1075" w:author="DELL" w:date="2025-07-03T11:21:00Z" w16du:dateUtc="2025-07-03T06:21:00Z">
        <w:r w:rsidDel="00CB042B">
          <w:delText xml:space="preserve"> one step higher</w:delText>
        </w:r>
      </w:del>
      <w:r>
        <w:t>, in advance of the time they wish to be</w:t>
      </w:r>
      <w:r>
        <w:rPr>
          <w:spacing w:val="1"/>
        </w:rPr>
        <w:t xml:space="preserve"> </w:t>
      </w:r>
      <w:r>
        <w:t>absent,</w:t>
      </w:r>
      <w:r>
        <w:rPr>
          <w:spacing w:val="-3"/>
        </w:rPr>
        <w:t xml:space="preserve"> </w:t>
      </w:r>
      <w:r>
        <w:t>late,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leave</w:t>
      </w:r>
      <w:r>
        <w:rPr>
          <w:spacing w:val="-1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close</w:t>
      </w:r>
      <w:r>
        <w:rPr>
          <w:spacing w:val="-1"/>
        </w:rPr>
        <w:t xml:space="preserve"> </w:t>
      </w:r>
      <w:r>
        <w:t>of business.</w:t>
      </w:r>
    </w:p>
    <w:p w14:paraId="496504C1" w14:textId="77777777" w:rsidR="00447697" w:rsidRDefault="00BE6F0B">
      <w:pPr>
        <w:pStyle w:val="Heading5"/>
        <w:tabs>
          <w:tab w:val="left" w:pos="2160"/>
        </w:tabs>
        <w:spacing w:before="15"/>
        <w:ind w:left="1440" w:firstLine="0"/>
      </w:pPr>
      <w:r>
        <w:t>6.7.1</w:t>
      </w:r>
      <w:r>
        <w:tab/>
        <w:t>Definitions</w:t>
      </w:r>
    </w:p>
    <w:p w14:paraId="4374469E" w14:textId="77777777" w:rsidR="00447697" w:rsidRDefault="00BE6F0B">
      <w:pPr>
        <w:pStyle w:val="BodyText"/>
        <w:spacing w:before="172" w:line="314" w:lineRule="auto"/>
        <w:ind w:left="2160" w:right="1435"/>
        <w:jc w:val="both"/>
      </w:pPr>
      <w:r>
        <w:rPr>
          <w:rFonts w:ascii="Arial"/>
          <w:b/>
          <w:i/>
        </w:rPr>
        <w:t xml:space="preserve">Scheduled Absences </w:t>
      </w:r>
      <w:r>
        <w:t>are pre-planned periods of time-off which an employee and their</w:t>
      </w:r>
      <w:r>
        <w:rPr>
          <w:spacing w:val="1"/>
        </w:rPr>
        <w:t xml:space="preserve"> </w:t>
      </w:r>
      <w:r>
        <w:t>immediate</w:t>
      </w:r>
      <w:r>
        <w:rPr>
          <w:spacing w:val="-2"/>
        </w:rPr>
        <w:t xml:space="preserve"> </w:t>
      </w:r>
      <w:r>
        <w:t>supervisor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mutually</w:t>
      </w:r>
      <w:r>
        <w:rPr>
          <w:spacing w:val="-4"/>
        </w:rPr>
        <w:t xml:space="preserve"> </w:t>
      </w:r>
      <w:r>
        <w:t>agreed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absence</w:t>
      </w:r>
      <w:r>
        <w:rPr>
          <w:spacing w:val="-1"/>
        </w:rPr>
        <w:t xml:space="preserve"> </w:t>
      </w:r>
      <w:r>
        <w:t>occurs.</w:t>
      </w:r>
    </w:p>
    <w:p w14:paraId="5EC5E174" w14:textId="77777777" w:rsidR="00447697" w:rsidRDefault="00BE6F0B">
      <w:pPr>
        <w:pStyle w:val="BodyText"/>
        <w:spacing w:before="212" w:line="348" w:lineRule="auto"/>
        <w:ind w:left="2160" w:right="1435"/>
        <w:jc w:val="both"/>
      </w:pPr>
      <w:r>
        <w:rPr>
          <w:rFonts w:ascii="Arial"/>
          <w:b/>
          <w:i/>
        </w:rPr>
        <w:t>Unscheduled</w:t>
      </w:r>
      <w:r>
        <w:rPr>
          <w:rFonts w:ascii="Arial"/>
          <w:b/>
          <w:i/>
          <w:spacing w:val="1"/>
        </w:rPr>
        <w:t xml:space="preserve"> </w:t>
      </w:r>
      <w:r>
        <w:rPr>
          <w:rFonts w:ascii="Arial"/>
          <w:b/>
          <w:i/>
        </w:rPr>
        <w:t>Absences</w:t>
      </w:r>
      <w:r>
        <w:rPr>
          <w:rFonts w:ascii="Arial"/>
          <w:b/>
          <w:i/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un-planned</w:t>
      </w:r>
      <w:r>
        <w:rPr>
          <w:spacing w:val="1"/>
        </w:rPr>
        <w:t xml:space="preserve"> </w:t>
      </w:r>
      <w:r>
        <w:t>time-off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immediate supervisor have not mutually agreed in advance. An unscheduled absence</w:t>
      </w:r>
      <w:r>
        <w:rPr>
          <w:spacing w:val="1"/>
        </w:rPr>
        <w:t xml:space="preserve"> </w:t>
      </w:r>
      <w:r>
        <w:t>may be considered paid leave if the supervisor allows, and if there is sufficient leave</w:t>
      </w:r>
      <w:r>
        <w:rPr>
          <w:spacing w:val="1"/>
        </w:rPr>
        <w:t xml:space="preserve"> </w:t>
      </w:r>
      <w:r>
        <w:t>balance available to the employee. The supervisor retains the right to approve or reject</w:t>
      </w:r>
      <w:r>
        <w:rPr>
          <w:spacing w:val="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 leave</w:t>
      </w:r>
      <w:r>
        <w:rPr>
          <w:spacing w:val="-1"/>
        </w:rPr>
        <w:t xml:space="preserve"> </w:t>
      </w:r>
      <w:r>
        <w:t>balances.</w:t>
      </w:r>
    </w:p>
    <w:p w14:paraId="686718F9" w14:textId="77777777" w:rsidR="00447697" w:rsidRDefault="00BE6F0B">
      <w:pPr>
        <w:pStyle w:val="BodyText"/>
        <w:spacing w:before="179" w:line="314" w:lineRule="auto"/>
        <w:ind w:left="2160" w:right="1436"/>
        <w:jc w:val="both"/>
      </w:pPr>
      <w:r>
        <w:rPr>
          <w:rFonts w:ascii="Arial"/>
          <w:b/>
          <w:i/>
        </w:rPr>
        <w:t xml:space="preserve">Absence </w:t>
      </w:r>
      <w:r>
        <w:t>is missing at least half the scheduled work-day or arriving at work more than</w:t>
      </w:r>
      <w:r>
        <w:rPr>
          <w:spacing w:val="1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hours</w:t>
      </w:r>
      <w:r>
        <w:rPr>
          <w:spacing w:val="-1"/>
        </w:rPr>
        <w:t xml:space="preserve"> </w:t>
      </w:r>
      <w:r>
        <w:t>late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staying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one-half of the</w:t>
      </w:r>
      <w:r>
        <w:rPr>
          <w:spacing w:val="-2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day.</w:t>
      </w:r>
    </w:p>
    <w:p w14:paraId="5635EFA2" w14:textId="454B80EB" w:rsidR="00447697" w:rsidDel="00CB042B" w:rsidRDefault="00BE6F0B">
      <w:pPr>
        <w:pStyle w:val="BodyText"/>
        <w:spacing w:before="213" w:line="312" w:lineRule="auto"/>
        <w:ind w:left="2160"/>
        <w:rPr>
          <w:del w:id="1076" w:author="DELL" w:date="2025-07-03T11:24:00Z" w16du:dateUtc="2025-07-03T06:24:00Z"/>
        </w:rPr>
      </w:pPr>
      <w:r>
        <w:rPr>
          <w:rFonts w:ascii="Arial" w:hAnsi="Arial"/>
          <w:b/>
          <w:i/>
        </w:rPr>
        <w:t xml:space="preserve">Failure to Report on Time </w:t>
      </w:r>
      <w:r>
        <w:t>is arriving-in</w:t>
      </w:r>
      <w:del w:id="1077" w:author="DELL" w:date="2025-07-03T11:23:00Z" w16du:dateUtc="2025-07-03T06:23:00Z">
        <w:r w:rsidDel="00CB042B">
          <w:delText>”</w:delText>
        </w:r>
      </w:del>
      <w:ins w:id="1078" w:author="DELL" w:date="2025-07-03T11:23:00Z" w16du:dateUtc="2025-07-03T06:23:00Z">
        <w:r w:rsidR="00CB042B">
          <w:t xml:space="preserve"> </w:t>
        </w:r>
      </w:ins>
      <w:r>
        <w:t>or</w:t>
      </w:r>
      <w:ins w:id="1079" w:author="DELL" w:date="2025-07-03T11:23:00Z" w16du:dateUtc="2025-07-03T06:23:00Z">
        <w:r w:rsidR="00CB042B">
          <w:t xml:space="preserve"> </w:t>
        </w:r>
      </w:ins>
      <w:r>
        <w:t>3</w:t>
      </w:r>
      <w:ins w:id="1080" w:author="DELL" w:date="2025-07-03T11:23:00Z" w16du:dateUtc="2025-07-03T06:23:00Z">
        <w:r w:rsidR="00CB042B">
          <w:t xml:space="preserve"> </w:t>
        </w:r>
      </w:ins>
      <w:del w:id="1081" w:author="DELL" w:date="2025-07-03T11:23:00Z" w16du:dateUtc="2025-07-03T06:23:00Z">
        <w:r w:rsidDel="00CB042B">
          <w:delText>0“signing</w:delText>
        </w:r>
      </w:del>
      <w:r>
        <w:t>minutes after the office time, or leaving 30 minutes</w:t>
      </w:r>
      <w:r>
        <w:rPr>
          <w:spacing w:val="-56"/>
        </w:rPr>
        <w:t xml:space="preserve"> </w:t>
      </w:r>
      <w:ins w:id="1082" w:author="DELL" w:date="2025-07-03T11:23:00Z" w16du:dateUtc="2025-07-03T06:23:00Z">
        <w:r w:rsidR="00CB042B">
          <w:rPr>
            <w:spacing w:val="-56"/>
          </w:rPr>
          <w:t xml:space="preserve">                    </w:t>
        </w:r>
      </w:ins>
      <w:r>
        <w:t>ahead</w:t>
      </w:r>
      <w:r>
        <w:rPr>
          <w:spacing w:val="-2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officially</w:t>
      </w:r>
      <w:r>
        <w:rPr>
          <w:spacing w:val="-4"/>
        </w:rPr>
        <w:t xml:space="preserve"> </w:t>
      </w:r>
      <w:r>
        <w:t>notified</w:t>
      </w:r>
      <w:r>
        <w:rPr>
          <w:spacing w:val="-1"/>
        </w:rPr>
        <w:t xml:space="preserve"> </w:t>
      </w:r>
      <w:r>
        <w:t>office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without</w:t>
      </w:r>
      <w:ins w:id="1083" w:author="DELL" w:date="2025-07-03T11:23:00Z" w16du:dateUtc="2025-07-03T06:23:00Z">
        <w:r w:rsidR="00CB042B">
          <w:t xml:space="preserve"> </w:t>
        </w:r>
      </w:ins>
    </w:p>
    <w:p w14:paraId="6E36F842" w14:textId="77777777" w:rsidR="00447697" w:rsidRDefault="00BE6F0B" w:rsidP="00CB042B">
      <w:pPr>
        <w:pStyle w:val="BodyText"/>
        <w:spacing w:before="213" w:line="312" w:lineRule="auto"/>
        <w:ind w:left="2160"/>
        <w:pPrChange w:id="1084" w:author="DELL" w:date="2025-07-03T11:24:00Z" w16du:dateUtc="2025-07-03T06:24:00Z">
          <w:pPr>
            <w:pStyle w:val="BodyText"/>
            <w:spacing w:before="54"/>
            <w:ind w:left="2160"/>
          </w:pPr>
        </w:pPrChange>
      </w:pPr>
      <w:r>
        <w:t>advance approval.</w:t>
      </w:r>
    </w:p>
    <w:p w14:paraId="4DDEF715" w14:textId="77777777" w:rsidR="00447697" w:rsidRDefault="00447697">
      <w:pPr>
        <w:pStyle w:val="BodyText"/>
        <w:spacing w:before="3"/>
        <w:rPr>
          <w:sz w:val="24"/>
        </w:rPr>
      </w:pPr>
    </w:p>
    <w:p w14:paraId="7DB9CB40" w14:textId="7FBB269F" w:rsidR="00447697" w:rsidRDefault="00BE6F0B">
      <w:pPr>
        <w:pStyle w:val="BodyText"/>
        <w:spacing w:line="352" w:lineRule="auto"/>
        <w:ind w:left="2160" w:right="1411"/>
        <w:jc w:val="both"/>
      </w:pPr>
      <w:r>
        <w:rPr>
          <w:rFonts w:ascii="Arial"/>
          <w:b/>
          <w:i/>
        </w:rPr>
        <w:t xml:space="preserve">Failure to Notify Supervisor </w:t>
      </w:r>
      <w:r>
        <w:t>means not informing the immediate supervisor at least one</w:t>
      </w:r>
      <w:r>
        <w:rPr>
          <w:spacing w:val="1"/>
        </w:rPr>
        <w:t xml:space="preserve"> </w:t>
      </w:r>
      <w:r>
        <w:t>working</w:t>
      </w:r>
      <w:r>
        <w:rPr>
          <w:spacing w:val="37"/>
        </w:rPr>
        <w:t xml:space="preserve"> </w:t>
      </w:r>
      <w:r>
        <w:t>day</w:t>
      </w:r>
      <w:r>
        <w:rPr>
          <w:spacing w:val="35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advance</w:t>
      </w:r>
      <w:r>
        <w:rPr>
          <w:spacing w:val="36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any</w:t>
      </w:r>
      <w:r>
        <w:rPr>
          <w:spacing w:val="36"/>
        </w:rPr>
        <w:t xml:space="preserve"> </w:t>
      </w:r>
      <w:r>
        <w:t>planned</w:t>
      </w:r>
      <w:r>
        <w:rPr>
          <w:spacing w:val="38"/>
        </w:rPr>
        <w:t xml:space="preserve"> </w:t>
      </w:r>
      <w:r>
        <w:t>absence.</w:t>
      </w:r>
      <w:r>
        <w:rPr>
          <w:spacing w:val="34"/>
        </w:rPr>
        <w:t xml:space="preserve"> </w:t>
      </w:r>
      <w:r>
        <w:t>Employees</w:t>
      </w:r>
      <w:r>
        <w:rPr>
          <w:spacing w:val="38"/>
        </w:rPr>
        <w:t xml:space="preserve"> </w:t>
      </w:r>
      <w:r>
        <w:t>failing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properly</w:t>
      </w:r>
      <w:r>
        <w:rPr>
          <w:spacing w:val="35"/>
        </w:rPr>
        <w:t xml:space="preserve"> </w:t>
      </w:r>
      <w:r>
        <w:t>notify</w:t>
      </w:r>
      <w:r>
        <w:rPr>
          <w:spacing w:val="-56"/>
        </w:rPr>
        <w:t xml:space="preserve"> </w:t>
      </w:r>
      <w:r>
        <w:t>their immediate supervisor of an absence will be marked absent for that work day in the</w:t>
      </w:r>
      <w:r>
        <w:rPr>
          <w:spacing w:val="1"/>
        </w:rPr>
        <w:t xml:space="preserve"> </w:t>
      </w:r>
      <w:r>
        <w:t>attendance</w:t>
      </w:r>
      <w:r>
        <w:rPr>
          <w:spacing w:val="1"/>
        </w:rPr>
        <w:t xml:space="preserve"> </w:t>
      </w:r>
      <w:r>
        <w:t>record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day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adjusted</w:t>
      </w:r>
      <w:r>
        <w:rPr>
          <w:spacing w:val="1"/>
        </w:rPr>
        <w:t xml:space="preserve"> </w:t>
      </w:r>
      <w:r>
        <w:t>against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leave</w:t>
      </w:r>
      <w:r>
        <w:rPr>
          <w:spacing w:val="1"/>
        </w:rPr>
        <w:t xml:space="preserve"> </w:t>
      </w:r>
      <w:r>
        <w:t>balance.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consecutive unscheduled absences with failure to notify supervisor will be considered as</w:t>
      </w:r>
      <w:r>
        <w:rPr>
          <w:spacing w:val="1"/>
        </w:rPr>
        <w:t xml:space="preserve"> </w:t>
      </w:r>
      <w:r>
        <w:t>voluntary</w:t>
      </w:r>
      <w:r>
        <w:rPr>
          <w:spacing w:val="1"/>
        </w:rPr>
        <w:t xml:space="preserve"> </w:t>
      </w:r>
      <w:r>
        <w:t>resignation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disciplinary</w:t>
      </w:r>
      <w:r>
        <w:rPr>
          <w:spacing w:val="1"/>
        </w:rPr>
        <w:t xml:space="preserve"> </w:t>
      </w:r>
      <w:r>
        <w:t>proceedings</w:t>
      </w:r>
      <w:r>
        <w:rPr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initiated for job abandonment and termination. In this situation, the employee will become</w:t>
      </w:r>
      <w:r>
        <w:rPr>
          <w:spacing w:val="1"/>
        </w:rPr>
        <w:t xml:space="preserve"> </w:t>
      </w:r>
      <w:r>
        <w:t>ineligible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employment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del w:id="1085" w:author="DELL" w:date="2025-07-03T11:24:00Z" w16du:dateUtc="2025-07-03T06:24:00Z">
        <w:r w:rsidDel="00CB042B">
          <w:delText>organization</w:delText>
        </w:r>
      </w:del>
      <w:ins w:id="1086" w:author="DELL" w:date="2025-07-03T11:25:00Z" w16du:dateUtc="2025-07-03T06:25:00Z">
        <w:r w:rsidR="00CB042B">
          <w:t>WRC.</w:t>
        </w:r>
      </w:ins>
    </w:p>
    <w:p w14:paraId="5BB7424C" w14:textId="0DD59DC4" w:rsidR="00447697" w:rsidRDefault="00BE6F0B">
      <w:pPr>
        <w:pStyle w:val="BodyText"/>
        <w:spacing w:before="182" w:line="350" w:lineRule="auto"/>
        <w:ind w:left="2160" w:right="1433"/>
        <w:jc w:val="both"/>
      </w:pPr>
      <w:r>
        <w:rPr>
          <w:rFonts w:ascii="Arial"/>
          <w:b/>
          <w:i/>
        </w:rPr>
        <w:t>Extenuating</w:t>
      </w:r>
      <w:r>
        <w:rPr>
          <w:rFonts w:ascii="Arial"/>
          <w:b/>
          <w:i/>
          <w:spacing w:val="1"/>
        </w:rPr>
        <w:t xml:space="preserve"> </w:t>
      </w:r>
      <w:r>
        <w:rPr>
          <w:rFonts w:ascii="Arial"/>
          <w:b/>
          <w:i/>
        </w:rPr>
        <w:t>Circumstances</w:t>
      </w:r>
      <w:r>
        <w:rPr>
          <w:rFonts w:ascii="Arial"/>
          <w:b/>
          <w:i/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rare,</w:t>
      </w:r>
      <w:r>
        <w:rPr>
          <w:spacing w:val="1"/>
        </w:rPr>
        <w:t xml:space="preserve"> </w:t>
      </w:r>
      <w:r>
        <w:t>unanticipated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unforeseen</w:t>
      </w:r>
      <w:r>
        <w:rPr>
          <w:spacing w:val="1"/>
        </w:rPr>
        <w:t xml:space="preserve"> </w:t>
      </w:r>
      <w:r>
        <w:t>emergency</w:t>
      </w:r>
      <w:r>
        <w:rPr>
          <w:spacing w:val="1"/>
        </w:rPr>
        <w:t xml:space="preserve"> </w:t>
      </w:r>
      <w:r>
        <w:t>situations that can allow an employee to plead exemption from disciplinary proceedings</w:t>
      </w:r>
      <w:r>
        <w:rPr>
          <w:spacing w:val="1"/>
        </w:rPr>
        <w:t xml:space="preserve"> </w:t>
      </w:r>
      <w:r>
        <w:t>outlined above. Should such a case arise, the employee should report in writing the</w:t>
      </w:r>
      <w:r>
        <w:rPr>
          <w:spacing w:val="1"/>
        </w:rPr>
        <w:t xml:space="preserve"> </w:t>
      </w:r>
      <w:r>
        <w:t xml:space="preserve">events that </w:t>
      </w:r>
      <w:ins w:id="1087" w:author="DELL" w:date="2025-07-03T11:25:00Z" w16du:dateUtc="2025-07-03T06:25:00Z">
        <w:r w:rsidR="001F2CE2">
          <w:t>s/</w:t>
        </w:r>
      </w:ins>
      <w:r>
        <w:t xml:space="preserve">he </w:t>
      </w:r>
      <w:del w:id="1088" w:author="DELL" w:date="2025-07-03T11:25:00Z" w16du:dateUtc="2025-07-03T06:25:00Z">
        <w:r w:rsidDel="001F2CE2">
          <w:delText xml:space="preserve">or she </w:delText>
        </w:r>
      </w:del>
      <w:r>
        <w:t>feels constitutes extenuating circumstances to his/her immediate</w:t>
      </w:r>
      <w:r>
        <w:rPr>
          <w:spacing w:val="1"/>
        </w:rPr>
        <w:t xml:space="preserve"> </w:t>
      </w:r>
      <w:r>
        <w:t>supervisor, who may forward the case to the Section Heads for decision who may then</w:t>
      </w:r>
      <w:r>
        <w:rPr>
          <w:spacing w:val="1"/>
        </w:rPr>
        <w:t xml:space="preserve"> </w:t>
      </w:r>
      <w:r>
        <w:t>decide</w:t>
      </w:r>
      <w:r>
        <w:rPr>
          <w:spacing w:val="-2"/>
        </w:rPr>
        <w:t xml:space="preserve"> </w:t>
      </w:r>
      <w:r>
        <w:t>if the</w:t>
      </w:r>
      <w:r>
        <w:rPr>
          <w:spacing w:val="-1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exempted</w:t>
      </w:r>
      <w:r>
        <w:rPr>
          <w:spacing w:val="-1"/>
        </w:rPr>
        <w:t xml:space="preserve"> </w:t>
      </w:r>
      <w:r>
        <w:t>from disciplinary</w:t>
      </w:r>
      <w:r>
        <w:rPr>
          <w:spacing w:val="-4"/>
        </w:rPr>
        <w:t xml:space="preserve"> </w:t>
      </w:r>
      <w:r>
        <w:t>proceedings.</w:t>
      </w:r>
    </w:p>
    <w:p w14:paraId="207734C1" w14:textId="77777777" w:rsidR="00447697" w:rsidRDefault="00447697">
      <w:pPr>
        <w:spacing w:line="350" w:lineRule="auto"/>
        <w:jc w:val="both"/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182F8D1C" w14:textId="77777777" w:rsidR="00447697" w:rsidRDefault="00BE6F0B">
      <w:pPr>
        <w:pStyle w:val="Heading1"/>
        <w:numPr>
          <w:ilvl w:val="0"/>
          <w:numId w:val="60"/>
        </w:numPr>
        <w:tabs>
          <w:tab w:val="left" w:pos="1902"/>
        </w:tabs>
        <w:spacing w:before="92"/>
        <w:ind w:hanging="361"/>
      </w:pPr>
      <w:bookmarkStart w:id="1089" w:name="_bookmark28"/>
      <w:bookmarkEnd w:id="1089"/>
      <w:r>
        <w:lastRenderedPageBreak/>
        <w:t>EMPLOYEE</w:t>
      </w:r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PROCEDURES</w:t>
      </w:r>
    </w:p>
    <w:p w14:paraId="7345191A" w14:textId="12E78033" w:rsidR="00447697" w:rsidRDefault="00BE6F0B">
      <w:pPr>
        <w:pStyle w:val="BodyText"/>
        <w:spacing w:before="371"/>
        <w:ind w:left="1879"/>
        <w:jc w:val="both"/>
      </w:pPr>
      <w:del w:id="1090" w:author="DELL" w:date="2025-07-03T11:26:00Z" w16du:dateUtc="2025-07-03T06:26:00Z">
        <w:r w:rsidDel="001F2CE2">
          <w:delText>Organization</w:delText>
        </w:r>
      </w:del>
      <w:ins w:id="1091" w:author="DELL" w:date="2025-07-03T11:26:00Z" w16du:dateUtc="2025-07-03T06:26:00Z">
        <w:r w:rsidR="001F2CE2">
          <w:t>WRC</w:t>
        </w:r>
      </w:ins>
      <w:r>
        <w:t>’s</w:t>
      </w:r>
      <w:r>
        <w:rPr>
          <w:spacing w:val="-5"/>
        </w:rPr>
        <w:t xml:space="preserve"> </w:t>
      </w:r>
      <w:r>
        <w:t>orderly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requi</w:t>
      </w:r>
      <w:ins w:id="1092" w:author="DELL" w:date="2025-07-03T11:26:00Z" w16du:dateUtc="2025-07-03T06:26:00Z">
        <w:r w:rsidR="001F2CE2">
          <w:t>red</w:t>
        </w:r>
      </w:ins>
      <w:r>
        <w:rPr>
          <w:spacing w:val="-4"/>
        </w:rPr>
        <w:t xml:space="preserve"> </w:t>
      </w:r>
      <w:r>
        <w:t>procedures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established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notified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employees.</w:t>
      </w:r>
    </w:p>
    <w:p w14:paraId="3CE0E18C" w14:textId="2681F91D" w:rsidR="00447697" w:rsidDel="001F2CE2" w:rsidRDefault="00BE6F0B">
      <w:pPr>
        <w:pStyle w:val="BodyText"/>
        <w:spacing w:before="76"/>
        <w:ind w:left="1879"/>
        <w:jc w:val="both"/>
        <w:rPr>
          <w:del w:id="1093" w:author="DELL" w:date="2025-07-03T11:26:00Z" w16du:dateUtc="2025-07-03T06:26:00Z"/>
        </w:rPr>
      </w:pPr>
      <w:r>
        <w:t>Such</w:t>
      </w:r>
      <w:r>
        <w:rPr>
          <w:spacing w:val="-2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covering</w:t>
      </w:r>
      <w:r>
        <w:rPr>
          <w:spacing w:val="-5"/>
        </w:rPr>
        <w:t xml:space="preserve"> </w:t>
      </w:r>
      <w:r>
        <w:t>personal</w:t>
      </w:r>
      <w:ins w:id="1094" w:author="DELL" w:date="2025-07-03T11:26:00Z" w16du:dateUtc="2025-07-03T06:26:00Z">
        <w:r w:rsidR="001F2CE2">
          <w:t xml:space="preserve"> </w:t>
        </w:r>
      </w:ins>
    </w:p>
    <w:p w14:paraId="414931D9" w14:textId="77777777" w:rsidR="001F2CE2" w:rsidRDefault="00BE6F0B" w:rsidP="001F2CE2">
      <w:pPr>
        <w:pStyle w:val="BodyText"/>
        <w:spacing w:before="76"/>
        <w:ind w:left="1879"/>
        <w:jc w:val="both"/>
        <w:rPr>
          <w:ins w:id="1095" w:author="DELL" w:date="2025-07-03T11:27:00Z" w16du:dateUtc="2025-07-03T06:27:00Z"/>
        </w:rPr>
      </w:pPr>
      <w:r>
        <w:t xml:space="preserve">standards of conduct as well as standard operating procedures </w:t>
      </w:r>
    </w:p>
    <w:p w14:paraId="096625F1" w14:textId="77777777" w:rsidR="001F2CE2" w:rsidRDefault="00BE6F0B" w:rsidP="001F2CE2">
      <w:pPr>
        <w:pStyle w:val="BodyText"/>
        <w:spacing w:before="76"/>
        <w:ind w:left="1879"/>
        <w:jc w:val="both"/>
        <w:rPr>
          <w:ins w:id="1096" w:author="DELL" w:date="2025-07-03T11:28:00Z" w16du:dateUtc="2025-07-03T06:28:00Z"/>
          <w:spacing w:val="1"/>
        </w:rPr>
      </w:pPr>
      <w:r>
        <w:t>are necessary to protect the</w:t>
      </w:r>
      <w:r>
        <w:rPr>
          <w:spacing w:val="1"/>
        </w:rPr>
        <w:t xml:space="preserve"> </w:t>
      </w:r>
      <w:r>
        <w:t>well-being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employees,</w:t>
      </w:r>
      <w:r>
        <w:rPr>
          <w:spacing w:val="1"/>
        </w:rPr>
        <w:t xml:space="preserve"> </w:t>
      </w:r>
      <w:r>
        <w:t>maintain</w:t>
      </w:r>
      <w:r>
        <w:rPr>
          <w:spacing w:val="1"/>
        </w:rPr>
        <w:t xml:space="preserve"> </w:t>
      </w:r>
      <w:r>
        <w:t>uninterrupted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</w:p>
    <w:p w14:paraId="1A398F4E" w14:textId="4F65A48A" w:rsidR="00447697" w:rsidRDefault="00BE6F0B" w:rsidP="001F2CE2">
      <w:pPr>
        <w:pStyle w:val="BodyText"/>
        <w:spacing w:before="76"/>
        <w:ind w:left="1879"/>
        <w:jc w:val="both"/>
        <w:pPrChange w:id="1097" w:author="DELL" w:date="2025-07-03T11:26:00Z" w16du:dateUtc="2025-07-03T06:26:00Z">
          <w:pPr>
            <w:pStyle w:val="BodyText"/>
            <w:spacing w:before="164" w:line="338" w:lineRule="auto"/>
            <w:ind w:left="1879" w:right="1419"/>
            <w:jc w:val="both"/>
          </w:pPr>
        </w:pPrChange>
      </w:pPr>
      <w:r>
        <w:t>against</w:t>
      </w:r>
      <w:r>
        <w:rPr>
          <w:spacing w:val="1"/>
        </w:rPr>
        <w:t xml:space="preserve"> </w:t>
      </w:r>
      <w:r>
        <w:t>targets,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safeguard</w:t>
      </w:r>
      <w:r>
        <w:rPr>
          <w:spacing w:val="-3"/>
        </w:rPr>
        <w:t xml:space="preserve"> </w:t>
      </w:r>
      <w:r>
        <w:t>Organization's</w:t>
      </w:r>
      <w:r>
        <w:rPr>
          <w:spacing w:val="-3"/>
        </w:rPr>
        <w:t xml:space="preserve"> </w:t>
      </w:r>
      <w:r>
        <w:t>goodwill and</w:t>
      </w:r>
      <w:r>
        <w:rPr>
          <w:spacing w:val="-3"/>
        </w:rPr>
        <w:t xml:space="preserve"> </w:t>
      </w:r>
      <w:r>
        <w:t>property.</w:t>
      </w:r>
    </w:p>
    <w:p w14:paraId="2D3B55D7" w14:textId="77777777" w:rsidR="00447697" w:rsidRDefault="00BE6F0B">
      <w:pPr>
        <w:pStyle w:val="Heading4"/>
        <w:numPr>
          <w:ilvl w:val="1"/>
          <w:numId w:val="33"/>
        </w:numPr>
        <w:tabs>
          <w:tab w:val="left" w:pos="2021"/>
          <w:tab w:val="left" w:pos="2022"/>
        </w:tabs>
        <w:spacing w:before="133"/>
        <w:ind w:hanging="582"/>
      </w:pPr>
      <w:r>
        <w:t>Implementation</w:t>
      </w:r>
    </w:p>
    <w:p w14:paraId="5858DCEA" w14:textId="77777777" w:rsidR="00447697" w:rsidRDefault="00447697">
      <w:pPr>
        <w:pStyle w:val="BodyText"/>
        <w:spacing w:before="5"/>
        <w:rPr>
          <w:rFonts w:ascii="Arial"/>
          <w:b/>
          <w:sz w:val="26"/>
        </w:rPr>
      </w:pPr>
    </w:p>
    <w:p w14:paraId="641FE59B" w14:textId="77777777" w:rsidR="00447697" w:rsidRDefault="00BE6F0B">
      <w:pPr>
        <w:pStyle w:val="BodyText"/>
        <w:spacing w:line="345" w:lineRule="auto"/>
        <w:ind w:left="2021" w:right="1436"/>
        <w:jc w:val="both"/>
      </w:pPr>
      <w:r>
        <w:t>The Human Resource Section shall be responsible for the overall administration of the</w:t>
      </w:r>
      <w:r>
        <w:rPr>
          <w:spacing w:val="1"/>
        </w:rPr>
        <w:t xml:space="preserve"> </w:t>
      </w:r>
      <w:r>
        <w:t>work rules, which includes recommending revisions, deletions, or adoption of new rules.</w:t>
      </w:r>
      <w:r>
        <w:rPr>
          <w:spacing w:val="1"/>
        </w:rPr>
        <w:t xml:space="preserve"> </w:t>
      </w:r>
      <w:r>
        <w:t>Human Resource Section shall also be responsible for advising supervision on proper</w:t>
      </w:r>
      <w:r>
        <w:rPr>
          <w:spacing w:val="1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of work</w:t>
      </w:r>
      <w:r>
        <w:rPr>
          <w:spacing w:val="1"/>
        </w:rPr>
        <w:t xml:space="preserve"> </w:t>
      </w:r>
      <w:r>
        <w:t>rules.</w:t>
      </w:r>
    </w:p>
    <w:p w14:paraId="36B85B07" w14:textId="77777777" w:rsidR="00447697" w:rsidRDefault="00BE6F0B">
      <w:pPr>
        <w:pStyle w:val="Heading4"/>
        <w:numPr>
          <w:ilvl w:val="1"/>
          <w:numId w:val="33"/>
        </w:numPr>
        <w:tabs>
          <w:tab w:val="left" w:pos="2021"/>
          <w:tab w:val="left" w:pos="2022"/>
        </w:tabs>
        <w:spacing w:before="129"/>
        <w:ind w:hanging="582"/>
      </w:pPr>
      <w:r>
        <w:t>Work</w:t>
      </w:r>
      <w:r>
        <w:rPr>
          <w:spacing w:val="-2"/>
        </w:rPr>
        <w:t xml:space="preserve"> </w:t>
      </w:r>
      <w:r>
        <w:t>Rules</w:t>
      </w:r>
    </w:p>
    <w:p w14:paraId="5988EEB6" w14:textId="77777777" w:rsidR="00447697" w:rsidRDefault="00447697">
      <w:pPr>
        <w:pStyle w:val="BodyText"/>
        <w:spacing w:before="3"/>
        <w:rPr>
          <w:rFonts w:ascii="Arial"/>
          <w:b/>
          <w:sz w:val="22"/>
        </w:rPr>
      </w:pPr>
    </w:p>
    <w:p w14:paraId="753AADC8" w14:textId="591B96E1" w:rsidR="00447697" w:rsidRDefault="00BE6F0B">
      <w:pPr>
        <w:pStyle w:val="BodyText"/>
        <w:ind w:left="2021"/>
        <w:jc w:val="both"/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all </w:t>
      </w:r>
      <w:del w:id="1098" w:author="DELL" w:date="2025-07-03T11:28:00Z" w16du:dateUtc="2025-07-03T06:28:00Z">
        <w:r w:rsidDel="00AF711D">
          <w:delText>organization</w:delText>
        </w:r>
      </w:del>
      <w:ins w:id="1099" w:author="DELL" w:date="2025-07-03T11:28:00Z" w16du:dateUtc="2025-07-03T06:28:00Z">
        <w:r w:rsidR="00AF711D">
          <w:t>WRC</w:t>
        </w:r>
      </w:ins>
      <w:r>
        <w:rPr>
          <w:spacing w:val="-2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exception.</w:t>
      </w:r>
      <w:r>
        <w:rPr>
          <w:spacing w:val="54"/>
        </w:rPr>
        <w:t xml:space="preserve"> </w:t>
      </w:r>
      <w:r>
        <w:t>These</w:t>
      </w:r>
      <w:ins w:id="1100" w:author="DELL" w:date="2025-07-03T11:28:00Z" w16du:dateUtc="2025-07-03T06:28:00Z">
        <w:r w:rsidR="00724719">
          <w:t xml:space="preserve"> </w:t>
        </w:r>
      </w:ins>
    </w:p>
    <w:p w14:paraId="6729C08C" w14:textId="4E937055" w:rsidR="00447697" w:rsidRDefault="00BE6F0B">
      <w:pPr>
        <w:pStyle w:val="BodyText"/>
        <w:spacing w:before="167" w:line="314" w:lineRule="auto"/>
        <w:ind w:left="2021" w:right="2201"/>
        <w:rPr>
          <w:ins w:id="1101" w:author="DELL" w:date="2025-07-03T11:29:00Z" w16du:dateUtc="2025-07-03T06:29:00Z"/>
        </w:rPr>
      </w:pPr>
      <w:r>
        <w:t xml:space="preserve">rules are not intended to be all inclusive and the </w:t>
      </w:r>
      <w:del w:id="1102" w:author="DELL" w:date="2025-07-03T11:28:00Z" w16du:dateUtc="2025-07-03T06:28:00Z">
        <w:r w:rsidDel="00724719">
          <w:delText>MD</w:delText>
        </w:r>
      </w:del>
      <w:ins w:id="1103" w:author="DELL" w:date="2025-07-03T11:28:00Z" w16du:dateUtc="2025-07-03T06:28:00Z">
        <w:r w:rsidR="00724719">
          <w:t>Chairman</w:t>
        </w:r>
      </w:ins>
      <w:r>
        <w:t xml:space="preserve"> shall, as deemed appropriate,</w:t>
      </w:r>
      <w:r>
        <w:rPr>
          <w:spacing w:val="-56"/>
        </w:rPr>
        <w:t xml:space="preserve"> </w:t>
      </w:r>
      <w:r>
        <w:t>establish</w:t>
      </w:r>
      <w:r>
        <w:rPr>
          <w:spacing w:val="-2"/>
        </w:rPr>
        <w:t xml:space="preserve"> </w:t>
      </w:r>
      <w:r>
        <w:t>additional rules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operation</w:t>
      </w:r>
      <w:r>
        <w:rPr>
          <w:spacing w:val="-2"/>
        </w:rPr>
        <w:t xml:space="preserve"> </w:t>
      </w:r>
      <w:r>
        <w:t>of the</w:t>
      </w:r>
      <w:ins w:id="1104" w:author="DELL" w:date="2025-07-03T11:29:00Z" w16du:dateUtc="2025-07-03T06:29:00Z">
        <w:r w:rsidR="00E5245A">
          <w:t xml:space="preserve"> WRC</w:t>
        </w:r>
      </w:ins>
      <w:del w:id="1105" w:author="DELL" w:date="2025-07-03T11:29:00Z" w16du:dateUtc="2025-07-03T06:29:00Z">
        <w:r w:rsidDel="00E5245A">
          <w:rPr>
            <w:spacing w:val="-2"/>
          </w:rPr>
          <w:delText xml:space="preserve"> </w:delText>
        </w:r>
        <w:r w:rsidDel="00E5245A">
          <w:delText>organization</w:delText>
        </w:r>
      </w:del>
      <w:r>
        <w:t>.</w:t>
      </w:r>
    </w:p>
    <w:p w14:paraId="66C6771B" w14:textId="67A808CA" w:rsidR="00641B59" w:rsidDel="00641B59" w:rsidRDefault="00641B59">
      <w:pPr>
        <w:pStyle w:val="BodyText"/>
        <w:spacing w:before="167" w:line="314" w:lineRule="auto"/>
        <w:ind w:left="2021" w:right="2201"/>
        <w:rPr>
          <w:del w:id="1106" w:author="DELL" w:date="2025-07-03T11:29:00Z" w16du:dateUtc="2025-07-03T06:29:00Z"/>
        </w:rPr>
      </w:pPr>
    </w:p>
    <w:p w14:paraId="47CCB478" w14:textId="77777777" w:rsidR="00447697" w:rsidRDefault="00BE6F0B">
      <w:pPr>
        <w:pStyle w:val="Heading5"/>
        <w:numPr>
          <w:ilvl w:val="2"/>
          <w:numId w:val="33"/>
        </w:numPr>
        <w:tabs>
          <w:tab w:val="left" w:pos="2160"/>
          <w:tab w:val="left" w:pos="2161"/>
        </w:tabs>
        <w:spacing w:before="44"/>
        <w:ind w:left="2160" w:hanging="721"/>
      </w:pPr>
      <w:r>
        <w:t>Presence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Workplace</w:t>
      </w:r>
    </w:p>
    <w:p w14:paraId="133431DE" w14:textId="77777777" w:rsidR="00447697" w:rsidRDefault="00BE6F0B">
      <w:pPr>
        <w:pStyle w:val="BodyText"/>
        <w:spacing w:before="166" w:line="338" w:lineRule="auto"/>
        <w:ind w:left="2160" w:right="1439"/>
        <w:jc w:val="both"/>
      </w:pPr>
      <w:r>
        <w:t>Employees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designated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place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ready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work.</w:t>
      </w:r>
      <w:r>
        <w:rPr>
          <w:spacing w:val="1"/>
        </w:rPr>
        <w:t xml:space="preserve"> </w:t>
      </w:r>
      <w:r>
        <w:t>Employees shall remain at work until the officially notified office time is over, unless</w:t>
      </w:r>
      <w:r>
        <w:rPr>
          <w:spacing w:val="1"/>
        </w:rPr>
        <w:t xml:space="preserve"> </w:t>
      </w:r>
      <w:r>
        <w:t>permission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leave</w:t>
      </w:r>
      <w:r>
        <w:rPr>
          <w:spacing w:val="-1"/>
        </w:rPr>
        <w:t xml:space="preserve"> </w:t>
      </w:r>
      <w:r>
        <w:t>earlier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granted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supervisor.</w:t>
      </w:r>
    </w:p>
    <w:p w14:paraId="5469D60F" w14:textId="77777777" w:rsidR="00447697" w:rsidRDefault="00BE6F0B">
      <w:pPr>
        <w:pStyle w:val="Heading5"/>
        <w:numPr>
          <w:ilvl w:val="2"/>
          <w:numId w:val="33"/>
        </w:numPr>
        <w:tabs>
          <w:tab w:val="left" w:pos="2160"/>
          <w:tab w:val="left" w:pos="2161"/>
        </w:tabs>
        <w:spacing w:before="16"/>
        <w:ind w:left="2160" w:hanging="721"/>
      </w:pPr>
      <w:r>
        <w:t>Continuous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Situations</w:t>
      </w:r>
    </w:p>
    <w:p w14:paraId="7B45D111" w14:textId="3CC1166F" w:rsidR="00447697" w:rsidRDefault="00BE6F0B">
      <w:pPr>
        <w:pStyle w:val="BodyText"/>
        <w:spacing w:before="169" w:line="355" w:lineRule="auto"/>
        <w:ind w:left="2160" w:right="1256"/>
      </w:pPr>
      <w:r>
        <w:t xml:space="preserve">Where work or project operations are continuous, as in the case of </w:t>
      </w:r>
      <w:del w:id="1107" w:author="DELL" w:date="2025-07-03T11:30:00Z" w16du:dateUtc="2025-07-03T06:30:00Z">
        <w:r w:rsidDel="005F566B">
          <w:delText>or</w:delText>
        </w:r>
      </w:del>
      <w:del w:id="1108" w:author="DELL" w:date="2025-07-03T11:31:00Z" w16du:dateUtc="2025-07-03T06:31:00Z">
        <w:r w:rsidDel="005F566B">
          <w:delText>ganization</w:delText>
        </w:r>
      </w:del>
      <w:ins w:id="1109" w:author="DELL" w:date="2025-07-03T11:31:00Z" w16du:dateUtc="2025-07-03T06:31:00Z">
        <w:r w:rsidR="005F566B">
          <w:t>WRC</w:t>
        </w:r>
      </w:ins>
      <w:r>
        <w:t>’s managed</w:t>
      </w:r>
      <w:r>
        <w:rPr>
          <w:spacing w:val="-56"/>
        </w:rPr>
        <w:t xml:space="preserve"> </w:t>
      </w:r>
      <w:ins w:id="1110" w:author="DELL" w:date="2025-07-03T11:31:00Z" w16du:dateUtc="2025-07-03T06:31:00Z">
        <w:r w:rsidR="00C77B4C">
          <w:rPr>
            <w:spacing w:val="-56"/>
          </w:rPr>
          <w:t xml:space="preserve">            </w:t>
        </w:r>
      </w:ins>
      <w:r>
        <w:t>health centers or hospitals serving patients, or in emergency situations, an employee shall</w:t>
      </w:r>
      <w:r>
        <w:rPr>
          <w:spacing w:val="1"/>
        </w:rPr>
        <w:t xml:space="preserve"> </w:t>
      </w:r>
      <w:r>
        <w:t>not leave his</w:t>
      </w:r>
      <w:del w:id="1111" w:author="DELL" w:date="2025-07-03T11:31:00Z" w16du:dateUtc="2025-07-03T06:31:00Z">
        <w:r w:rsidDel="00FF7A79">
          <w:delText xml:space="preserve"> or</w:delText>
        </w:r>
      </w:del>
      <w:ins w:id="1112" w:author="DELL" w:date="2025-07-03T11:31:00Z" w16du:dateUtc="2025-07-03T06:31:00Z">
        <w:r w:rsidR="00FF7A79">
          <w:t>/</w:t>
        </w:r>
      </w:ins>
      <w:del w:id="1113" w:author="DELL" w:date="2025-07-03T11:31:00Z" w16du:dateUtc="2025-07-03T06:31:00Z">
        <w:r w:rsidDel="00FF7A79">
          <w:delText xml:space="preserve"> </w:delText>
        </w:r>
      </w:del>
      <w:r>
        <w:t>her place of work until replaced by a colleague designated to relive him or</w:t>
      </w:r>
      <w:r>
        <w:rPr>
          <w:spacing w:val="1"/>
        </w:rPr>
        <w:t xml:space="preserve"> </w:t>
      </w:r>
      <w:r>
        <w:t>her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work-cycle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shift,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until relieved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supervisor.</w:t>
      </w:r>
    </w:p>
    <w:p w14:paraId="40726E4A" w14:textId="63668AAE" w:rsidR="00447697" w:rsidDel="00F1157A" w:rsidRDefault="00447697">
      <w:pPr>
        <w:pStyle w:val="BodyText"/>
        <w:spacing w:before="1"/>
        <w:rPr>
          <w:del w:id="1114" w:author="DELL" w:date="2025-07-03T11:31:00Z" w16du:dateUtc="2025-07-03T06:31:00Z"/>
          <w:sz w:val="29"/>
        </w:rPr>
      </w:pPr>
    </w:p>
    <w:p w14:paraId="00FDE321" w14:textId="77777777" w:rsidR="00447697" w:rsidRDefault="00BE6F0B">
      <w:pPr>
        <w:pStyle w:val="Heading5"/>
        <w:numPr>
          <w:ilvl w:val="2"/>
          <w:numId w:val="33"/>
        </w:numPr>
        <w:tabs>
          <w:tab w:val="left" w:pos="2160"/>
          <w:tab w:val="left" w:pos="2161"/>
        </w:tabs>
        <w:ind w:left="2160" w:hanging="721"/>
      </w:pPr>
      <w:r>
        <w:t>Officially</w:t>
      </w:r>
      <w:r>
        <w:rPr>
          <w:spacing w:val="-4"/>
        </w:rPr>
        <w:t xml:space="preserve"> </w:t>
      </w:r>
      <w:r>
        <w:t>Notified</w:t>
      </w:r>
      <w:r>
        <w:rPr>
          <w:spacing w:val="-1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Hours</w:t>
      </w:r>
    </w:p>
    <w:p w14:paraId="26FF1F17" w14:textId="6DDB2B21" w:rsidR="00447697" w:rsidRDefault="00BE6F0B">
      <w:pPr>
        <w:pStyle w:val="BodyText"/>
        <w:spacing w:before="164" w:line="352" w:lineRule="auto"/>
        <w:ind w:left="2160" w:right="1410"/>
        <w:jc w:val="both"/>
      </w:pPr>
      <w:del w:id="1115" w:author="DELL" w:date="2025-07-03T11:32:00Z" w16du:dateUtc="2025-07-03T06:32:00Z">
        <w:r w:rsidDel="007501B6">
          <w:delText>Organization</w:delText>
        </w:r>
      </w:del>
      <w:ins w:id="1116" w:author="DELL" w:date="2025-07-03T11:32:00Z" w16du:dateUtc="2025-07-03T06:32:00Z">
        <w:r w:rsidR="007501B6">
          <w:t>WRC</w:t>
        </w:r>
      </w:ins>
      <w:r>
        <w:rPr>
          <w:spacing w:val="1"/>
        </w:rPr>
        <w:t xml:space="preserve"> </w:t>
      </w:r>
      <w:r>
        <w:t>offices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del w:id="1117" w:author="DELL" w:date="2025-07-03T11:32:00Z" w16du:dateUtc="2025-07-03T06:32:00Z">
        <w:r w:rsidDel="00C90A94">
          <w:delText>R</w:delText>
        </w:r>
      </w:del>
      <w:ins w:id="1118" w:author="DELL" w:date="2025-07-03T11:32:00Z" w16du:dateUtc="2025-07-03T06:32:00Z">
        <w:r w:rsidR="00C90A94">
          <w:t>r</w:t>
        </w:r>
      </w:ins>
      <w:r>
        <w:t>egional,</w:t>
      </w:r>
      <w:r>
        <w:rPr>
          <w:spacing w:val="1"/>
        </w:rPr>
        <w:t xml:space="preserve"> </w:t>
      </w:r>
      <w:del w:id="1119" w:author="DELL" w:date="2025-07-03T11:32:00Z" w16du:dateUtc="2025-07-03T06:32:00Z">
        <w:r w:rsidDel="00C90A94">
          <w:delText>U</w:delText>
        </w:r>
      </w:del>
      <w:ins w:id="1120" w:author="DELL" w:date="2025-07-03T11:32:00Z" w16du:dateUtc="2025-07-03T06:32:00Z">
        <w:r w:rsidR="00C90A94">
          <w:t>u</w:t>
        </w:r>
      </w:ins>
      <w:r>
        <w:t>nit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del w:id="1121" w:author="DELL" w:date="2025-07-03T11:32:00Z" w16du:dateUtc="2025-07-03T06:32:00Z">
        <w:r w:rsidDel="00C90A94">
          <w:delText>P</w:delText>
        </w:r>
      </w:del>
      <w:ins w:id="1122" w:author="DELL" w:date="2025-07-03T11:32:00Z" w16du:dateUtc="2025-07-03T06:32:00Z">
        <w:r w:rsidR="00C90A94">
          <w:t>p</w:t>
        </w:r>
      </w:ins>
      <w:r>
        <w:t>roject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staffed</w:t>
      </w:r>
      <w:r>
        <w:rPr>
          <w:spacing w:val="1"/>
        </w:rPr>
        <w:t xml:space="preserve"> </w:t>
      </w:r>
      <w:r>
        <w:t>at</w:t>
      </w:r>
      <w:r>
        <w:rPr>
          <w:spacing w:val="58"/>
        </w:rPr>
        <w:t xml:space="preserve"> </w:t>
      </w:r>
      <w:r>
        <w:t>least</w:t>
      </w:r>
      <w:r>
        <w:rPr>
          <w:spacing w:val="1"/>
        </w:rPr>
        <w:t xml:space="preserve"> </w:t>
      </w:r>
      <w:r>
        <w:t>between 9:00 A</w:t>
      </w:r>
      <w:del w:id="1123" w:author="DELL" w:date="2025-07-03T11:32:00Z" w16du:dateUtc="2025-07-03T06:32:00Z">
        <w:r w:rsidDel="00CF6106">
          <w:delText>.</w:delText>
        </w:r>
      </w:del>
      <w:r>
        <w:t>M</w:t>
      </w:r>
      <w:del w:id="1124" w:author="DELL" w:date="2025-07-03T11:32:00Z" w16du:dateUtc="2025-07-03T06:32:00Z">
        <w:r w:rsidDel="00CF6106">
          <w:delText>.</w:delText>
        </w:r>
      </w:del>
      <w:r>
        <w:t xml:space="preserve"> and 5:00 P</w:t>
      </w:r>
      <w:del w:id="1125" w:author="DELL" w:date="2025-07-03T11:32:00Z" w16du:dateUtc="2025-07-03T06:32:00Z">
        <w:r w:rsidDel="00CF6106">
          <w:delText>.</w:delText>
        </w:r>
      </w:del>
      <w:r>
        <w:t>M</w:t>
      </w:r>
      <w:del w:id="1126" w:author="DELL" w:date="2025-07-03T11:32:00Z" w16du:dateUtc="2025-07-03T06:32:00Z">
        <w:r w:rsidDel="00CF6106">
          <w:delText>.</w:delText>
        </w:r>
      </w:del>
      <w:r>
        <w:t xml:space="preserve"> Monday to Friday, (</w:t>
      </w:r>
      <w:del w:id="1127" w:author="DELL" w:date="2025-07-03T11:33:00Z" w16du:dateUtc="2025-07-03T06:33:00Z">
        <w:r w:rsidDel="00CF6106">
          <w:delText>L</w:delText>
        </w:r>
      </w:del>
      <w:ins w:id="1128" w:author="DELL" w:date="2025-07-03T11:33:00Z" w16du:dateUtc="2025-07-03T06:33:00Z">
        <w:r w:rsidR="00CF6106">
          <w:t>l</w:t>
        </w:r>
      </w:ins>
      <w:r>
        <w:t>unch break half an hour and Juma</w:t>
      </w:r>
      <w:r>
        <w:rPr>
          <w:spacing w:val="-56"/>
        </w:rPr>
        <w:t xml:space="preserve"> </w:t>
      </w:r>
      <w:ins w:id="1129" w:author="DELL" w:date="2025-07-03T11:33:00Z" w16du:dateUtc="2025-07-03T06:33:00Z">
        <w:r w:rsidR="00CF6106">
          <w:rPr>
            <w:spacing w:val="-56"/>
          </w:rPr>
          <w:t xml:space="preserve"> </w:t>
        </w:r>
      </w:ins>
      <w:del w:id="1130" w:author="DELL" w:date="2025-07-03T11:33:00Z" w16du:dateUtc="2025-07-03T06:33:00Z">
        <w:r w:rsidDel="00CF6106">
          <w:delText>P</w:delText>
        </w:r>
      </w:del>
      <w:ins w:id="1131" w:author="DELL" w:date="2025-07-03T11:33:00Z" w16du:dateUtc="2025-07-03T06:33:00Z">
        <w:r w:rsidR="00CF6106">
          <w:t>p</w:t>
        </w:r>
      </w:ins>
      <w:r>
        <w:t>rayers break one hour) except national holidays, to undertake assignments consistent</w:t>
      </w:r>
      <w:r>
        <w:rPr>
          <w:spacing w:val="1"/>
        </w:rPr>
        <w:t xml:space="preserve"> </w:t>
      </w:r>
      <w:r>
        <w:t xml:space="preserve">with the goals of </w:t>
      </w:r>
      <w:del w:id="1132" w:author="DELL" w:date="2025-07-03T11:33:00Z" w16du:dateUtc="2025-07-03T06:33:00Z">
        <w:r w:rsidDel="00CF6106">
          <w:delText>the organization</w:delText>
        </w:r>
      </w:del>
      <w:ins w:id="1133" w:author="DELL" w:date="2025-07-03T11:33:00Z" w16du:dateUtc="2025-07-03T06:33:00Z">
        <w:r w:rsidR="00CF6106">
          <w:t>WRC</w:t>
        </w:r>
      </w:ins>
      <w:r>
        <w:t>. Service-delivery outlets, such as hospitals and health</w:t>
      </w:r>
      <w:del w:id="1134" w:author="DELL" w:date="2025-07-03T11:33:00Z" w16du:dateUtc="2025-07-03T06:33:00Z">
        <w:r w:rsidDel="00A3667A">
          <w:delText>-</w:delText>
        </w:r>
        <w:r w:rsidDel="00A3667A">
          <w:rPr>
            <w:spacing w:val="1"/>
          </w:rPr>
          <w:delText xml:space="preserve"> </w:delText>
        </w:r>
      </w:del>
      <w:r>
        <w:t>care outlets that are required to operate round the clock will be staffed 24 hours a day</w:t>
      </w:r>
      <w:r>
        <w:rPr>
          <w:spacing w:val="1"/>
        </w:rPr>
        <w:t xml:space="preserve"> </w:t>
      </w:r>
      <w:r>
        <w:t>throughout the year. Supervisors will organize rosters for staff members in such a way</w:t>
      </w:r>
      <w:r>
        <w:rPr>
          <w:spacing w:val="1"/>
        </w:rPr>
        <w:t xml:space="preserve"> </w:t>
      </w:r>
      <w:r>
        <w:t>that</w:t>
      </w:r>
      <w:r>
        <w:rPr>
          <w:spacing w:val="-3"/>
        </w:rPr>
        <w:t xml:space="preserve"> </w:t>
      </w:r>
      <w:del w:id="1135" w:author="DELL" w:date="2025-07-03T11:34:00Z" w16du:dateUtc="2025-07-03T06:34:00Z">
        <w:r w:rsidDel="00A3667A">
          <w:delText>organization</w:delText>
        </w:r>
      </w:del>
      <w:ins w:id="1136" w:author="DELL" w:date="2025-07-03T11:34:00Z" w16du:dateUtc="2025-07-03T06:34:00Z">
        <w:r w:rsidR="00A3667A">
          <w:t>WRC</w:t>
        </w:r>
      </w:ins>
      <w:r>
        <w:rPr>
          <w:spacing w:val="-1"/>
        </w:rPr>
        <w:t xml:space="preserve"> </w:t>
      </w:r>
      <w:r>
        <w:t>offices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facilities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staffed</w:t>
      </w:r>
      <w:r>
        <w:rPr>
          <w:spacing w:val="-1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all officially</w:t>
      </w:r>
      <w:r>
        <w:rPr>
          <w:spacing w:val="-4"/>
        </w:rPr>
        <w:t xml:space="preserve"> </w:t>
      </w:r>
      <w:r>
        <w:t>notified</w:t>
      </w:r>
      <w:r>
        <w:rPr>
          <w:spacing w:val="-2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hours.</w:t>
      </w:r>
    </w:p>
    <w:p w14:paraId="24586E61" w14:textId="1F2AD27A" w:rsidR="00447697" w:rsidRDefault="00BE6F0B">
      <w:pPr>
        <w:pStyle w:val="Heading5"/>
        <w:numPr>
          <w:ilvl w:val="2"/>
          <w:numId w:val="33"/>
        </w:numPr>
        <w:tabs>
          <w:tab w:val="left" w:pos="2160"/>
          <w:tab w:val="left" w:pos="2161"/>
        </w:tabs>
        <w:spacing w:before="7"/>
        <w:ind w:left="2160" w:hanging="721"/>
      </w:pPr>
      <w:r>
        <w:t>Personal</w:t>
      </w:r>
      <w:r>
        <w:rPr>
          <w:spacing w:val="-3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del w:id="1137" w:author="DELL" w:date="2025-07-03T11:34:00Z" w16du:dateUtc="2025-07-03T06:34:00Z">
        <w:r w:rsidDel="00A3667A">
          <w:delText>Organization</w:delText>
        </w:r>
      </w:del>
      <w:ins w:id="1138" w:author="DELL" w:date="2025-07-03T11:34:00Z" w16du:dateUtc="2025-07-03T06:34:00Z">
        <w:r w:rsidR="00A3667A">
          <w:t>WRC</w:t>
        </w:r>
      </w:ins>
      <w:r>
        <w:t xml:space="preserve"> Workplace</w:t>
      </w:r>
    </w:p>
    <w:p w14:paraId="6F8F46FB" w14:textId="6F6DB802" w:rsidR="00447697" w:rsidRDefault="00BE6F0B">
      <w:pPr>
        <w:pStyle w:val="BodyText"/>
        <w:spacing w:before="169" w:line="314" w:lineRule="auto"/>
        <w:ind w:left="2160" w:right="973"/>
      </w:pPr>
      <w:r>
        <w:t>Employees</w:t>
      </w:r>
      <w:r>
        <w:rPr>
          <w:spacing w:val="41"/>
        </w:rPr>
        <w:t xml:space="preserve"> </w:t>
      </w:r>
      <w:r>
        <w:t>shall</w:t>
      </w:r>
      <w:r>
        <w:rPr>
          <w:spacing w:val="42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conduct</w:t>
      </w:r>
      <w:r>
        <w:rPr>
          <w:spacing w:val="41"/>
        </w:rPr>
        <w:t xml:space="preserve"> </w:t>
      </w:r>
      <w:r>
        <w:t>any</w:t>
      </w:r>
      <w:r>
        <w:rPr>
          <w:spacing w:val="38"/>
        </w:rPr>
        <w:t xml:space="preserve"> </w:t>
      </w:r>
      <w:r>
        <w:t>personal</w:t>
      </w:r>
      <w:r>
        <w:rPr>
          <w:spacing w:val="42"/>
        </w:rPr>
        <w:t xml:space="preserve"> </w:t>
      </w:r>
      <w:r>
        <w:t>business</w:t>
      </w:r>
      <w:r>
        <w:rPr>
          <w:spacing w:val="42"/>
        </w:rPr>
        <w:t xml:space="preserve"> </w:t>
      </w:r>
      <w:del w:id="1139" w:author="DELL" w:date="2025-07-03T11:34:00Z" w16du:dateUtc="2025-07-03T06:34:00Z">
        <w:r w:rsidDel="00201AA4">
          <w:delText>on</w:delText>
        </w:r>
      </w:del>
      <w:ins w:id="1140" w:author="DELL" w:date="2025-07-03T11:34:00Z" w16du:dateUtc="2025-07-03T06:34:00Z">
        <w:r w:rsidR="00201AA4">
          <w:t>at</w:t>
        </w:r>
      </w:ins>
      <w:r>
        <w:rPr>
          <w:spacing w:val="41"/>
        </w:rPr>
        <w:t xml:space="preserve"> </w:t>
      </w:r>
      <w:del w:id="1141" w:author="DELL" w:date="2025-07-03T11:34:00Z" w16du:dateUtc="2025-07-03T06:34:00Z">
        <w:r w:rsidDel="00201AA4">
          <w:delText>organization</w:delText>
        </w:r>
      </w:del>
      <w:ins w:id="1142" w:author="DELL" w:date="2025-07-03T11:34:00Z" w16du:dateUtc="2025-07-03T06:34:00Z">
        <w:r w:rsidR="00201AA4">
          <w:t>WRC</w:t>
        </w:r>
      </w:ins>
      <w:r>
        <w:rPr>
          <w:spacing w:val="42"/>
        </w:rPr>
        <w:t xml:space="preserve"> </w:t>
      </w:r>
      <w:r>
        <w:t>premises,</w:t>
      </w:r>
      <w:r>
        <w:rPr>
          <w:spacing w:val="40"/>
        </w:rPr>
        <w:t xml:space="preserve"> </w:t>
      </w:r>
      <w:r>
        <w:t>either</w:t>
      </w:r>
      <w:r>
        <w:rPr>
          <w:spacing w:val="-55"/>
        </w:rPr>
        <w:t xml:space="preserve"> </w:t>
      </w:r>
      <w:ins w:id="1143" w:author="DELL" w:date="2025-07-03T11:35:00Z" w16du:dateUtc="2025-07-03T06:35:00Z">
        <w:r w:rsidR="00A541F9">
          <w:rPr>
            <w:spacing w:val="-55"/>
          </w:rPr>
          <w:t xml:space="preserve">               </w:t>
        </w:r>
      </w:ins>
      <w:r>
        <w:t>individually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group,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prior</w:t>
      </w:r>
      <w:r>
        <w:rPr>
          <w:spacing w:val="-2"/>
        </w:rPr>
        <w:t xml:space="preserve"> </w:t>
      </w:r>
      <w:r>
        <w:t>authorization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del w:id="1144" w:author="DELL" w:date="2025-07-03T11:35:00Z" w16du:dateUtc="2025-07-03T06:35:00Z">
        <w:r w:rsidDel="00A541F9">
          <w:delText>MD</w:delText>
        </w:r>
      </w:del>
      <w:ins w:id="1145" w:author="DELL" w:date="2025-07-03T11:35:00Z" w16du:dateUtc="2025-07-03T06:35:00Z">
        <w:r w:rsidR="00A541F9">
          <w:t>Chairperson</w:t>
        </w:r>
      </w:ins>
      <w:r>
        <w:t>.</w:t>
      </w:r>
    </w:p>
    <w:p w14:paraId="66A2F52B" w14:textId="77777777" w:rsidR="00447697" w:rsidRDefault="00447697">
      <w:pPr>
        <w:spacing w:line="314" w:lineRule="auto"/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14A45D19" w14:textId="77777777" w:rsidR="00447697" w:rsidRDefault="00BE6F0B">
      <w:pPr>
        <w:pStyle w:val="Heading5"/>
        <w:numPr>
          <w:ilvl w:val="2"/>
          <w:numId w:val="33"/>
        </w:numPr>
        <w:tabs>
          <w:tab w:val="left" w:pos="2160"/>
          <w:tab w:val="left" w:pos="2161"/>
        </w:tabs>
        <w:spacing w:before="128"/>
        <w:ind w:left="2160" w:hanging="721"/>
      </w:pPr>
      <w:bookmarkStart w:id="1146" w:name="_bookmark29"/>
      <w:bookmarkEnd w:id="1146"/>
      <w:r>
        <w:lastRenderedPageBreak/>
        <w:t>Personal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Fire Safety</w:t>
      </w:r>
    </w:p>
    <w:p w14:paraId="00943FD5" w14:textId="12E59B2D" w:rsidR="00447697" w:rsidRDefault="00674EC0">
      <w:pPr>
        <w:pStyle w:val="BodyText"/>
        <w:spacing w:before="167" w:line="352" w:lineRule="auto"/>
        <w:ind w:left="2160" w:right="1436"/>
        <w:jc w:val="both"/>
      </w:pPr>
      <w:ins w:id="1147" w:author="DELL" w:date="2025-07-03T11:35:00Z" w16du:dateUtc="2025-07-03T06:35:00Z">
        <w:r>
          <w:t xml:space="preserve">WRC </w:t>
        </w:r>
      </w:ins>
      <w:del w:id="1148" w:author="DELL" w:date="2025-07-03T11:35:00Z" w16du:dateUtc="2025-07-03T06:35:00Z">
        <w:r w:rsidR="00BE6F0B" w:rsidDel="00674EC0">
          <w:delText>E</w:delText>
        </w:r>
      </w:del>
      <w:ins w:id="1149" w:author="DELL" w:date="2025-07-03T11:35:00Z" w16du:dateUtc="2025-07-03T06:35:00Z">
        <w:r>
          <w:t>e</w:t>
        </w:r>
      </w:ins>
      <w:r w:rsidR="00BE6F0B">
        <w:t>mployees</w:t>
      </w:r>
      <w:r w:rsidR="00BE6F0B">
        <w:rPr>
          <w:spacing w:val="1"/>
        </w:rPr>
        <w:t xml:space="preserve"> </w:t>
      </w:r>
      <w:r w:rsidR="00BE6F0B">
        <w:t>shall</w:t>
      </w:r>
      <w:r w:rsidR="00BE6F0B">
        <w:rPr>
          <w:spacing w:val="1"/>
        </w:rPr>
        <w:t xml:space="preserve"> </w:t>
      </w:r>
      <w:r w:rsidR="00BE6F0B">
        <w:t>follow</w:t>
      </w:r>
      <w:r w:rsidR="00BE6F0B">
        <w:rPr>
          <w:spacing w:val="1"/>
        </w:rPr>
        <w:t xml:space="preserve"> </w:t>
      </w:r>
      <w:r w:rsidR="00BE6F0B">
        <w:t>all</w:t>
      </w:r>
      <w:r w:rsidR="00BE6F0B">
        <w:rPr>
          <w:spacing w:val="1"/>
        </w:rPr>
        <w:t xml:space="preserve"> </w:t>
      </w:r>
      <w:r w:rsidR="00BE6F0B">
        <w:t>fire</w:t>
      </w:r>
      <w:r w:rsidR="00BE6F0B">
        <w:rPr>
          <w:spacing w:val="1"/>
        </w:rPr>
        <w:t xml:space="preserve"> </w:t>
      </w:r>
      <w:r w:rsidR="00BE6F0B">
        <w:t>and</w:t>
      </w:r>
      <w:r w:rsidR="00BE6F0B">
        <w:rPr>
          <w:spacing w:val="1"/>
        </w:rPr>
        <w:t xml:space="preserve"> </w:t>
      </w:r>
      <w:r w:rsidR="00BE6F0B">
        <w:t>personal</w:t>
      </w:r>
      <w:r w:rsidR="00BE6F0B">
        <w:rPr>
          <w:spacing w:val="1"/>
        </w:rPr>
        <w:t xml:space="preserve"> </w:t>
      </w:r>
      <w:r w:rsidR="00BE6F0B">
        <w:t>safety</w:t>
      </w:r>
      <w:r w:rsidR="00BE6F0B">
        <w:rPr>
          <w:spacing w:val="1"/>
        </w:rPr>
        <w:t xml:space="preserve"> </w:t>
      </w:r>
      <w:r w:rsidR="00BE6F0B">
        <w:t>regulations</w:t>
      </w:r>
      <w:r w:rsidR="00BE6F0B">
        <w:rPr>
          <w:spacing w:val="1"/>
        </w:rPr>
        <w:t xml:space="preserve"> </w:t>
      </w:r>
      <w:r w:rsidR="00BE6F0B">
        <w:t>including</w:t>
      </w:r>
      <w:r w:rsidR="00BE6F0B">
        <w:rPr>
          <w:spacing w:val="1"/>
        </w:rPr>
        <w:t xml:space="preserve"> </w:t>
      </w:r>
      <w:r w:rsidR="00BE6F0B">
        <w:t>wearing</w:t>
      </w:r>
      <w:r w:rsidR="00BE6F0B">
        <w:rPr>
          <w:spacing w:val="1"/>
        </w:rPr>
        <w:t xml:space="preserve"> </w:t>
      </w:r>
      <w:r w:rsidR="00BE6F0B">
        <w:t>protective apparel such as gloves or safety goggles</w:t>
      </w:r>
      <w:del w:id="1150" w:author="DELL" w:date="2025-07-03T11:35:00Z" w16du:dateUtc="2025-07-03T06:35:00Z">
        <w:r w:rsidR="00BE6F0B" w:rsidDel="00FE66DF">
          <w:delText>,</w:delText>
        </w:r>
      </w:del>
      <w:r w:rsidR="00BE6F0B">
        <w:t xml:space="preserve"> etc., or employs precautionary</w:t>
      </w:r>
      <w:r w:rsidR="00BE6F0B">
        <w:rPr>
          <w:spacing w:val="1"/>
        </w:rPr>
        <w:t xml:space="preserve"> </w:t>
      </w:r>
      <w:r w:rsidR="00BE6F0B">
        <w:t>measures such as sterilization barriers or isolation when engaged in work that increases</w:t>
      </w:r>
      <w:r w:rsidR="00BE6F0B">
        <w:rPr>
          <w:spacing w:val="1"/>
        </w:rPr>
        <w:t xml:space="preserve"> </w:t>
      </w:r>
      <w:r w:rsidR="00BE6F0B">
        <w:t>risk</w:t>
      </w:r>
      <w:r w:rsidR="00BE6F0B">
        <w:rPr>
          <w:spacing w:val="1"/>
        </w:rPr>
        <w:t xml:space="preserve"> </w:t>
      </w:r>
      <w:r w:rsidR="00BE6F0B">
        <w:t>of</w:t>
      </w:r>
      <w:r w:rsidR="00BE6F0B">
        <w:rPr>
          <w:spacing w:val="1"/>
        </w:rPr>
        <w:t xml:space="preserve"> </w:t>
      </w:r>
      <w:r w:rsidR="00BE6F0B">
        <w:t>accident,</w:t>
      </w:r>
      <w:r w:rsidR="00BE6F0B">
        <w:rPr>
          <w:spacing w:val="1"/>
        </w:rPr>
        <w:t xml:space="preserve"> </w:t>
      </w:r>
      <w:r w:rsidR="00BE6F0B">
        <w:t>injury or</w:t>
      </w:r>
      <w:r w:rsidR="00BE6F0B">
        <w:rPr>
          <w:spacing w:val="1"/>
        </w:rPr>
        <w:t xml:space="preserve"> </w:t>
      </w:r>
      <w:r w:rsidR="00BE6F0B">
        <w:t>disease.</w:t>
      </w:r>
      <w:r w:rsidR="00BE6F0B">
        <w:rPr>
          <w:spacing w:val="1"/>
        </w:rPr>
        <w:t xml:space="preserve"> </w:t>
      </w:r>
      <w:r w:rsidR="00BE6F0B">
        <w:t>Employees</w:t>
      </w:r>
      <w:r w:rsidR="00BE6F0B">
        <w:rPr>
          <w:spacing w:val="1"/>
        </w:rPr>
        <w:t xml:space="preserve"> </w:t>
      </w:r>
      <w:r w:rsidR="00BE6F0B">
        <w:t>shall</w:t>
      </w:r>
      <w:r w:rsidR="00BE6F0B">
        <w:rPr>
          <w:spacing w:val="1"/>
        </w:rPr>
        <w:t xml:space="preserve"> </w:t>
      </w:r>
      <w:r w:rsidR="00BE6F0B">
        <w:t>immediately report accidents</w:t>
      </w:r>
      <w:r w:rsidR="00BE6F0B">
        <w:rPr>
          <w:spacing w:val="1"/>
        </w:rPr>
        <w:t xml:space="preserve"> </w:t>
      </w:r>
      <w:r w:rsidR="00BE6F0B">
        <w:t>or</w:t>
      </w:r>
      <w:r w:rsidR="00BE6F0B">
        <w:rPr>
          <w:spacing w:val="1"/>
        </w:rPr>
        <w:t xml:space="preserve"> </w:t>
      </w:r>
      <w:r w:rsidR="00BE6F0B">
        <w:t>injuries</w:t>
      </w:r>
      <w:r w:rsidR="00BE6F0B">
        <w:rPr>
          <w:spacing w:val="1"/>
        </w:rPr>
        <w:t xml:space="preserve"> </w:t>
      </w:r>
      <w:r w:rsidR="00BE6F0B">
        <w:t>to</w:t>
      </w:r>
      <w:r w:rsidR="00BE6F0B">
        <w:rPr>
          <w:spacing w:val="1"/>
        </w:rPr>
        <w:t xml:space="preserve"> </w:t>
      </w:r>
      <w:r w:rsidR="00BE6F0B">
        <w:t>their</w:t>
      </w:r>
      <w:r w:rsidR="00BE6F0B">
        <w:rPr>
          <w:spacing w:val="1"/>
        </w:rPr>
        <w:t xml:space="preserve"> </w:t>
      </w:r>
      <w:r w:rsidR="00BE6F0B">
        <w:t>supervisor</w:t>
      </w:r>
      <w:r w:rsidR="00BE6F0B">
        <w:rPr>
          <w:spacing w:val="1"/>
        </w:rPr>
        <w:t xml:space="preserve"> </w:t>
      </w:r>
      <w:r w:rsidR="00BE6F0B">
        <w:t>who</w:t>
      </w:r>
      <w:r w:rsidR="00BE6F0B">
        <w:rPr>
          <w:spacing w:val="1"/>
        </w:rPr>
        <w:t xml:space="preserve"> </w:t>
      </w:r>
      <w:r w:rsidR="00BE6F0B">
        <w:t>shall</w:t>
      </w:r>
      <w:r w:rsidR="00BE6F0B">
        <w:rPr>
          <w:spacing w:val="1"/>
        </w:rPr>
        <w:t xml:space="preserve"> </w:t>
      </w:r>
      <w:r w:rsidR="00BE6F0B">
        <w:t>conduct</w:t>
      </w:r>
      <w:r w:rsidR="00BE6F0B">
        <w:rPr>
          <w:spacing w:val="1"/>
        </w:rPr>
        <w:t xml:space="preserve"> </w:t>
      </w:r>
      <w:r w:rsidR="00BE6F0B">
        <w:t>remedial</w:t>
      </w:r>
      <w:r w:rsidR="00BE6F0B">
        <w:rPr>
          <w:spacing w:val="1"/>
        </w:rPr>
        <w:t xml:space="preserve"> </w:t>
      </w:r>
      <w:r w:rsidR="00BE6F0B">
        <w:t>measures</w:t>
      </w:r>
      <w:r w:rsidR="00BE6F0B">
        <w:rPr>
          <w:spacing w:val="1"/>
        </w:rPr>
        <w:t xml:space="preserve"> </w:t>
      </w:r>
      <w:r w:rsidR="00BE6F0B">
        <w:t>as</w:t>
      </w:r>
      <w:r w:rsidR="00BE6F0B">
        <w:rPr>
          <w:spacing w:val="1"/>
        </w:rPr>
        <w:t xml:space="preserve"> </w:t>
      </w:r>
      <w:r w:rsidR="00BE6F0B">
        <w:t>appropriate</w:t>
      </w:r>
      <w:del w:id="1151" w:author="DELL" w:date="2025-07-03T11:36:00Z" w16du:dateUtc="2025-07-03T06:36:00Z">
        <w:r w:rsidR="00BE6F0B" w:rsidDel="00FE66DF">
          <w:delText>ly</w:delText>
        </w:r>
      </w:del>
      <w:r w:rsidR="00BE6F0B">
        <w:t>.</w:t>
      </w:r>
      <w:r w:rsidR="00BE6F0B">
        <w:rPr>
          <w:spacing w:val="1"/>
        </w:rPr>
        <w:t xml:space="preserve"> </w:t>
      </w:r>
      <w:del w:id="1152" w:author="DELL" w:date="2025-07-03T11:36:00Z" w16du:dateUtc="2025-07-03T06:36:00Z">
        <w:r w:rsidR="00BE6F0B" w:rsidDel="00FE66DF">
          <w:delText>Organization</w:delText>
        </w:r>
      </w:del>
      <w:ins w:id="1153" w:author="DELL" w:date="2025-07-03T11:36:00Z" w16du:dateUtc="2025-07-03T06:36:00Z">
        <w:r w:rsidR="00FE66DF">
          <w:t>WRC</w:t>
        </w:r>
      </w:ins>
      <w:r w:rsidR="00BE6F0B">
        <w:t xml:space="preserve"> will implement a Fire Safety Plan, with duly trained employees and regular</w:t>
      </w:r>
      <w:r w:rsidR="00BE6F0B">
        <w:rPr>
          <w:spacing w:val="1"/>
        </w:rPr>
        <w:t xml:space="preserve"> </w:t>
      </w:r>
      <w:r w:rsidR="00BE6F0B">
        <w:t>drills</w:t>
      </w:r>
      <w:r w:rsidR="00BE6F0B">
        <w:rPr>
          <w:spacing w:val="-2"/>
        </w:rPr>
        <w:t xml:space="preserve"> </w:t>
      </w:r>
      <w:r w:rsidR="00BE6F0B">
        <w:t>consistent</w:t>
      </w:r>
      <w:r w:rsidR="00BE6F0B">
        <w:rPr>
          <w:spacing w:val="-2"/>
        </w:rPr>
        <w:t xml:space="preserve"> </w:t>
      </w:r>
      <w:r w:rsidR="00BE6F0B">
        <w:t>with</w:t>
      </w:r>
      <w:r w:rsidR="00BE6F0B">
        <w:rPr>
          <w:spacing w:val="-1"/>
        </w:rPr>
        <w:t xml:space="preserve"> </w:t>
      </w:r>
      <w:r w:rsidR="00BE6F0B">
        <w:t>current</w:t>
      </w:r>
      <w:r w:rsidR="00BE6F0B">
        <w:rPr>
          <w:spacing w:val="-2"/>
        </w:rPr>
        <w:t xml:space="preserve"> </w:t>
      </w:r>
      <w:r w:rsidR="00BE6F0B">
        <w:t>workplace-related</w:t>
      </w:r>
      <w:r w:rsidR="00BE6F0B">
        <w:rPr>
          <w:spacing w:val="-1"/>
        </w:rPr>
        <w:t xml:space="preserve"> </w:t>
      </w:r>
      <w:r w:rsidR="00BE6F0B">
        <w:t>law.</w:t>
      </w:r>
    </w:p>
    <w:p w14:paraId="52618740" w14:textId="1C272247" w:rsidR="00447697" w:rsidRDefault="00BE6F0B">
      <w:pPr>
        <w:pStyle w:val="Heading5"/>
        <w:numPr>
          <w:ilvl w:val="2"/>
          <w:numId w:val="33"/>
        </w:numPr>
        <w:tabs>
          <w:tab w:val="left" w:pos="2160"/>
          <w:tab w:val="left" w:pos="2161"/>
        </w:tabs>
        <w:spacing w:before="6"/>
        <w:ind w:left="2160" w:hanging="721"/>
      </w:pPr>
      <w:del w:id="1154" w:author="DELL" w:date="2025-07-03T11:36:00Z" w16du:dateUtc="2025-07-03T06:36:00Z">
        <w:r w:rsidDel="00E07C7C">
          <w:delText>ORGANIZATION</w:delText>
        </w:r>
      </w:del>
      <w:ins w:id="1155" w:author="DELL" w:date="2025-07-03T11:36:00Z" w16du:dateUtc="2025-07-03T06:36:00Z">
        <w:r w:rsidR="00E07C7C">
          <w:t>WRC</w:t>
        </w:r>
      </w:ins>
      <w:r>
        <w:rPr>
          <w:spacing w:val="-11"/>
        </w:rPr>
        <w:t xml:space="preserve"> </w:t>
      </w:r>
      <w:r>
        <w:t>Property</w:t>
      </w:r>
    </w:p>
    <w:p w14:paraId="028E76ED" w14:textId="7DA6AFDF" w:rsidR="00447697" w:rsidRDefault="00E07C7C">
      <w:pPr>
        <w:pStyle w:val="BodyText"/>
        <w:spacing w:before="165" w:line="345" w:lineRule="auto"/>
        <w:ind w:left="2160" w:right="1437"/>
        <w:jc w:val="both"/>
      </w:pPr>
      <w:ins w:id="1156" w:author="DELL" w:date="2025-07-03T11:36:00Z" w16du:dateUtc="2025-07-03T06:36:00Z">
        <w:r>
          <w:t xml:space="preserve">WRC </w:t>
        </w:r>
      </w:ins>
      <w:del w:id="1157" w:author="DELL" w:date="2025-07-03T11:36:00Z" w16du:dateUtc="2025-07-03T06:36:00Z">
        <w:r w:rsidR="00BE6F0B" w:rsidDel="00E07C7C">
          <w:delText>E</w:delText>
        </w:r>
      </w:del>
      <w:ins w:id="1158" w:author="DELL" w:date="2025-07-03T11:37:00Z" w16du:dateUtc="2025-07-03T06:37:00Z">
        <w:r>
          <w:t>e</w:t>
        </w:r>
      </w:ins>
      <w:r w:rsidR="00BE6F0B">
        <w:t xml:space="preserve">mployees shall be responsible for and shall not misuse </w:t>
      </w:r>
      <w:del w:id="1159" w:author="DELL" w:date="2025-07-03T11:37:00Z" w16du:dateUtc="2025-07-03T06:37:00Z">
        <w:r w:rsidR="00BE6F0B" w:rsidDel="006C63B4">
          <w:delText>organization</w:delText>
        </w:r>
      </w:del>
      <w:ins w:id="1160" w:author="DELL" w:date="2025-07-03T11:37:00Z" w16du:dateUtc="2025-07-03T06:37:00Z">
        <w:r w:rsidR="006C63B4">
          <w:t>WRC</w:t>
        </w:r>
      </w:ins>
      <w:r w:rsidR="00BE6F0B">
        <w:t xml:space="preserve"> property, records,</w:t>
      </w:r>
      <w:r w:rsidR="00BE6F0B">
        <w:rPr>
          <w:spacing w:val="1"/>
        </w:rPr>
        <w:t xml:space="preserve"> </w:t>
      </w:r>
      <w:r w:rsidR="00BE6F0B">
        <w:t>or other material</w:t>
      </w:r>
      <w:del w:id="1161" w:author="DELL" w:date="2025-07-03T11:37:00Z" w16du:dateUtc="2025-07-03T06:37:00Z">
        <w:r w:rsidR="00BE6F0B" w:rsidDel="006C63B4">
          <w:delText>s</w:delText>
        </w:r>
      </w:del>
      <w:r w:rsidR="00BE6F0B">
        <w:t xml:space="preserve"> in their care, custody, and control. </w:t>
      </w:r>
      <w:del w:id="1162" w:author="DELL" w:date="2025-07-03T11:37:00Z" w16du:dateUtc="2025-07-03T06:37:00Z">
        <w:r w:rsidR="00BE6F0B" w:rsidDel="006C63B4">
          <w:delText>Organization</w:delText>
        </w:r>
      </w:del>
      <w:ins w:id="1163" w:author="DELL" w:date="2025-07-03T11:37:00Z" w16du:dateUtc="2025-07-03T06:37:00Z">
        <w:r w:rsidR="006C63B4">
          <w:t>WRC’s</w:t>
        </w:r>
      </w:ins>
      <w:r w:rsidR="00BE6F0B">
        <w:t xml:space="preserve"> property, records, or</w:t>
      </w:r>
      <w:r w:rsidR="00BE6F0B">
        <w:rPr>
          <w:spacing w:val="1"/>
        </w:rPr>
        <w:t xml:space="preserve"> </w:t>
      </w:r>
      <w:r w:rsidR="00BE6F0B">
        <w:t>other material</w:t>
      </w:r>
      <w:del w:id="1164" w:author="DELL" w:date="2025-07-03T11:37:00Z" w16du:dateUtc="2025-07-03T06:37:00Z">
        <w:r w:rsidR="00BE6F0B" w:rsidDel="00FF357F">
          <w:delText>s</w:delText>
        </w:r>
      </w:del>
      <w:r w:rsidR="00BE6F0B">
        <w:t xml:space="preserve"> shall not be removed from the </w:t>
      </w:r>
      <w:ins w:id="1165" w:author="DELL" w:date="2025-07-03T11:37:00Z" w16du:dateUtc="2025-07-03T06:37:00Z">
        <w:r w:rsidR="00FF357F">
          <w:t xml:space="preserve">WRC </w:t>
        </w:r>
      </w:ins>
      <w:r w:rsidR="00BE6F0B">
        <w:t>premises without written permission from</w:t>
      </w:r>
      <w:r w:rsidR="00BE6F0B">
        <w:rPr>
          <w:spacing w:val="1"/>
        </w:rPr>
        <w:t xml:space="preserve"> </w:t>
      </w:r>
      <w:r w:rsidR="00BE6F0B">
        <w:t>the</w:t>
      </w:r>
      <w:r w:rsidR="00BE6F0B">
        <w:rPr>
          <w:spacing w:val="-2"/>
        </w:rPr>
        <w:t xml:space="preserve"> </w:t>
      </w:r>
      <w:r w:rsidR="00BE6F0B">
        <w:t>head</w:t>
      </w:r>
      <w:r w:rsidR="00BE6F0B">
        <w:rPr>
          <w:spacing w:val="-1"/>
        </w:rPr>
        <w:t xml:space="preserve"> </w:t>
      </w:r>
      <w:r w:rsidR="00BE6F0B">
        <w:t>of division,</w:t>
      </w:r>
      <w:r w:rsidR="00BE6F0B">
        <w:rPr>
          <w:spacing w:val="-2"/>
        </w:rPr>
        <w:t xml:space="preserve"> </w:t>
      </w:r>
      <w:r w:rsidR="00BE6F0B">
        <w:t>which</w:t>
      </w:r>
      <w:r w:rsidR="00BE6F0B">
        <w:rPr>
          <w:spacing w:val="-1"/>
        </w:rPr>
        <w:t xml:space="preserve"> </w:t>
      </w:r>
      <w:r w:rsidR="00BE6F0B">
        <w:t>may</w:t>
      </w:r>
      <w:r w:rsidR="00BE6F0B">
        <w:rPr>
          <w:spacing w:val="-4"/>
        </w:rPr>
        <w:t xml:space="preserve"> </w:t>
      </w:r>
      <w:r w:rsidR="00BE6F0B">
        <w:t>be</w:t>
      </w:r>
      <w:r w:rsidR="00BE6F0B">
        <w:rPr>
          <w:spacing w:val="-1"/>
        </w:rPr>
        <w:t xml:space="preserve"> </w:t>
      </w:r>
      <w:r w:rsidR="00BE6F0B">
        <w:t>the</w:t>
      </w:r>
      <w:r w:rsidR="00BE6F0B">
        <w:rPr>
          <w:spacing w:val="-1"/>
        </w:rPr>
        <w:t xml:space="preserve"> </w:t>
      </w:r>
      <w:r w:rsidR="00BE6F0B">
        <w:t>Section</w:t>
      </w:r>
      <w:r w:rsidR="00BE6F0B">
        <w:rPr>
          <w:spacing w:val="-1"/>
        </w:rPr>
        <w:t xml:space="preserve"> </w:t>
      </w:r>
      <w:r w:rsidR="00BE6F0B">
        <w:t>Head/Managers,</w:t>
      </w:r>
      <w:r w:rsidR="00BE6F0B">
        <w:rPr>
          <w:spacing w:val="-3"/>
        </w:rPr>
        <w:t xml:space="preserve"> </w:t>
      </w:r>
      <w:r w:rsidR="00BE6F0B">
        <w:t>or</w:t>
      </w:r>
      <w:r w:rsidR="00BE6F0B">
        <w:rPr>
          <w:spacing w:val="-3"/>
        </w:rPr>
        <w:t xml:space="preserve"> </w:t>
      </w:r>
      <w:r w:rsidR="00BE6F0B">
        <w:t>Project</w:t>
      </w:r>
      <w:r w:rsidR="00BE6F0B">
        <w:rPr>
          <w:spacing w:val="-2"/>
        </w:rPr>
        <w:t xml:space="preserve"> </w:t>
      </w:r>
      <w:r w:rsidR="00BE6F0B">
        <w:t>Manager</w:t>
      </w:r>
      <w:del w:id="1166" w:author="DELL" w:date="2025-07-03T11:37:00Z" w16du:dateUtc="2025-07-03T06:37:00Z">
        <w:r w:rsidR="00BE6F0B" w:rsidDel="00FF357F">
          <w:delText>s</w:delText>
        </w:r>
      </w:del>
      <w:r w:rsidR="00BE6F0B">
        <w:t>.</w:t>
      </w:r>
    </w:p>
    <w:p w14:paraId="2E75046B" w14:textId="77777777" w:rsidR="00447697" w:rsidRDefault="00BE6F0B">
      <w:pPr>
        <w:pStyle w:val="Heading5"/>
        <w:numPr>
          <w:ilvl w:val="2"/>
          <w:numId w:val="33"/>
        </w:numPr>
        <w:tabs>
          <w:tab w:val="left" w:pos="2160"/>
          <w:tab w:val="left" w:pos="2161"/>
        </w:tabs>
        <w:spacing w:before="11"/>
        <w:ind w:left="2160" w:hanging="721"/>
      </w:pPr>
      <w:r>
        <w:t>Workplace</w:t>
      </w:r>
      <w:r>
        <w:rPr>
          <w:spacing w:val="-5"/>
        </w:rPr>
        <w:t xml:space="preserve"> </w:t>
      </w:r>
      <w:r>
        <w:t>Behavior</w:t>
      </w:r>
    </w:p>
    <w:p w14:paraId="5A3737B1" w14:textId="07D53DF6" w:rsidR="00447697" w:rsidRDefault="00FF357F">
      <w:pPr>
        <w:pStyle w:val="BodyText"/>
        <w:spacing w:before="166" w:line="348" w:lineRule="auto"/>
        <w:ind w:left="2160" w:right="1412"/>
        <w:jc w:val="both"/>
      </w:pPr>
      <w:ins w:id="1167" w:author="DELL" w:date="2025-07-03T11:38:00Z" w16du:dateUtc="2025-07-03T06:38:00Z">
        <w:r>
          <w:t xml:space="preserve">WRC </w:t>
        </w:r>
      </w:ins>
      <w:del w:id="1168" w:author="DELL" w:date="2025-07-03T11:38:00Z" w16du:dateUtc="2025-07-03T06:38:00Z">
        <w:r w:rsidR="00BE6F0B" w:rsidDel="00FF357F">
          <w:delText>E</w:delText>
        </w:r>
      </w:del>
      <w:ins w:id="1169" w:author="DELL" w:date="2025-07-03T11:38:00Z" w16du:dateUtc="2025-07-03T06:38:00Z">
        <w:r>
          <w:t>e</w:t>
        </w:r>
      </w:ins>
      <w:r w:rsidR="00BE6F0B">
        <w:t>mployees</w:t>
      </w:r>
      <w:r w:rsidR="00BE6F0B">
        <w:rPr>
          <w:spacing w:val="1"/>
        </w:rPr>
        <w:t xml:space="preserve"> </w:t>
      </w:r>
      <w:r w:rsidR="00BE6F0B">
        <w:t>shall</w:t>
      </w:r>
      <w:r w:rsidR="00BE6F0B">
        <w:rPr>
          <w:spacing w:val="1"/>
        </w:rPr>
        <w:t xml:space="preserve"> </w:t>
      </w:r>
      <w:r w:rsidR="00BE6F0B">
        <w:t>deal</w:t>
      </w:r>
      <w:r w:rsidR="00BE6F0B">
        <w:rPr>
          <w:spacing w:val="1"/>
        </w:rPr>
        <w:t xml:space="preserve"> </w:t>
      </w:r>
      <w:r w:rsidR="00BE6F0B">
        <w:t>with</w:t>
      </w:r>
      <w:r w:rsidR="00BE6F0B">
        <w:rPr>
          <w:spacing w:val="1"/>
        </w:rPr>
        <w:t xml:space="preserve"> </w:t>
      </w:r>
      <w:r w:rsidR="00BE6F0B">
        <w:t>co-workers,</w:t>
      </w:r>
      <w:r w:rsidR="00BE6F0B">
        <w:rPr>
          <w:spacing w:val="1"/>
        </w:rPr>
        <w:t xml:space="preserve"> </w:t>
      </w:r>
      <w:r w:rsidR="00BE6F0B">
        <w:t>peers,</w:t>
      </w:r>
      <w:r w:rsidR="00BE6F0B">
        <w:rPr>
          <w:spacing w:val="1"/>
        </w:rPr>
        <w:t xml:space="preserve"> </w:t>
      </w:r>
      <w:r w:rsidR="00BE6F0B">
        <w:t>clients</w:t>
      </w:r>
      <w:r w:rsidR="00BE6F0B">
        <w:rPr>
          <w:spacing w:val="1"/>
        </w:rPr>
        <w:t xml:space="preserve"> </w:t>
      </w:r>
      <w:r w:rsidR="00BE6F0B">
        <w:t>and</w:t>
      </w:r>
      <w:r w:rsidR="00BE6F0B">
        <w:rPr>
          <w:spacing w:val="1"/>
        </w:rPr>
        <w:t xml:space="preserve"> </w:t>
      </w:r>
      <w:r w:rsidR="00BE6F0B">
        <w:t>everyone</w:t>
      </w:r>
      <w:r w:rsidR="00BE6F0B">
        <w:rPr>
          <w:spacing w:val="1"/>
        </w:rPr>
        <w:t xml:space="preserve"> </w:t>
      </w:r>
      <w:r w:rsidR="00BE6F0B">
        <w:t>they</w:t>
      </w:r>
      <w:r w:rsidR="00BE6F0B">
        <w:rPr>
          <w:spacing w:val="1"/>
        </w:rPr>
        <w:t xml:space="preserve"> </w:t>
      </w:r>
      <w:r w:rsidR="00BE6F0B">
        <w:t>come</w:t>
      </w:r>
      <w:r w:rsidR="00BE6F0B">
        <w:rPr>
          <w:spacing w:val="58"/>
        </w:rPr>
        <w:t xml:space="preserve"> </w:t>
      </w:r>
      <w:r w:rsidR="00BE6F0B">
        <w:t>in</w:t>
      </w:r>
      <w:del w:id="1170" w:author="DELL" w:date="2025-07-03T11:38:00Z" w16du:dateUtc="2025-07-03T06:38:00Z">
        <w:r w:rsidR="00BE6F0B" w:rsidDel="008C1E94">
          <w:delText>to</w:delText>
        </w:r>
      </w:del>
      <w:ins w:id="1171" w:author="DELL" w:date="2025-07-03T11:38:00Z" w16du:dateUtc="2025-07-03T06:38:00Z">
        <w:r w:rsidR="008C1E94">
          <w:t xml:space="preserve"> </w:t>
        </w:r>
      </w:ins>
      <w:del w:id="1172" w:author="DELL" w:date="2025-07-03T11:38:00Z" w16du:dateUtc="2025-07-03T06:38:00Z">
        <w:r w:rsidR="00BE6F0B" w:rsidDel="008C1E94">
          <w:rPr>
            <w:spacing w:val="1"/>
          </w:rPr>
          <w:delText xml:space="preserve"> </w:delText>
        </w:r>
      </w:del>
      <w:r w:rsidR="00BE6F0B">
        <w:t>contact during the performance of their respective work, in a courteous and professional</w:t>
      </w:r>
      <w:r w:rsidR="00BE6F0B">
        <w:rPr>
          <w:spacing w:val="1"/>
        </w:rPr>
        <w:t xml:space="preserve"> </w:t>
      </w:r>
      <w:r w:rsidR="00BE6F0B">
        <w:t>manner. In case of inability to report for work employees will in good time inform their</w:t>
      </w:r>
      <w:r w:rsidR="00BE6F0B">
        <w:rPr>
          <w:spacing w:val="1"/>
        </w:rPr>
        <w:t xml:space="preserve"> </w:t>
      </w:r>
      <w:r w:rsidR="00BE6F0B">
        <w:t xml:space="preserve">supervisor as to the reason. Every individual using </w:t>
      </w:r>
      <w:del w:id="1173" w:author="DELL" w:date="2025-07-03T11:38:00Z" w16du:dateUtc="2025-07-03T06:38:00Z">
        <w:r w:rsidR="00BE6F0B" w:rsidDel="00DF11E6">
          <w:delText>organization</w:delText>
        </w:r>
      </w:del>
      <w:ins w:id="1174" w:author="DELL" w:date="2025-07-03T11:38:00Z" w16du:dateUtc="2025-07-03T06:38:00Z">
        <w:r w:rsidR="00DF11E6">
          <w:t>WRC</w:t>
        </w:r>
      </w:ins>
      <w:ins w:id="1175" w:author="DELL" w:date="2025-07-03T11:39:00Z" w16du:dateUtc="2025-07-03T06:39:00Z">
        <w:r w:rsidR="00DF11E6">
          <w:t>’s</w:t>
        </w:r>
      </w:ins>
      <w:r w:rsidR="00BE6F0B">
        <w:t xml:space="preserve"> premises, facilities or</w:t>
      </w:r>
      <w:r w:rsidR="00BE6F0B">
        <w:rPr>
          <w:spacing w:val="1"/>
        </w:rPr>
        <w:t xml:space="preserve"> </w:t>
      </w:r>
      <w:r w:rsidR="00BE6F0B">
        <w:t>property</w:t>
      </w:r>
      <w:r w:rsidR="00BE6F0B">
        <w:rPr>
          <w:spacing w:val="-5"/>
        </w:rPr>
        <w:t xml:space="preserve"> </w:t>
      </w:r>
      <w:r w:rsidR="00BE6F0B">
        <w:t>will</w:t>
      </w:r>
      <w:r w:rsidR="00BE6F0B">
        <w:rPr>
          <w:spacing w:val="-3"/>
        </w:rPr>
        <w:t xml:space="preserve"> </w:t>
      </w:r>
      <w:r w:rsidR="00BE6F0B">
        <w:t>make</w:t>
      </w:r>
      <w:r w:rsidR="00BE6F0B">
        <w:rPr>
          <w:spacing w:val="-1"/>
        </w:rPr>
        <w:t xml:space="preserve"> </w:t>
      </w:r>
      <w:r w:rsidR="00BE6F0B">
        <w:t>all effort</w:t>
      </w:r>
      <w:r w:rsidR="00BE6F0B">
        <w:rPr>
          <w:spacing w:val="-2"/>
        </w:rPr>
        <w:t xml:space="preserve"> </w:t>
      </w:r>
      <w:r w:rsidR="00BE6F0B">
        <w:t>to</w:t>
      </w:r>
      <w:r w:rsidR="00BE6F0B">
        <w:rPr>
          <w:spacing w:val="-1"/>
        </w:rPr>
        <w:t xml:space="preserve"> </w:t>
      </w:r>
      <w:r w:rsidR="00BE6F0B">
        <w:t>keep them clean.</w:t>
      </w:r>
    </w:p>
    <w:p w14:paraId="13606256" w14:textId="77777777" w:rsidR="00447697" w:rsidRDefault="00BE6F0B">
      <w:pPr>
        <w:pStyle w:val="Heading5"/>
        <w:numPr>
          <w:ilvl w:val="2"/>
          <w:numId w:val="33"/>
        </w:numPr>
        <w:tabs>
          <w:tab w:val="left" w:pos="2160"/>
          <w:tab w:val="left" w:pos="2161"/>
        </w:tabs>
        <w:spacing w:before="11"/>
        <w:ind w:left="2160" w:hanging="721"/>
      </w:pPr>
      <w:r>
        <w:t>Smoking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Workplace</w:t>
      </w:r>
    </w:p>
    <w:p w14:paraId="73A93955" w14:textId="51777EF8" w:rsidR="00447697" w:rsidRDefault="00663D80">
      <w:pPr>
        <w:pStyle w:val="BodyText"/>
        <w:spacing w:before="172" w:line="417" w:lineRule="auto"/>
        <w:ind w:left="2160" w:right="2441"/>
      </w:pPr>
      <w:ins w:id="1176" w:author="DELL" w:date="2025-07-03T11:40:00Z" w16du:dateUtc="2025-07-03T06:40:00Z">
        <w:r>
          <w:t xml:space="preserve">WRC </w:t>
        </w:r>
      </w:ins>
      <w:del w:id="1177" w:author="DELL" w:date="2025-07-03T11:40:00Z" w16du:dateUtc="2025-07-03T06:40:00Z">
        <w:r w:rsidR="00BE6F0B" w:rsidDel="00663D80">
          <w:delText>E</w:delText>
        </w:r>
      </w:del>
      <w:ins w:id="1178" w:author="DELL" w:date="2025-07-03T11:40:00Z" w16du:dateUtc="2025-07-03T06:40:00Z">
        <w:r>
          <w:t>e</w:t>
        </w:r>
      </w:ins>
      <w:r w:rsidR="00BE6F0B">
        <w:t>mployees</w:t>
      </w:r>
      <w:r w:rsidR="00BE6F0B">
        <w:rPr>
          <w:spacing w:val="20"/>
        </w:rPr>
        <w:t xml:space="preserve"> </w:t>
      </w:r>
      <w:r w:rsidR="00BE6F0B">
        <w:t>and</w:t>
      </w:r>
      <w:r w:rsidR="00BE6F0B">
        <w:rPr>
          <w:spacing w:val="20"/>
        </w:rPr>
        <w:t xml:space="preserve"> </w:t>
      </w:r>
      <w:r w:rsidR="00BE6F0B">
        <w:t>their</w:t>
      </w:r>
      <w:r w:rsidR="00BE6F0B">
        <w:rPr>
          <w:spacing w:val="19"/>
        </w:rPr>
        <w:t xml:space="preserve"> </w:t>
      </w:r>
      <w:r w:rsidR="00BE6F0B">
        <w:t>visitors</w:t>
      </w:r>
      <w:r w:rsidR="00BE6F0B">
        <w:rPr>
          <w:spacing w:val="19"/>
        </w:rPr>
        <w:t xml:space="preserve"> </w:t>
      </w:r>
      <w:r w:rsidR="00BE6F0B">
        <w:t>shall</w:t>
      </w:r>
      <w:r w:rsidR="00BE6F0B">
        <w:rPr>
          <w:spacing w:val="18"/>
        </w:rPr>
        <w:t xml:space="preserve"> </w:t>
      </w:r>
      <w:r w:rsidR="00BE6F0B">
        <w:t>only</w:t>
      </w:r>
      <w:r w:rsidR="00BE6F0B">
        <w:rPr>
          <w:spacing w:val="17"/>
        </w:rPr>
        <w:t xml:space="preserve"> </w:t>
      </w:r>
      <w:r w:rsidR="00BE6F0B">
        <w:t>smoke</w:t>
      </w:r>
      <w:r w:rsidR="00BE6F0B">
        <w:rPr>
          <w:spacing w:val="19"/>
        </w:rPr>
        <w:t xml:space="preserve"> </w:t>
      </w:r>
      <w:r w:rsidR="00BE6F0B">
        <w:t>in</w:t>
      </w:r>
      <w:r w:rsidR="00BE6F0B">
        <w:rPr>
          <w:spacing w:val="19"/>
        </w:rPr>
        <w:t xml:space="preserve"> </w:t>
      </w:r>
      <w:r w:rsidR="00BE6F0B">
        <w:t>designated</w:t>
      </w:r>
      <w:r w:rsidR="00BE6F0B">
        <w:rPr>
          <w:spacing w:val="17"/>
        </w:rPr>
        <w:t xml:space="preserve"> </w:t>
      </w:r>
      <w:r w:rsidR="00BE6F0B">
        <w:t>smoking</w:t>
      </w:r>
      <w:r w:rsidR="00BE6F0B">
        <w:rPr>
          <w:spacing w:val="19"/>
        </w:rPr>
        <w:t xml:space="preserve"> </w:t>
      </w:r>
      <w:r w:rsidR="00BE6F0B">
        <w:t>areas</w:t>
      </w:r>
      <w:ins w:id="1179" w:author="DELL" w:date="2025-07-03T11:39:00Z" w16du:dateUtc="2025-07-03T06:39:00Z">
        <w:r w:rsidR="001D50AA">
          <w:t xml:space="preserve"> </w:t>
        </w:r>
      </w:ins>
      <w:del w:id="1180" w:author="DELL" w:date="2025-07-03T11:39:00Z" w16du:dateUtc="2025-07-03T06:39:00Z">
        <w:r w:rsidR="00BE6F0B" w:rsidDel="001D50AA">
          <w:rPr>
            <w:spacing w:val="-55"/>
          </w:rPr>
          <w:delText xml:space="preserve"> </w:delText>
        </w:r>
        <w:r w:rsidR="00BE6F0B" w:rsidDel="001D50AA">
          <w:delText>i</w:delText>
        </w:r>
      </w:del>
      <w:ins w:id="1181" w:author="DELL" w:date="2025-07-03T11:40:00Z" w16du:dateUtc="2025-07-03T06:40:00Z">
        <w:r w:rsidR="001D50AA">
          <w:t>i</w:t>
        </w:r>
      </w:ins>
      <w:r w:rsidR="00BE6F0B">
        <w:t>n</w:t>
      </w:r>
      <w:r w:rsidR="00BE6F0B">
        <w:rPr>
          <w:spacing w:val="-2"/>
        </w:rPr>
        <w:t xml:space="preserve"> </w:t>
      </w:r>
      <w:r w:rsidR="00BE6F0B">
        <w:t>compliance</w:t>
      </w:r>
      <w:r w:rsidR="00BE6F0B">
        <w:rPr>
          <w:spacing w:val="-1"/>
        </w:rPr>
        <w:t xml:space="preserve"> </w:t>
      </w:r>
      <w:r w:rsidR="00BE6F0B">
        <w:t>with</w:t>
      </w:r>
      <w:r w:rsidR="00BE6F0B">
        <w:rPr>
          <w:spacing w:val="-1"/>
        </w:rPr>
        <w:t xml:space="preserve"> </w:t>
      </w:r>
      <w:r w:rsidR="00BE6F0B">
        <w:t>current</w:t>
      </w:r>
      <w:r w:rsidR="00BE6F0B">
        <w:rPr>
          <w:spacing w:val="-2"/>
        </w:rPr>
        <w:t xml:space="preserve"> </w:t>
      </w:r>
      <w:r w:rsidR="00BE6F0B">
        <w:t>legislation.</w:t>
      </w:r>
    </w:p>
    <w:p w14:paraId="3E0965A5" w14:textId="77777777" w:rsidR="00447697" w:rsidRDefault="00BE6F0B">
      <w:pPr>
        <w:pStyle w:val="Heading5"/>
        <w:numPr>
          <w:ilvl w:val="2"/>
          <w:numId w:val="33"/>
        </w:numPr>
        <w:tabs>
          <w:tab w:val="left" w:pos="2160"/>
          <w:tab w:val="left" w:pos="2161"/>
        </w:tabs>
        <w:ind w:left="2160" w:hanging="721"/>
      </w:pPr>
      <w:r>
        <w:t>Reporting</w:t>
      </w:r>
      <w:r>
        <w:rPr>
          <w:spacing w:val="-2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Status</w:t>
      </w:r>
    </w:p>
    <w:p w14:paraId="098D36D9" w14:textId="02055B1A" w:rsidR="00447697" w:rsidRDefault="00663D80">
      <w:pPr>
        <w:pStyle w:val="BodyText"/>
        <w:spacing w:before="166" w:line="338" w:lineRule="auto"/>
        <w:ind w:left="2160" w:right="1418"/>
        <w:jc w:val="both"/>
      </w:pPr>
      <w:ins w:id="1182" w:author="DELL" w:date="2025-07-03T11:40:00Z" w16du:dateUtc="2025-07-03T06:40:00Z">
        <w:r>
          <w:t xml:space="preserve">WRC </w:t>
        </w:r>
      </w:ins>
      <w:del w:id="1183" w:author="DELL" w:date="2025-07-03T11:40:00Z" w16du:dateUtc="2025-07-03T06:40:00Z">
        <w:r w:rsidR="00BE6F0B" w:rsidDel="00663D80">
          <w:delText>E</w:delText>
        </w:r>
      </w:del>
      <w:ins w:id="1184" w:author="DELL" w:date="2025-07-03T11:40:00Z" w16du:dateUtc="2025-07-03T06:40:00Z">
        <w:r>
          <w:t>e</w:t>
        </w:r>
      </w:ins>
      <w:r w:rsidR="00BE6F0B">
        <w:t>mployees</w:t>
      </w:r>
      <w:r w:rsidR="00BE6F0B">
        <w:rPr>
          <w:spacing w:val="12"/>
        </w:rPr>
        <w:t xml:space="preserve"> </w:t>
      </w:r>
      <w:r w:rsidR="00BE6F0B">
        <w:t>will</w:t>
      </w:r>
      <w:r w:rsidR="00BE6F0B">
        <w:rPr>
          <w:spacing w:val="15"/>
        </w:rPr>
        <w:t xml:space="preserve"> </w:t>
      </w:r>
      <w:r w:rsidR="00BE6F0B">
        <w:t>notify</w:t>
      </w:r>
      <w:r w:rsidR="00BE6F0B">
        <w:rPr>
          <w:spacing w:val="10"/>
        </w:rPr>
        <w:t xml:space="preserve"> </w:t>
      </w:r>
      <w:r w:rsidR="00BE6F0B">
        <w:t>their</w:t>
      </w:r>
      <w:r w:rsidR="00BE6F0B">
        <w:rPr>
          <w:spacing w:val="12"/>
        </w:rPr>
        <w:t xml:space="preserve"> </w:t>
      </w:r>
      <w:r w:rsidR="00BE6F0B">
        <w:t>supervisor</w:t>
      </w:r>
      <w:r w:rsidR="00BE6F0B">
        <w:rPr>
          <w:spacing w:val="11"/>
        </w:rPr>
        <w:t xml:space="preserve"> </w:t>
      </w:r>
      <w:r w:rsidR="00BE6F0B">
        <w:t>and</w:t>
      </w:r>
      <w:r w:rsidR="00BE6F0B">
        <w:rPr>
          <w:spacing w:val="12"/>
        </w:rPr>
        <w:t xml:space="preserve"> </w:t>
      </w:r>
      <w:r w:rsidR="00BE6F0B">
        <w:t>the</w:t>
      </w:r>
      <w:r w:rsidR="00BE6F0B">
        <w:rPr>
          <w:spacing w:val="10"/>
        </w:rPr>
        <w:t xml:space="preserve"> </w:t>
      </w:r>
      <w:r w:rsidR="00BE6F0B">
        <w:t>Human</w:t>
      </w:r>
      <w:r w:rsidR="00BE6F0B">
        <w:rPr>
          <w:spacing w:val="13"/>
        </w:rPr>
        <w:t xml:space="preserve"> </w:t>
      </w:r>
      <w:r w:rsidR="00BE6F0B">
        <w:t>Resource</w:t>
      </w:r>
      <w:r w:rsidR="00BE6F0B">
        <w:rPr>
          <w:spacing w:val="12"/>
        </w:rPr>
        <w:t xml:space="preserve"> </w:t>
      </w:r>
      <w:r w:rsidR="00BE6F0B">
        <w:t>Section</w:t>
      </w:r>
      <w:r w:rsidR="00BE6F0B">
        <w:rPr>
          <w:spacing w:val="12"/>
        </w:rPr>
        <w:t xml:space="preserve"> </w:t>
      </w:r>
      <w:r w:rsidR="00BE6F0B">
        <w:t>whenever</w:t>
      </w:r>
      <w:r w:rsidR="00BE6F0B">
        <w:rPr>
          <w:spacing w:val="11"/>
        </w:rPr>
        <w:t xml:space="preserve"> </w:t>
      </w:r>
      <w:r w:rsidR="00BE6F0B">
        <w:t>there</w:t>
      </w:r>
      <w:r w:rsidR="00BE6F0B">
        <w:rPr>
          <w:spacing w:val="-55"/>
        </w:rPr>
        <w:t xml:space="preserve"> </w:t>
      </w:r>
      <w:r w:rsidR="00BE6F0B">
        <w:t>is a change in their situation, such as marriage, birth of children, new address, nationality</w:t>
      </w:r>
      <w:r w:rsidR="00BE6F0B">
        <w:rPr>
          <w:spacing w:val="1"/>
        </w:rPr>
        <w:t xml:space="preserve"> </w:t>
      </w:r>
      <w:r w:rsidR="00BE6F0B">
        <w:t>or</w:t>
      </w:r>
      <w:r w:rsidR="00BE6F0B">
        <w:rPr>
          <w:spacing w:val="-2"/>
        </w:rPr>
        <w:t xml:space="preserve"> </w:t>
      </w:r>
      <w:r w:rsidR="00BE6F0B">
        <w:t>other</w:t>
      </w:r>
      <w:r w:rsidR="00BE6F0B">
        <w:rPr>
          <w:spacing w:val="-2"/>
        </w:rPr>
        <w:t xml:space="preserve"> </w:t>
      </w:r>
      <w:r w:rsidR="00BE6F0B">
        <w:t>such</w:t>
      </w:r>
      <w:r w:rsidR="00BE6F0B">
        <w:rPr>
          <w:spacing w:val="-3"/>
        </w:rPr>
        <w:t xml:space="preserve"> </w:t>
      </w:r>
      <w:r w:rsidR="00BE6F0B">
        <w:t>matters</w:t>
      </w:r>
      <w:r w:rsidR="00BE6F0B">
        <w:rPr>
          <w:spacing w:val="-1"/>
        </w:rPr>
        <w:t xml:space="preserve"> </w:t>
      </w:r>
      <w:r w:rsidR="00BE6F0B">
        <w:t>that</w:t>
      </w:r>
      <w:r w:rsidR="00BE6F0B">
        <w:rPr>
          <w:spacing w:val="-5"/>
        </w:rPr>
        <w:t xml:space="preserve"> </w:t>
      </w:r>
      <w:r w:rsidR="00BE6F0B">
        <w:t>may</w:t>
      </w:r>
      <w:r w:rsidR="00BE6F0B">
        <w:rPr>
          <w:spacing w:val="-4"/>
        </w:rPr>
        <w:t xml:space="preserve"> </w:t>
      </w:r>
      <w:r w:rsidR="00BE6F0B">
        <w:t>affect</w:t>
      </w:r>
      <w:r w:rsidR="00BE6F0B">
        <w:rPr>
          <w:spacing w:val="-2"/>
        </w:rPr>
        <w:t xml:space="preserve"> </w:t>
      </w:r>
      <w:r w:rsidR="00BE6F0B">
        <w:t>their</w:t>
      </w:r>
      <w:r w:rsidR="00BE6F0B">
        <w:rPr>
          <w:spacing w:val="-1"/>
        </w:rPr>
        <w:t xml:space="preserve"> </w:t>
      </w:r>
      <w:r w:rsidR="00BE6F0B">
        <w:t>employment</w:t>
      </w:r>
      <w:r w:rsidR="00BE6F0B">
        <w:rPr>
          <w:spacing w:val="-2"/>
        </w:rPr>
        <w:t xml:space="preserve"> </w:t>
      </w:r>
      <w:r w:rsidR="00BE6F0B">
        <w:t>or</w:t>
      </w:r>
      <w:r w:rsidR="00BE6F0B">
        <w:rPr>
          <w:spacing w:val="-2"/>
        </w:rPr>
        <w:t xml:space="preserve"> </w:t>
      </w:r>
      <w:r w:rsidR="00BE6F0B">
        <w:t>benefit</w:t>
      </w:r>
      <w:r w:rsidR="00BE6F0B">
        <w:rPr>
          <w:spacing w:val="-1"/>
        </w:rPr>
        <w:t xml:space="preserve"> </w:t>
      </w:r>
      <w:r w:rsidR="00BE6F0B">
        <w:t>status.</w:t>
      </w:r>
    </w:p>
    <w:p w14:paraId="097DD663" w14:textId="77777777" w:rsidR="00447697" w:rsidRDefault="00BE6F0B">
      <w:pPr>
        <w:pStyle w:val="Heading5"/>
        <w:numPr>
          <w:ilvl w:val="2"/>
          <w:numId w:val="33"/>
        </w:numPr>
        <w:tabs>
          <w:tab w:val="left" w:pos="2161"/>
        </w:tabs>
        <w:spacing w:before="13"/>
        <w:ind w:left="2160" w:hanging="721"/>
      </w:pPr>
      <w:r>
        <w:t>Work</w:t>
      </w:r>
      <w:r>
        <w:rPr>
          <w:spacing w:val="-3"/>
        </w:rPr>
        <w:t xml:space="preserve"> </w:t>
      </w:r>
      <w:r>
        <w:t>Credentials</w:t>
      </w:r>
    </w:p>
    <w:p w14:paraId="3B96463E" w14:textId="4987E8C7" w:rsidR="00447697" w:rsidRDefault="002F38E8">
      <w:pPr>
        <w:pStyle w:val="BodyText"/>
        <w:spacing w:before="174" w:line="343" w:lineRule="auto"/>
        <w:ind w:left="2160" w:right="1434"/>
        <w:jc w:val="both"/>
      </w:pPr>
      <w:ins w:id="1185" w:author="DELL" w:date="2025-07-03T11:40:00Z" w16du:dateUtc="2025-07-03T06:40:00Z">
        <w:r>
          <w:t xml:space="preserve">WRC </w:t>
        </w:r>
      </w:ins>
      <w:del w:id="1186" w:author="DELL" w:date="2025-07-03T11:40:00Z" w16du:dateUtc="2025-07-03T06:40:00Z">
        <w:r w:rsidR="00BE6F0B" w:rsidDel="002F38E8">
          <w:delText>E</w:delText>
        </w:r>
      </w:del>
      <w:ins w:id="1187" w:author="DELL" w:date="2025-07-03T11:40:00Z" w16du:dateUtc="2025-07-03T06:40:00Z">
        <w:r>
          <w:t>e</w:t>
        </w:r>
      </w:ins>
      <w:r w:rsidR="00BE6F0B">
        <w:t>mployees are responsible for obtaining and renewing any license, certificate, permit, or</w:t>
      </w:r>
      <w:r w:rsidR="00BE6F0B">
        <w:rPr>
          <w:spacing w:val="1"/>
        </w:rPr>
        <w:t xml:space="preserve"> </w:t>
      </w:r>
      <w:r w:rsidR="00BE6F0B">
        <w:t>other credential required in performing their job. Moreover, employees are required to</w:t>
      </w:r>
      <w:r w:rsidR="00BE6F0B">
        <w:rPr>
          <w:spacing w:val="1"/>
        </w:rPr>
        <w:t xml:space="preserve"> </w:t>
      </w:r>
      <w:r w:rsidR="00BE6F0B">
        <w:t>report the loss or revocation of any credential to supervision immediately.</w:t>
      </w:r>
      <w:r w:rsidR="00BE6F0B">
        <w:rPr>
          <w:spacing w:val="58"/>
        </w:rPr>
        <w:t xml:space="preserve"> </w:t>
      </w:r>
      <w:r w:rsidR="00BE6F0B">
        <w:t>Failure to</w:t>
      </w:r>
      <w:r w:rsidR="00BE6F0B">
        <w:rPr>
          <w:spacing w:val="1"/>
        </w:rPr>
        <w:t xml:space="preserve"> </w:t>
      </w:r>
      <w:r w:rsidR="00BE6F0B">
        <w:t>report</w:t>
      </w:r>
      <w:r w:rsidR="00BE6F0B">
        <w:rPr>
          <w:spacing w:val="-3"/>
        </w:rPr>
        <w:t xml:space="preserve"> </w:t>
      </w:r>
      <w:r w:rsidR="00BE6F0B">
        <w:t>shall result</w:t>
      </w:r>
      <w:r w:rsidR="00BE6F0B">
        <w:rPr>
          <w:spacing w:val="-2"/>
        </w:rPr>
        <w:t xml:space="preserve"> </w:t>
      </w:r>
      <w:r w:rsidR="00BE6F0B">
        <w:t>in</w:t>
      </w:r>
      <w:r w:rsidR="00BE6F0B">
        <w:rPr>
          <w:spacing w:val="-1"/>
        </w:rPr>
        <w:t xml:space="preserve"> </w:t>
      </w:r>
      <w:r w:rsidR="00BE6F0B">
        <w:t>disciplinary</w:t>
      </w:r>
      <w:r w:rsidR="00BE6F0B">
        <w:rPr>
          <w:spacing w:val="-4"/>
        </w:rPr>
        <w:t xml:space="preserve"> </w:t>
      </w:r>
      <w:r w:rsidR="00BE6F0B">
        <w:t>action.</w:t>
      </w:r>
    </w:p>
    <w:p w14:paraId="0F118DCC" w14:textId="77777777" w:rsidR="00447697" w:rsidRDefault="00BE6F0B">
      <w:pPr>
        <w:pStyle w:val="Heading5"/>
        <w:numPr>
          <w:ilvl w:val="2"/>
          <w:numId w:val="33"/>
        </w:numPr>
        <w:tabs>
          <w:tab w:val="left" w:pos="2161"/>
        </w:tabs>
        <w:spacing w:before="14"/>
        <w:ind w:left="2160" w:hanging="721"/>
      </w:pPr>
      <w:r>
        <w:t>Work</w:t>
      </w:r>
      <w:r>
        <w:rPr>
          <w:spacing w:val="-2"/>
        </w:rPr>
        <w:t xml:space="preserve"> </w:t>
      </w:r>
      <w:r>
        <w:t>Interruption</w:t>
      </w:r>
    </w:p>
    <w:p w14:paraId="2F797359" w14:textId="4971533C" w:rsidR="00447697" w:rsidRDefault="009F6A68">
      <w:pPr>
        <w:pStyle w:val="BodyText"/>
        <w:spacing w:before="171" w:line="345" w:lineRule="auto"/>
        <w:ind w:left="2160" w:right="1438"/>
        <w:jc w:val="both"/>
      </w:pPr>
      <w:ins w:id="1188" w:author="DELL" w:date="2025-07-03T11:41:00Z" w16du:dateUtc="2025-07-03T06:41:00Z">
        <w:r>
          <w:t xml:space="preserve">WRC </w:t>
        </w:r>
      </w:ins>
      <w:del w:id="1189" w:author="DELL" w:date="2025-07-03T11:41:00Z" w16du:dateUtc="2025-07-03T06:41:00Z">
        <w:r w:rsidR="00BE6F0B" w:rsidDel="009F6A68">
          <w:delText>E</w:delText>
        </w:r>
      </w:del>
      <w:ins w:id="1190" w:author="DELL" w:date="2025-07-03T11:41:00Z" w16du:dateUtc="2025-07-03T06:41:00Z">
        <w:r>
          <w:t>e</w:t>
        </w:r>
      </w:ins>
      <w:r w:rsidR="00BE6F0B">
        <w:t>mployees shall not unduly restrict or interrupt work or interfere with the work of others.</w:t>
      </w:r>
      <w:r w:rsidR="00BE6F0B">
        <w:rPr>
          <w:spacing w:val="1"/>
        </w:rPr>
        <w:t xml:space="preserve"> </w:t>
      </w:r>
      <w:r w:rsidR="00BE6F0B">
        <w:t>However, they shall remain at work only when able to safely perform their job duties.</w:t>
      </w:r>
      <w:r w:rsidR="00BE6F0B">
        <w:rPr>
          <w:spacing w:val="1"/>
        </w:rPr>
        <w:t xml:space="preserve"> </w:t>
      </w:r>
      <w:ins w:id="1191" w:author="DELL" w:date="2025-07-03T11:41:00Z" w16du:dateUtc="2025-07-03T06:41:00Z">
        <w:r w:rsidR="00775777">
          <w:rPr>
            <w:spacing w:val="1"/>
          </w:rPr>
          <w:t xml:space="preserve">WRC </w:t>
        </w:r>
      </w:ins>
      <w:del w:id="1192" w:author="DELL" w:date="2025-07-03T11:41:00Z" w16du:dateUtc="2025-07-03T06:41:00Z">
        <w:r w:rsidR="00BE6F0B" w:rsidDel="00775777">
          <w:delText>E</w:delText>
        </w:r>
      </w:del>
      <w:ins w:id="1193" w:author="DELL" w:date="2025-07-03T11:41:00Z" w16du:dateUtc="2025-07-03T06:41:00Z">
        <w:r w:rsidR="00775777">
          <w:t>e</w:t>
        </w:r>
      </w:ins>
      <w:r w:rsidR="00BE6F0B">
        <w:t>mployees</w:t>
      </w:r>
      <w:r w:rsidR="00BE6F0B">
        <w:rPr>
          <w:spacing w:val="19"/>
        </w:rPr>
        <w:t xml:space="preserve"> </w:t>
      </w:r>
      <w:r w:rsidR="00BE6F0B">
        <w:t>will</w:t>
      </w:r>
      <w:r w:rsidR="00BE6F0B">
        <w:rPr>
          <w:spacing w:val="20"/>
        </w:rPr>
        <w:t xml:space="preserve"> </w:t>
      </w:r>
      <w:r w:rsidR="00BE6F0B">
        <w:t>notify</w:t>
      </w:r>
      <w:r w:rsidR="00BE6F0B">
        <w:rPr>
          <w:spacing w:val="17"/>
        </w:rPr>
        <w:t xml:space="preserve"> </w:t>
      </w:r>
      <w:r w:rsidR="00BE6F0B">
        <w:t>their</w:t>
      </w:r>
      <w:r w:rsidR="00BE6F0B">
        <w:rPr>
          <w:spacing w:val="19"/>
        </w:rPr>
        <w:t xml:space="preserve"> </w:t>
      </w:r>
      <w:r w:rsidR="00BE6F0B">
        <w:t>immediate</w:t>
      </w:r>
      <w:r w:rsidR="00BE6F0B">
        <w:rPr>
          <w:spacing w:val="17"/>
        </w:rPr>
        <w:t xml:space="preserve"> </w:t>
      </w:r>
      <w:r w:rsidR="00BE6F0B">
        <w:t>supervisor</w:t>
      </w:r>
      <w:r w:rsidR="00BE6F0B">
        <w:rPr>
          <w:spacing w:val="19"/>
        </w:rPr>
        <w:t xml:space="preserve"> </w:t>
      </w:r>
      <w:r w:rsidR="00BE6F0B">
        <w:t>whenever</w:t>
      </w:r>
      <w:r w:rsidR="00BE6F0B">
        <w:rPr>
          <w:spacing w:val="19"/>
        </w:rPr>
        <w:t xml:space="preserve"> </w:t>
      </w:r>
      <w:r w:rsidR="00BE6F0B">
        <w:t>there</w:t>
      </w:r>
      <w:r w:rsidR="00BE6F0B">
        <w:rPr>
          <w:spacing w:val="17"/>
        </w:rPr>
        <w:t xml:space="preserve"> </w:t>
      </w:r>
      <w:r w:rsidR="00BE6F0B">
        <w:t>is</w:t>
      </w:r>
      <w:r w:rsidR="00BE6F0B">
        <w:rPr>
          <w:spacing w:val="17"/>
        </w:rPr>
        <w:t xml:space="preserve"> </w:t>
      </w:r>
      <w:r w:rsidR="00BE6F0B">
        <w:t>cause</w:t>
      </w:r>
      <w:r w:rsidR="00BE6F0B">
        <w:rPr>
          <w:spacing w:val="19"/>
        </w:rPr>
        <w:t xml:space="preserve"> </w:t>
      </w:r>
      <w:r w:rsidR="00BE6F0B">
        <w:t>to</w:t>
      </w:r>
      <w:r w:rsidR="00BE6F0B">
        <w:rPr>
          <w:spacing w:val="17"/>
        </w:rPr>
        <w:t xml:space="preserve"> </w:t>
      </w:r>
      <w:r w:rsidR="00BE6F0B">
        <w:t>stop</w:t>
      </w:r>
      <w:r w:rsidR="00BE6F0B">
        <w:rPr>
          <w:spacing w:val="20"/>
        </w:rPr>
        <w:t xml:space="preserve"> </w:t>
      </w:r>
      <w:proofErr w:type="gramStart"/>
      <w:r w:rsidR="00BE6F0B">
        <w:t>work,</w:t>
      </w:r>
      <w:ins w:id="1194" w:author="DELL" w:date="2025-07-03T11:41:00Z" w16du:dateUtc="2025-07-03T06:41:00Z">
        <w:r w:rsidR="00D20103">
          <w:t xml:space="preserve"> </w:t>
        </w:r>
      </w:ins>
      <w:r w:rsidR="00BE6F0B">
        <w:rPr>
          <w:spacing w:val="-56"/>
        </w:rPr>
        <w:t xml:space="preserve"> </w:t>
      </w:r>
      <w:r w:rsidR="00BE6F0B">
        <w:t>be</w:t>
      </w:r>
      <w:proofErr w:type="gramEnd"/>
      <w:r w:rsidR="00BE6F0B">
        <w:rPr>
          <w:spacing w:val="-1"/>
        </w:rPr>
        <w:t xml:space="preserve"> </w:t>
      </w:r>
      <w:r w:rsidR="00BE6F0B">
        <w:t>absent,</w:t>
      </w:r>
      <w:r w:rsidR="00BE6F0B">
        <w:rPr>
          <w:spacing w:val="-2"/>
        </w:rPr>
        <w:t xml:space="preserve"> </w:t>
      </w:r>
      <w:r w:rsidR="00BE6F0B">
        <w:t>late,</w:t>
      </w:r>
      <w:r w:rsidR="00BE6F0B">
        <w:rPr>
          <w:spacing w:val="-2"/>
        </w:rPr>
        <w:t xml:space="preserve"> </w:t>
      </w:r>
      <w:r w:rsidR="00BE6F0B">
        <w:t>or</w:t>
      </w:r>
      <w:r w:rsidR="00BE6F0B">
        <w:rPr>
          <w:spacing w:val="-2"/>
        </w:rPr>
        <w:t xml:space="preserve"> </w:t>
      </w:r>
      <w:r w:rsidR="00BE6F0B">
        <w:t>leave</w:t>
      </w:r>
      <w:r w:rsidR="00BE6F0B">
        <w:rPr>
          <w:spacing w:val="-1"/>
        </w:rPr>
        <w:t xml:space="preserve"> </w:t>
      </w:r>
      <w:r w:rsidR="00BE6F0B">
        <w:t>early.</w:t>
      </w:r>
    </w:p>
    <w:p w14:paraId="614AE590" w14:textId="77777777" w:rsidR="00447697" w:rsidRDefault="00447697">
      <w:pPr>
        <w:spacing w:line="345" w:lineRule="auto"/>
        <w:jc w:val="both"/>
        <w:sectPr w:rsidR="00447697">
          <w:pgSz w:w="11900" w:h="16840"/>
          <w:pgMar w:top="1280" w:right="0" w:bottom="1360" w:left="0" w:header="138" w:footer="1161" w:gutter="0"/>
          <w:cols w:space="720"/>
        </w:sectPr>
      </w:pPr>
    </w:p>
    <w:p w14:paraId="1155A30D" w14:textId="77777777" w:rsidR="00447697" w:rsidRDefault="00BE6F0B">
      <w:pPr>
        <w:pStyle w:val="Heading5"/>
        <w:numPr>
          <w:ilvl w:val="2"/>
          <w:numId w:val="33"/>
        </w:numPr>
        <w:tabs>
          <w:tab w:val="left" w:pos="2161"/>
        </w:tabs>
        <w:spacing w:before="128"/>
        <w:ind w:left="2160" w:hanging="721"/>
      </w:pPr>
      <w:bookmarkStart w:id="1195" w:name="_bookmark30"/>
      <w:bookmarkEnd w:id="1195"/>
      <w:r>
        <w:lastRenderedPageBreak/>
        <w:t>Personal</w:t>
      </w:r>
      <w:r>
        <w:rPr>
          <w:spacing w:val="-3"/>
        </w:rPr>
        <w:t xml:space="preserve"> </w:t>
      </w:r>
      <w:r>
        <w:t>Conduct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Workplace</w:t>
      </w:r>
    </w:p>
    <w:p w14:paraId="1D5CE61E" w14:textId="6DA943B4" w:rsidR="00447697" w:rsidRDefault="00D20103">
      <w:pPr>
        <w:pStyle w:val="BodyText"/>
        <w:spacing w:before="167" w:line="316" w:lineRule="auto"/>
        <w:ind w:left="2160" w:right="973"/>
      </w:pPr>
      <w:ins w:id="1196" w:author="DELL" w:date="2025-07-03T11:41:00Z" w16du:dateUtc="2025-07-03T06:41:00Z">
        <w:r>
          <w:t xml:space="preserve">WRC </w:t>
        </w:r>
      </w:ins>
      <w:del w:id="1197" w:author="DELL" w:date="2025-07-03T11:41:00Z" w16du:dateUtc="2025-07-03T06:41:00Z">
        <w:r w:rsidR="00BE6F0B" w:rsidDel="00D20103">
          <w:delText>E</w:delText>
        </w:r>
      </w:del>
      <w:ins w:id="1198" w:author="DELL" w:date="2025-07-03T11:41:00Z" w16du:dateUtc="2025-07-03T06:41:00Z">
        <w:r>
          <w:t>e</w:t>
        </w:r>
      </w:ins>
      <w:r w:rsidR="00BE6F0B">
        <w:t>mployee</w:t>
      </w:r>
      <w:r w:rsidR="00BE6F0B">
        <w:rPr>
          <w:spacing w:val="17"/>
        </w:rPr>
        <w:t xml:space="preserve"> </w:t>
      </w:r>
      <w:r w:rsidR="00BE6F0B">
        <w:t>shall</w:t>
      </w:r>
      <w:r w:rsidR="00BE6F0B">
        <w:rPr>
          <w:spacing w:val="18"/>
        </w:rPr>
        <w:t xml:space="preserve"> </w:t>
      </w:r>
      <w:r w:rsidR="00BE6F0B">
        <w:t>not</w:t>
      </w:r>
      <w:r w:rsidR="00BE6F0B">
        <w:rPr>
          <w:spacing w:val="16"/>
        </w:rPr>
        <w:t xml:space="preserve"> </w:t>
      </w:r>
      <w:r w:rsidR="00BE6F0B">
        <w:t>engage</w:t>
      </w:r>
      <w:r w:rsidR="00BE6F0B">
        <w:rPr>
          <w:spacing w:val="18"/>
        </w:rPr>
        <w:t xml:space="preserve"> </w:t>
      </w:r>
      <w:r w:rsidR="00BE6F0B">
        <w:t>in</w:t>
      </w:r>
      <w:r w:rsidR="00BE6F0B">
        <w:rPr>
          <w:spacing w:val="17"/>
        </w:rPr>
        <w:t xml:space="preserve"> </w:t>
      </w:r>
      <w:r w:rsidR="00BE6F0B">
        <w:t>personal</w:t>
      </w:r>
      <w:r w:rsidR="00BE6F0B">
        <w:rPr>
          <w:spacing w:val="18"/>
        </w:rPr>
        <w:t xml:space="preserve"> </w:t>
      </w:r>
      <w:r w:rsidR="00BE6F0B">
        <w:t>conduct,</w:t>
      </w:r>
      <w:r w:rsidR="00BE6F0B">
        <w:rPr>
          <w:spacing w:val="16"/>
        </w:rPr>
        <w:t xml:space="preserve"> </w:t>
      </w:r>
      <w:r w:rsidR="00BE6F0B">
        <w:t>which</w:t>
      </w:r>
      <w:r w:rsidR="00BE6F0B">
        <w:rPr>
          <w:spacing w:val="17"/>
        </w:rPr>
        <w:t xml:space="preserve"> </w:t>
      </w:r>
      <w:r w:rsidR="00BE6F0B">
        <w:t>interferes</w:t>
      </w:r>
      <w:r w:rsidR="00BE6F0B">
        <w:rPr>
          <w:spacing w:val="17"/>
        </w:rPr>
        <w:t xml:space="preserve"> </w:t>
      </w:r>
      <w:r w:rsidR="00BE6F0B">
        <w:t>with</w:t>
      </w:r>
      <w:r w:rsidR="00BE6F0B">
        <w:rPr>
          <w:spacing w:val="17"/>
        </w:rPr>
        <w:t xml:space="preserve"> </w:t>
      </w:r>
      <w:r w:rsidR="00BE6F0B">
        <w:t>the</w:t>
      </w:r>
      <w:r w:rsidR="00BE6F0B">
        <w:rPr>
          <w:spacing w:val="17"/>
        </w:rPr>
        <w:t xml:space="preserve"> </w:t>
      </w:r>
      <w:r w:rsidR="00BE6F0B">
        <w:t>proper</w:t>
      </w:r>
      <w:r w:rsidR="00BE6F0B">
        <w:rPr>
          <w:spacing w:val="-56"/>
        </w:rPr>
        <w:t xml:space="preserve"> </w:t>
      </w:r>
      <w:r w:rsidR="00BE6F0B">
        <w:t>performance</w:t>
      </w:r>
      <w:r w:rsidR="00BE6F0B">
        <w:rPr>
          <w:spacing w:val="-2"/>
        </w:rPr>
        <w:t xml:space="preserve"> </w:t>
      </w:r>
      <w:r w:rsidR="00BE6F0B">
        <w:t>of another</w:t>
      </w:r>
      <w:r w:rsidR="00BE6F0B">
        <w:rPr>
          <w:spacing w:val="-2"/>
        </w:rPr>
        <w:t xml:space="preserve"> </w:t>
      </w:r>
      <w:r w:rsidR="00BE6F0B">
        <w:t>employee's</w:t>
      </w:r>
      <w:r w:rsidR="00BE6F0B">
        <w:rPr>
          <w:spacing w:val="-1"/>
        </w:rPr>
        <w:t xml:space="preserve"> </w:t>
      </w:r>
      <w:r w:rsidR="00BE6F0B">
        <w:t>duties.</w:t>
      </w:r>
    </w:p>
    <w:p w14:paraId="0FF4CFD0" w14:textId="0A32F195" w:rsidR="00447697" w:rsidRDefault="00BE6F0B">
      <w:pPr>
        <w:pStyle w:val="ListParagraph"/>
        <w:numPr>
          <w:ilvl w:val="3"/>
          <w:numId w:val="33"/>
        </w:numPr>
        <w:tabs>
          <w:tab w:val="left" w:pos="2161"/>
        </w:tabs>
        <w:spacing w:before="207" w:line="316" w:lineRule="auto"/>
        <w:ind w:right="1439" w:hanging="360"/>
        <w:jc w:val="both"/>
        <w:rPr>
          <w:sz w:val="21"/>
        </w:rPr>
      </w:pPr>
      <w:r>
        <w:rPr>
          <w:sz w:val="21"/>
        </w:rPr>
        <w:t xml:space="preserve">No </w:t>
      </w:r>
      <w:ins w:id="1199" w:author="DELL" w:date="2025-07-03T11:42:00Z" w16du:dateUtc="2025-07-03T06:42:00Z">
        <w:r w:rsidR="00800DB2">
          <w:rPr>
            <w:sz w:val="21"/>
          </w:rPr>
          <w:t xml:space="preserve">WRC </w:t>
        </w:r>
      </w:ins>
      <w:r>
        <w:rPr>
          <w:sz w:val="21"/>
        </w:rPr>
        <w:t>employee shall harass, discriminate or retaliate against any other employee or any</w:t>
      </w:r>
      <w:r>
        <w:rPr>
          <w:spacing w:val="1"/>
          <w:sz w:val="21"/>
        </w:rPr>
        <w:t xml:space="preserve"> </w:t>
      </w:r>
      <w:r>
        <w:rPr>
          <w:sz w:val="21"/>
        </w:rPr>
        <w:t>member</w:t>
      </w:r>
      <w:r>
        <w:rPr>
          <w:spacing w:val="-3"/>
          <w:sz w:val="21"/>
        </w:rPr>
        <w:t xml:space="preserve"> </w:t>
      </w:r>
      <w:r>
        <w:rPr>
          <w:sz w:val="21"/>
        </w:rPr>
        <w:t>of the</w:t>
      </w:r>
      <w:r>
        <w:rPr>
          <w:spacing w:val="-1"/>
          <w:sz w:val="21"/>
        </w:rPr>
        <w:t xml:space="preserve"> </w:t>
      </w:r>
      <w:r>
        <w:rPr>
          <w:sz w:val="21"/>
        </w:rPr>
        <w:t>society.</w:t>
      </w:r>
    </w:p>
    <w:p w14:paraId="3DD519E8" w14:textId="6D7D842D" w:rsidR="00447697" w:rsidRDefault="00BE6F0B">
      <w:pPr>
        <w:pStyle w:val="ListParagraph"/>
        <w:numPr>
          <w:ilvl w:val="3"/>
          <w:numId w:val="33"/>
        </w:numPr>
        <w:tabs>
          <w:tab w:val="left" w:pos="2161"/>
        </w:tabs>
        <w:spacing w:before="205" w:line="319" w:lineRule="auto"/>
        <w:ind w:right="1441" w:hanging="360"/>
        <w:jc w:val="both"/>
        <w:rPr>
          <w:sz w:val="21"/>
        </w:rPr>
      </w:pPr>
      <w:r>
        <w:rPr>
          <w:sz w:val="21"/>
        </w:rPr>
        <w:t xml:space="preserve">No </w:t>
      </w:r>
      <w:ins w:id="1200" w:author="DELL" w:date="2025-07-03T11:42:00Z" w16du:dateUtc="2025-07-03T06:42:00Z">
        <w:r w:rsidR="00471EA0">
          <w:rPr>
            <w:sz w:val="21"/>
          </w:rPr>
          <w:t xml:space="preserve">WRC </w:t>
        </w:r>
      </w:ins>
      <w:r>
        <w:rPr>
          <w:sz w:val="21"/>
        </w:rPr>
        <w:t xml:space="preserve">employee shall be </w:t>
      </w:r>
      <w:del w:id="1201" w:author="DELL" w:date="2025-07-03T11:42:00Z" w16du:dateUtc="2025-07-03T06:42:00Z">
        <w:r w:rsidDel="006D5191">
          <w:rPr>
            <w:sz w:val="21"/>
          </w:rPr>
          <w:delText>insubordinate</w:delText>
        </w:r>
      </w:del>
      <w:ins w:id="1202" w:author="DELL" w:date="2025-07-03T11:42:00Z" w16du:dateUtc="2025-07-03T06:42:00Z">
        <w:r w:rsidR="006D5191">
          <w:rPr>
            <w:sz w:val="21"/>
          </w:rPr>
          <w:t>disobedient</w:t>
        </w:r>
      </w:ins>
      <w:r>
        <w:rPr>
          <w:sz w:val="21"/>
        </w:rPr>
        <w:t>, which is failure to obey a direct lawful order of a</w:t>
      </w:r>
      <w:r>
        <w:rPr>
          <w:spacing w:val="1"/>
          <w:sz w:val="21"/>
        </w:rPr>
        <w:t xml:space="preserve"> </w:t>
      </w:r>
      <w:r>
        <w:rPr>
          <w:sz w:val="21"/>
        </w:rPr>
        <w:t>supervisor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someone</w:t>
      </w:r>
      <w:r>
        <w:rPr>
          <w:spacing w:val="-1"/>
          <w:sz w:val="21"/>
        </w:rPr>
        <w:t xml:space="preserve"> </w:t>
      </w:r>
      <w:r>
        <w:rPr>
          <w:sz w:val="21"/>
        </w:rPr>
        <w:t>higher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responsibility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authority.</w:t>
      </w:r>
    </w:p>
    <w:p w14:paraId="334FADBA" w14:textId="0CF52C86" w:rsidR="00447697" w:rsidRDefault="0068446B">
      <w:pPr>
        <w:pStyle w:val="ListParagraph"/>
        <w:numPr>
          <w:ilvl w:val="3"/>
          <w:numId w:val="33"/>
        </w:numPr>
        <w:tabs>
          <w:tab w:val="left" w:pos="2161"/>
        </w:tabs>
        <w:spacing w:before="203" w:line="319" w:lineRule="auto"/>
        <w:ind w:right="1440" w:hanging="360"/>
        <w:jc w:val="both"/>
        <w:rPr>
          <w:sz w:val="21"/>
        </w:rPr>
      </w:pPr>
      <w:ins w:id="1203" w:author="DELL" w:date="2025-07-03T11:43:00Z" w16du:dateUtc="2025-07-03T06:43:00Z">
        <w:r>
          <w:rPr>
            <w:sz w:val="21"/>
          </w:rPr>
          <w:t xml:space="preserve">WRC </w:t>
        </w:r>
      </w:ins>
      <w:del w:id="1204" w:author="DELL" w:date="2025-07-03T11:43:00Z" w16du:dateUtc="2025-07-03T06:43:00Z">
        <w:r w:rsidR="00BE6F0B" w:rsidDel="0068446B">
          <w:rPr>
            <w:sz w:val="21"/>
          </w:rPr>
          <w:delText>E</w:delText>
        </w:r>
      </w:del>
      <w:ins w:id="1205" w:author="DELL" w:date="2025-07-03T11:43:00Z" w16du:dateUtc="2025-07-03T06:43:00Z">
        <w:r>
          <w:rPr>
            <w:sz w:val="21"/>
          </w:rPr>
          <w:t>e</w:t>
        </w:r>
      </w:ins>
      <w:r w:rsidR="00BE6F0B">
        <w:rPr>
          <w:sz w:val="21"/>
        </w:rPr>
        <w:t xml:space="preserve">mployees shall not engage in negligent or careless </w:t>
      </w:r>
      <w:proofErr w:type="spellStart"/>
      <w:r w:rsidR="00BE6F0B">
        <w:rPr>
          <w:sz w:val="21"/>
        </w:rPr>
        <w:t>behaviour</w:t>
      </w:r>
      <w:proofErr w:type="spellEnd"/>
      <w:r w:rsidR="00BE6F0B">
        <w:rPr>
          <w:sz w:val="21"/>
        </w:rPr>
        <w:t xml:space="preserve"> or unsafe practices which</w:t>
      </w:r>
      <w:r w:rsidR="00BE6F0B">
        <w:rPr>
          <w:spacing w:val="-56"/>
          <w:sz w:val="21"/>
        </w:rPr>
        <w:t xml:space="preserve"> </w:t>
      </w:r>
      <w:ins w:id="1206" w:author="DELL" w:date="2025-07-03T11:43:00Z" w16du:dateUtc="2025-07-03T06:43:00Z">
        <w:r>
          <w:rPr>
            <w:spacing w:val="-56"/>
            <w:sz w:val="21"/>
          </w:rPr>
          <w:t xml:space="preserve">               </w:t>
        </w:r>
      </w:ins>
      <w:r w:rsidR="00BE6F0B">
        <w:rPr>
          <w:sz w:val="21"/>
        </w:rPr>
        <w:t>endanger</w:t>
      </w:r>
      <w:r w:rsidR="00BE6F0B">
        <w:rPr>
          <w:spacing w:val="-1"/>
          <w:sz w:val="21"/>
        </w:rPr>
        <w:t xml:space="preserve"> </w:t>
      </w:r>
      <w:r w:rsidR="00BE6F0B">
        <w:rPr>
          <w:sz w:val="21"/>
        </w:rPr>
        <w:t>the</w:t>
      </w:r>
      <w:r w:rsidR="00BE6F0B">
        <w:rPr>
          <w:spacing w:val="-1"/>
          <w:sz w:val="21"/>
        </w:rPr>
        <w:t xml:space="preserve"> </w:t>
      </w:r>
      <w:r w:rsidR="00BE6F0B">
        <w:rPr>
          <w:sz w:val="21"/>
        </w:rPr>
        <w:t>employee,</w:t>
      </w:r>
      <w:r w:rsidR="00BE6F0B">
        <w:rPr>
          <w:spacing w:val="-2"/>
          <w:sz w:val="21"/>
        </w:rPr>
        <w:t xml:space="preserve"> </w:t>
      </w:r>
      <w:r w:rsidR="00BE6F0B">
        <w:rPr>
          <w:sz w:val="21"/>
        </w:rPr>
        <w:t>other</w:t>
      </w:r>
      <w:r w:rsidR="00BE6F0B">
        <w:rPr>
          <w:spacing w:val="-2"/>
          <w:sz w:val="21"/>
        </w:rPr>
        <w:t xml:space="preserve"> </w:t>
      </w:r>
      <w:r w:rsidR="00BE6F0B">
        <w:rPr>
          <w:sz w:val="21"/>
        </w:rPr>
        <w:t>employees,</w:t>
      </w:r>
      <w:r w:rsidR="00BE6F0B">
        <w:rPr>
          <w:spacing w:val="-2"/>
          <w:sz w:val="21"/>
        </w:rPr>
        <w:t xml:space="preserve"> </w:t>
      </w:r>
      <w:r w:rsidR="00BE6F0B">
        <w:rPr>
          <w:sz w:val="21"/>
        </w:rPr>
        <w:t>or</w:t>
      </w:r>
      <w:r w:rsidR="00BE6F0B">
        <w:rPr>
          <w:spacing w:val="-2"/>
          <w:sz w:val="21"/>
        </w:rPr>
        <w:t xml:space="preserve"> </w:t>
      </w:r>
      <w:r w:rsidR="00BE6F0B">
        <w:rPr>
          <w:sz w:val="21"/>
        </w:rPr>
        <w:t>members</w:t>
      </w:r>
      <w:r w:rsidR="00BE6F0B">
        <w:rPr>
          <w:spacing w:val="-2"/>
          <w:sz w:val="21"/>
        </w:rPr>
        <w:t xml:space="preserve"> </w:t>
      </w:r>
      <w:r w:rsidR="00BE6F0B">
        <w:rPr>
          <w:sz w:val="21"/>
        </w:rPr>
        <w:t>of the</w:t>
      </w:r>
      <w:r w:rsidR="00BE6F0B">
        <w:rPr>
          <w:spacing w:val="-1"/>
          <w:sz w:val="21"/>
        </w:rPr>
        <w:t xml:space="preserve"> </w:t>
      </w:r>
      <w:r w:rsidR="00BE6F0B">
        <w:rPr>
          <w:sz w:val="21"/>
        </w:rPr>
        <w:t>public.</w:t>
      </w:r>
    </w:p>
    <w:p w14:paraId="12C88740" w14:textId="63A207DE" w:rsidR="00447697" w:rsidRDefault="00C17A5E">
      <w:pPr>
        <w:pStyle w:val="ListParagraph"/>
        <w:numPr>
          <w:ilvl w:val="3"/>
          <w:numId w:val="33"/>
        </w:numPr>
        <w:tabs>
          <w:tab w:val="left" w:pos="2161"/>
        </w:tabs>
        <w:spacing w:before="202" w:line="314" w:lineRule="auto"/>
        <w:ind w:right="1435" w:hanging="360"/>
        <w:jc w:val="both"/>
        <w:rPr>
          <w:sz w:val="21"/>
        </w:rPr>
      </w:pPr>
      <w:ins w:id="1207" w:author="DELL" w:date="2025-07-03T11:43:00Z" w16du:dateUtc="2025-07-03T06:43:00Z">
        <w:r>
          <w:rPr>
            <w:sz w:val="21"/>
          </w:rPr>
          <w:t xml:space="preserve">WRC </w:t>
        </w:r>
      </w:ins>
      <w:del w:id="1208" w:author="DELL" w:date="2025-07-03T11:43:00Z" w16du:dateUtc="2025-07-03T06:43:00Z">
        <w:r w:rsidR="00BE6F0B" w:rsidDel="00C17A5E">
          <w:rPr>
            <w:sz w:val="21"/>
          </w:rPr>
          <w:delText>E</w:delText>
        </w:r>
      </w:del>
      <w:ins w:id="1209" w:author="DELL" w:date="2025-07-03T11:43:00Z" w16du:dateUtc="2025-07-03T06:43:00Z">
        <w:r>
          <w:rPr>
            <w:sz w:val="21"/>
          </w:rPr>
          <w:t>e</w:t>
        </w:r>
      </w:ins>
      <w:r w:rsidR="00BE6F0B">
        <w:rPr>
          <w:sz w:val="21"/>
        </w:rPr>
        <w:t>mployees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shall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not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abuse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legitimate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grievance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processes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resulting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in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repeated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unsubstantiated</w:t>
      </w:r>
      <w:r w:rsidR="00BE6F0B">
        <w:rPr>
          <w:spacing w:val="-2"/>
          <w:sz w:val="21"/>
        </w:rPr>
        <w:t xml:space="preserve"> </w:t>
      </w:r>
      <w:r w:rsidR="00BE6F0B">
        <w:rPr>
          <w:sz w:val="21"/>
        </w:rPr>
        <w:t>claims.</w:t>
      </w:r>
    </w:p>
    <w:p w14:paraId="31F94B16" w14:textId="6FC9E18B" w:rsidR="00447697" w:rsidRDefault="00A222AD">
      <w:pPr>
        <w:pStyle w:val="ListParagraph"/>
        <w:numPr>
          <w:ilvl w:val="3"/>
          <w:numId w:val="33"/>
        </w:numPr>
        <w:tabs>
          <w:tab w:val="left" w:pos="2161"/>
        </w:tabs>
        <w:spacing w:before="213" w:line="314" w:lineRule="auto"/>
        <w:ind w:right="1442" w:hanging="360"/>
        <w:jc w:val="both"/>
        <w:rPr>
          <w:sz w:val="21"/>
        </w:rPr>
      </w:pPr>
      <w:ins w:id="1210" w:author="DELL" w:date="2025-07-03T11:43:00Z" w16du:dateUtc="2025-07-03T06:43:00Z">
        <w:r>
          <w:rPr>
            <w:sz w:val="21"/>
          </w:rPr>
          <w:t xml:space="preserve">WRC </w:t>
        </w:r>
      </w:ins>
      <w:del w:id="1211" w:author="DELL" w:date="2025-07-03T11:43:00Z" w16du:dateUtc="2025-07-03T06:43:00Z">
        <w:r w:rsidR="00BE6F0B" w:rsidDel="00A222AD">
          <w:rPr>
            <w:sz w:val="21"/>
          </w:rPr>
          <w:delText>E</w:delText>
        </w:r>
      </w:del>
      <w:ins w:id="1212" w:author="DELL" w:date="2025-07-03T11:43:00Z" w16du:dateUtc="2025-07-03T06:43:00Z">
        <w:r>
          <w:rPr>
            <w:sz w:val="21"/>
          </w:rPr>
          <w:t>e</w:t>
        </w:r>
      </w:ins>
      <w:r w:rsidR="00BE6F0B">
        <w:rPr>
          <w:sz w:val="21"/>
        </w:rPr>
        <w:t>mployees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shall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make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themselves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available,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participate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fully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in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all</w:t>
      </w:r>
      <w:r w:rsidR="00BE6F0B">
        <w:rPr>
          <w:spacing w:val="58"/>
          <w:sz w:val="21"/>
        </w:rPr>
        <w:t xml:space="preserve"> </w:t>
      </w:r>
      <w:r w:rsidR="00BE6F0B">
        <w:rPr>
          <w:sz w:val="21"/>
        </w:rPr>
        <w:t>administrative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inquiries</w:t>
      </w:r>
      <w:r w:rsidR="00BE6F0B">
        <w:rPr>
          <w:spacing w:val="-2"/>
          <w:sz w:val="21"/>
        </w:rPr>
        <w:t xml:space="preserve"> </w:t>
      </w:r>
      <w:r w:rsidR="00BE6F0B">
        <w:rPr>
          <w:sz w:val="21"/>
        </w:rPr>
        <w:t>and</w:t>
      </w:r>
      <w:r w:rsidR="00BE6F0B">
        <w:rPr>
          <w:spacing w:val="-1"/>
          <w:sz w:val="21"/>
        </w:rPr>
        <w:t xml:space="preserve"> </w:t>
      </w:r>
      <w:r w:rsidR="00BE6F0B">
        <w:rPr>
          <w:sz w:val="21"/>
        </w:rPr>
        <w:t>be</w:t>
      </w:r>
      <w:r w:rsidR="00BE6F0B">
        <w:rPr>
          <w:spacing w:val="-1"/>
          <w:sz w:val="21"/>
        </w:rPr>
        <w:t xml:space="preserve"> </w:t>
      </w:r>
      <w:r w:rsidR="00BE6F0B">
        <w:rPr>
          <w:sz w:val="21"/>
        </w:rPr>
        <w:t>completely</w:t>
      </w:r>
      <w:r w:rsidR="00BE6F0B">
        <w:rPr>
          <w:spacing w:val="-4"/>
          <w:sz w:val="21"/>
        </w:rPr>
        <w:t xml:space="preserve"> </w:t>
      </w:r>
      <w:r w:rsidR="00BE6F0B">
        <w:rPr>
          <w:sz w:val="21"/>
        </w:rPr>
        <w:t>honest</w:t>
      </w:r>
      <w:r w:rsidR="00BE6F0B">
        <w:rPr>
          <w:spacing w:val="-2"/>
          <w:sz w:val="21"/>
        </w:rPr>
        <w:t xml:space="preserve"> </w:t>
      </w:r>
      <w:r w:rsidR="00BE6F0B">
        <w:rPr>
          <w:sz w:val="21"/>
        </w:rPr>
        <w:t>in</w:t>
      </w:r>
      <w:r w:rsidR="00BE6F0B">
        <w:rPr>
          <w:spacing w:val="-1"/>
          <w:sz w:val="21"/>
        </w:rPr>
        <w:t xml:space="preserve"> </w:t>
      </w:r>
      <w:r w:rsidR="00BE6F0B">
        <w:rPr>
          <w:sz w:val="21"/>
        </w:rPr>
        <w:t>said</w:t>
      </w:r>
      <w:r w:rsidR="00BE6F0B">
        <w:rPr>
          <w:spacing w:val="-1"/>
          <w:sz w:val="21"/>
        </w:rPr>
        <w:t xml:space="preserve"> </w:t>
      </w:r>
      <w:r w:rsidR="00BE6F0B">
        <w:rPr>
          <w:sz w:val="21"/>
        </w:rPr>
        <w:t>participation.</w:t>
      </w:r>
    </w:p>
    <w:p w14:paraId="43C2649B" w14:textId="021A64CE" w:rsidR="00447697" w:rsidRDefault="00BE6F0B">
      <w:pPr>
        <w:pStyle w:val="ListParagraph"/>
        <w:numPr>
          <w:ilvl w:val="3"/>
          <w:numId w:val="33"/>
        </w:numPr>
        <w:tabs>
          <w:tab w:val="left" w:pos="2161"/>
        </w:tabs>
        <w:spacing w:before="212" w:line="312" w:lineRule="auto"/>
        <w:ind w:right="1433" w:hanging="360"/>
        <w:jc w:val="both"/>
        <w:rPr>
          <w:sz w:val="21"/>
        </w:rPr>
      </w:pPr>
      <w:r>
        <w:rPr>
          <w:sz w:val="21"/>
        </w:rPr>
        <w:t>All</w:t>
      </w:r>
      <w:r>
        <w:rPr>
          <w:spacing w:val="1"/>
          <w:sz w:val="21"/>
        </w:rPr>
        <w:t xml:space="preserve"> </w:t>
      </w:r>
      <w:ins w:id="1213" w:author="DELL" w:date="2025-07-03T11:44:00Z" w16du:dateUtc="2025-07-03T06:44:00Z">
        <w:r w:rsidR="00AA760A">
          <w:rPr>
            <w:spacing w:val="1"/>
            <w:sz w:val="21"/>
          </w:rPr>
          <w:t xml:space="preserve">WRC </w:t>
        </w:r>
      </w:ins>
      <w:r>
        <w:rPr>
          <w:sz w:val="21"/>
        </w:rPr>
        <w:t>employees</w:t>
      </w:r>
      <w:r>
        <w:rPr>
          <w:spacing w:val="1"/>
          <w:sz w:val="21"/>
        </w:rPr>
        <w:t xml:space="preserve"> </w:t>
      </w:r>
      <w:r>
        <w:rPr>
          <w:sz w:val="21"/>
        </w:rPr>
        <w:t>shall</w:t>
      </w:r>
      <w:r>
        <w:rPr>
          <w:spacing w:val="1"/>
          <w:sz w:val="21"/>
        </w:rPr>
        <w:t xml:space="preserve"> </w:t>
      </w:r>
      <w:r>
        <w:rPr>
          <w:sz w:val="21"/>
        </w:rPr>
        <w:t>immediately</w:t>
      </w:r>
      <w:r>
        <w:rPr>
          <w:spacing w:val="1"/>
          <w:sz w:val="21"/>
        </w:rPr>
        <w:t xml:space="preserve"> </w:t>
      </w:r>
      <w:r>
        <w:rPr>
          <w:sz w:val="21"/>
        </w:rPr>
        <w:t>notify</w:t>
      </w:r>
      <w:r>
        <w:rPr>
          <w:spacing w:val="1"/>
          <w:sz w:val="21"/>
        </w:rPr>
        <w:t xml:space="preserve"> </w:t>
      </w:r>
      <w:r>
        <w:rPr>
          <w:sz w:val="21"/>
        </w:rPr>
        <w:t>their</w:t>
      </w:r>
      <w:r>
        <w:rPr>
          <w:spacing w:val="1"/>
          <w:sz w:val="21"/>
        </w:rPr>
        <w:t xml:space="preserve"> </w:t>
      </w:r>
      <w:r>
        <w:rPr>
          <w:sz w:val="21"/>
        </w:rPr>
        <w:t>supervisor</w:t>
      </w:r>
      <w:r>
        <w:rPr>
          <w:spacing w:val="1"/>
          <w:sz w:val="21"/>
        </w:rPr>
        <w:t xml:space="preserve"> </w:t>
      </w:r>
      <w:r>
        <w:rPr>
          <w:sz w:val="21"/>
        </w:rPr>
        <w:t>or</w:t>
      </w:r>
      <w:r>
        <w:rPr>
          <w:spacing w:val="1"/>
          <w:sz w:val="21"/>
        </w:rPr>
        <w:t xml:space="preserve"> </w:t>
      </w:r>
      <w:r>
        <w:rPr>
          <w:sz w:val="21"/>
        </w:rPr>
        <w:t>appropriate</w:t>
      </w:r>
      <w:r>
        <w:rPr>
          <w:spacing w:val="1"/>
          <w:sz w:val="21"/>
        </w:rPr>
        <w:t xml:space="preserve"> </w:t>
      </w:r>
      <w:r>
        <w:rPr>
          <w:sz w:val="21"/>
        </w:rPr>
        <w:t>Management</w:t>
      </w:r>
      <w:r>
        <w:rPr>
          <w:spacing w:val="1"/>
          <w:sz w:val="21"/>
        </w:rPr>
        <w:t xml:space="preserve"> </w:t>
      </w:r>
      <w:r>
        <w:rPr>
          <w:sz w:val="21"/>
        </w:rPr>
        <w:t>representative</w:t>
      </w:r>
      <w:r>
        <w:rPr>
          <w:spacing w:val="-2"/>
          <w:sz w:val="21"/>
        </w:rPr>
        <w:t xml:space="preserve"> </w:t>
      </w:r>
      <w:r>
        <w:rPr>
          <w:sz w:val="21"/>
        </w:rPr>
        <w:t>following</w:t>
      </w:r>
      <w:r>
        <w:rPr>
          <w:spacing w:val="-1"/>
          <w:sz w:val="21"/>
        </w:rPr>
        <w:t xml:space="preserve"> </w:t>
      </w:r>
      <w:r>
        <w:rPr>
          <w:sz w:val="21"/>
        </w:rPr>
        <w:t>any</w:t>
      </w:r>
      <w:r>
        <w:rPr>
          <w:spacing w:val="-4"/>
          <w:sz w:val="21"/>
        </w:rPr>
        <w:t xml:space="preserve"> </w:t>
      </w:r>
      <w:r>
        <w:rPr>
          <w:sz w:val="21"/>
        </w:rPr>
        <w:t>accident.</w:t>
      </w:r>
    </w:p>
    <w:p w14:paraId="139A7171" w14:textId="77777777" w:rsidR="00447697" w:rsidRDefault="00447697">
      <w:pPr>
        <w:pStyle w:val="BodyText"/>
        <w:spacing w:before="10"/>
        <w:rPr>
          <w:sz w:val="18"/>
        </w:rPr>
      </w:pPr>
    </w:p>
    <w:p w14:paraId="26FEBB71" w14:textId="48165481" w:rsidR="00447697" w:rsidRDefault="00BE6F0B">
      <w:pPr>
        <w:pStyle w:val="ListParagraph"/>
        <w:numPr>
          <w:ilvl w:val="3"/>
          <w:numId w:val="33"/>
        </w:numPr>
        <w:tabs>
          <w:tab w:val="left" w:pos="2161"/>
        </w:tabs>
        <w:spacing w:line="314" w:lineRule="auto"/>
        <w:ind w:right="1420" w:hanging="360"/>
        <w:jc w:val="both"/>
        <w:rPr>
          <w:sz w:val="21"/>
        </w:rPr>
      </w:pPr>
      <w:r>
        <w:rPr>
          <w:sz w:val="21"/>
        </w:rPr>
        <w:t xml:space="preserve">No </w:t>
      </w:r>
      <w:del w:id="1214" w:author="DELL" w:date="2025-07-03T11:44:00Z" w16du:dateUtc="2025-07-03T06:44:00Z">
        <w:r w:rsidDel="003F6CD3">
          <w:rPr>
            <w:sz w:val="21"/>
          </w:rPr>
          <w:delText>organization</w:delText>
        </w:r>
      </w:del>
      <w:ins w:id="1215" w:author="DELL" w:date="2025-07-03T11:44:00Z" w16du:dateUtc="2025-07-03T06:44:00Z">
        <w:r w:rsidR="003F6CD3">
          <w:rPr>
            <w:sz w:val="21"/>
          </w:rPr>
          <w:t>WRC</w:t>
        </w:r>
      </w:ins>
      <w:r>
        <w:rPr>
          <w:sz w:val="21"/>
        </w:rPr>
        <w:t xml:space="preserve"> employee</w:t>
      </w:r>
      <w:ins w:id="1216" w:author="DELL" w:date="2025-07-03T11:44:00Z" w16du:dateUtc="2025-07-03T06:44:00Z">
        <w:r w:rsidR="00A17970">
          <w:rPr>
            <w:sz w:val="21"/>
          </w:rPr>
          <w:t>/</w:t>
        </w:r>
      </w:ins>
      <w:r>
        <w:rPr>
          <w:sz w:val="21"/>
        </w:rPr>
        <w:t>s shall solicit anything of value from a citizen or business for</w:t>
      </w:r>
      <w:r>
        <w:rPr>
          <w:spacing w:val="1"/>
          <w:sz w:val="21"/>
        </w:rPr>
        <w:t xml:space="preserve"> </w:t>
      </w:r>
      <w:r>
        <w:rPr>
          <w:sz w:val="21"/>
        </w:rPr>
        <w:t>services</w:t>
      </w:r>
      <w:r>
        <w:rPr>
          <w:spacing w:val="-2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del w:id="1217" w:author="DELL" w:date="2025-07-03T11:44:00Z" w16du:dateUtc="2025-07-03T06:44:00Z">
        <w:r w:rsidDel="00A17970">
          <w:rPr>
            <w:sz w:val="21"/>
          </w:rPr>
          <w:delText>the</w:delText>
        </w:r>
        <w:r w:rsidDel="00A17970">
          <w:rPr>
            <w:spacing w:val="-1"/>
            <w:sz w:val="21"/>
          </w:rPr>
          <w:delText xml:space="preserve"> </w:delText>
        </w:r>
        <w:r w:rsidDel="00A17970">
          <w:rPr>
            <w:sz w:val="21"/>
          </w:rPr>
          <w:delText>organization</w:delText>
        </w:r>
      </w:del>
      <w:ins w:id="1218" w:author="DELL" w:date="2025-07-03T11:44:00Z" w16du:dateUtc="2025-07-03T06:44:00Z">
        <w:r w:rsidR="00A17970">
          <w:rPr>
            <w:sz w:val="21"/>
          </w:rPr>
          <w:t>WRC</w:t>
        </w:r>
      </w:ins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expected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provide.</w:t>
      </w:r>
    </w:p>
    <w:p w14:paraId="1569AB28" w14:textId="69409555" w:rsidR="00447697" w:rsidRDefault="00BE6F0B">
      <w:pPr>
        <w:pStyle w:val="ListParagraph"/>
        <w:numPr>
          <w:ilvl w:val="3"/>
          <w:numId w:val="33"/>
        </w:numPr>
        <w:tabs>
          <w:tab w:val="left" w:pos="2161"/>
        </w:tabs>
        <w:spacing w:before="210" w:line="314" w:lineRule="auto"/>
        <w:ind w:right="1435" w:hanging="360"/>
        <w:jc w:val="both"/>
        <w:rPr>
          <w:sz w:val="21"/>
        </w:rPr>
      </w:pPr>
      <w:r>
        <w:rPr>
          <w:sz w:val="21"/>
        </w:rPr>
        <w:t xml:space="preserve">No </w:t>
      </w:r>
      <w:del w:id="1219" w:author="DELL" w:date="2025-07-03T11:45:00Z" w16du:dateUtc="2025-07-03T06:45:00Z">
        <w:r w:rsidDel="00A71EFA">
          <w:rPr>
            <w:sz w:val="21"/>
          </w:rPr>
          <w:delText>organization</w:delText>
        </w:r>
      </w:del>
      <w:ins w:id="1220" w:author="DELL" w:date="2025-07-03T11:45:00Z" w16du:dateUtc="2025-07-03T06:45:00Z">
        <w:r w:rsidR="00A71EFA">
          <w:rPr>
            <w:sz w:val="21"/>
          </w:rPr>
          <w:t>WRC</w:t>
        </w:r>
      </w:ins>
      <w:r>
        <w:rPr>
          <w:sz w:val="21"/>
        </w:rPr>
        <w:t xml:space="preserve"> employee</w:t>
      </w:r>
      <w:ins w:id="1221" w:author="DELL" w:date="2025-07-03T11:45:00Z" w16du:dateUtc="2025-07-03T06:45:00Z">
        <w:r w:rsidR="00A71EFA">
          <w:rPr>
            <w:sz w:val="21"/>
          </w:rPr>
          <w:t>/</w:t>
        </w:r>
      </w:ins>
      <w:r>
        <w:rPr>
          <w:sz w:val="21"/>
        </w:rPr>
        <w:t>s shall use his</w:t>
      </w:r>
      <w:del w:id="1222" w:author="DELL" w:date="2025-07-03T11:45:00Z" w16du:dateUtc="2025-07-03T06:45:00Z">
        <w:r w:rsidDel="00A71EFA">
          <w:rPr>
            <w:sz w:val="21"/>
          </w:rPr>
          <w:delText xml:space="preserve"> or</w:delText>
        </w:r>
      </w:del>
      <w:ins w:id="1223" w:author="DELL" w:date="2025-07-03T11:45:00Z" w16du:dateUtc="2025-07-03T06:45:00Z">
        <w:r w:rsidR="00A71EFA">
          <w:rPr>
            <w:sz w:val="21"/>
          </w:rPr>
          <w:t>/</w:t>
        </w:r>
      </w:ins>
      <w:del w:id="1224" w:author="DELL" w:date="2025-07-03T11:45:00Z" w16du:dateUtc="2025-07-03T06:45:00Z">
        <w:r w:rsidDel="00A71EFA">
          <w:rPr>
            <w:sz w:val="21"/>
          </w:rPr>
          <w:delText xml:space="preserve"> </w:delText>
        </w:r>
      </w:del>
      <w:r>
        <w:rPr>
          <w:sz w:val="21"/>
        </w:rPr>
        <w:t>her position to coerce or abuse another</w:t>
      </w:r>
      <w:r>
        <w:rPr>
          <w:spacing w:val="1"/>
          <w:sz w:val="21"/>
        </w:rPr>
        <w:t xml:space="preserve"> </w:t>
      </w:r>
      <w:r>
        <w:rPr>
          <w:sz w:val="21"/>
        </w:rPr>
        <w:t>person.</w:t>
      </w:r>
    </w:p>
    <w:p w14:paraId="11D7CD7D" w14:textId="7AEBCB3C" w:rsidR="00447697" w:rsidRDefault="00A71EFA">
      <w:pPr>
        <w:pStyle w:val="ListParagraph"/>
        <w:numPr>
          <w:ilvl w:val="3"/>
          <w:numId w:val="33"/>
        </w:numPr>
        <w:tabs>
          <w:tab w:val="left" w:pos="2161"/>
        </w:tabs>
        <w:spacing w:before="212" w:line="338" w:lineRule="auto"/>
        <w:ind w:right="1441" w:hanging="360"/>
        <w:jc w:val="both"/>
        <w:rPr>
          <w:sz w:val="21"/>
        </w:rPr>
      </w:pPr>
      <w:ins w:id="1225" w:author="DELL" w:date="2025-07-03T11:45:00Z" w16du:dateUtc="2025-07-03T06:45:00Z">
        <w:r>
          <w:rPr>
            <w:sz w:val="21"/>
          </w:rPr>
          <w:t xml:space="preserve">WRC </w:t>
        </w:r>
      </w:ins>
      <w:del w:id="1226" w:author="DELL" w:date="2025-07-03T11:45:00Z" w16du:dateUtc="2025-07-03T06:45:00Z">
        <w:r w:rsidR="00BE6F0B" w:rsidDel="00A71EFA">
          <w:rPr>
            <w:sz w:val="21"/>
          </w:rPr>
          <w:delText>E</w:delText>
        </w:r>
      </w:del>
      <w:ins w:id="1227" w:author="DELL" w:date="2025-07-03T11:45:00Z" w16du:dateUtc="2025-07-03T06:45:00Z">
        <w:r>
          <w:rPr>
            <w:sz w:val="21"/>
          </w:rPr>
          <w:t>e</w:t>
        </w:r>
      </w:ins>
      <w:r w:rsidR="00BE6F0B">
        <w:rPr>
          <w:sz w:val="21"/>
        </w:rPr>
        <w:t>mployee</w:t>
      </w:r>
      <w:ins w:id="1228" w:author="DELL" w:date="2025-07-03T11:45:00Z" w16du:dateUtc="2025-07-03T06:45:00Z">
        <w:r w:rsidR="005B287F">
          <w:rPr>
            <w:sz w:val="21"/>
          </w:rPr>
          <w:t>/</w:t>
        </w:r>
      </w:ins>
      <w:r w:rsidR="00BE6F0B">
        <w:rPr>
          <w:sz w:val="21"/>
        </w:rPr>
        <w:t xml:space="preserve">s shall not remove </w:t>
      </w:r>
      <w:del w:id="1229" w:author="DELL" w:date="2025-07-03T11:45:00Z" w16du:dateUtc="2025-07-03T06:45:00Z">
        <w:r w:rsidR="00BE6F0B" w:rsidDel="005B287F">
          <w:rPr>
            <w:sz w:val="21"/>
          </w:rPr>
          <w:delText>organization</w:delText>
        </w:r>
      </w:del>
      <w:ins w:id="1230" w:author="DELL" w:date="2025-07-03T11:45:00Z" w16du:dateUtc="2025-07-03T06:45:00Z">
        <w:r w:rsidR="005B287F">
          <w:rPr>
            <w:sz w:val="21"/>
          </w:rPr>
          <w:t>WRC</w:t>
        </w:r>
      </w:ins>
      <w:r w:rsidR="00BE6F0B">
        <w:rPr>
          <w:sz w:val="21"/>
        </w:rPr>
        <w:t xml:space="preserve"> property from its assigned places for personal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 xml:space="preserve">use. Defacing or destroying </w:t>
      </w:r>
      <w:del w:id="1231" w:author="DELL" w:date="2025-07-03T11:45:00Z" w16du:dateUtc="2025-07-03T06:45:00Z">
        <w:r w:rsidR="00BE6F0B" w:rsidDel="005B287F">
          <w:rPr>
            <w:sz w:val="21"/>
          </w:rPr>
          <w:delText>organization</w:delText>
        </w:r>
      </w:del>
      <w:ins w:id="1232" w:author="DELL" w:date="2025-07-03T11:45:00Z" w16du:dateUtc="2025-07-03T06:45:00Z">
        <w:r w:rsidR="005B287F">
          <w:rPr>
            <w:sz w:val="21"/>
          </w:rPr>
          <w:t>WRC’s</w:t>
        </w:r>
      </w:ins>
      <w:r w:rsidR="00BE6F0B">
        <w:rPr>
          <w:sz w:val="21"/>
        </w:rPr>
        <w:t xml:space="preserve"> property is vandalism and shall be dealt with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strictly.</w:t>
      </w:r>
    </w:p>
    <w:p w14:paraId="1EF2F17B" w14:textId="1F49B7E5" w:rsidR="00447697" w:rsidRDefault="00AA4432">
      <w:pPr>
        <w:pStyle w:val="ListParagraph"/>
        <w:numPr>
          <w:ilvl w:val="3"/>
          <w:numId w:val="33"/>
        </w:numPr>
        <w:tabs>
          <w:tab w:val="left" w:pos="2161"/>
        </w:tabs>
        <w:spacing w:before="184" w:line="338" w:lineRule="auto"/>
        <w:ind w:right="1437" w:hanging="360"/>
        <w:jc w:val="both"/>
        <w:rPr>
          <w:sz w:val="21"/>
        </w:rPr>
      </w:pPr>
      <w:ins w:id="1233" w:author="DELL" w:date="2025-07-03T11:46:00Z" w16du:dateUtc="2025-07-03T06:46:00Z">
        <w:r>
          <w:rPr>
            <w:sz w:val="21"/>
          </w:rPr>
          <w:t xml:space="preserve">WRC </w:t>
        </w:r>
      </w:ins>
      <w:del w:id="1234" w:author="DELL" w:date="2025-07-03T11:46:00Z" w16du:dateUtc="2025-07-03T06:46:00Z">
        <w:r w:rsidR="00BE6F0B" w:rsidDel="00AA4432">
          <w:rPr>
            <w:sz w:val="21"/>
          </w:rPr>
          <w:delText>E</w:delText>
        </w:r>
      </w:del>
      <w:ins w:id="1235" w:author="DELL" w:date="2025-07-03T11:46:00Z" w16du:dateUtc="2025-07-03T06:46:00Z">
        <w:r>
          <w:rPr>
            <w:sz w:val="21"/>
          </w:rPr>
          <w:t>e</w:t>
        </w:r>
      </w:ins>
      <w:r w:rsidR="00BE6F0B">
        <w:rPr>
          <w:sz w:val="21"/>
        </w:rPr>
        <w:t xml:space="preserve">mployees shall not fight, engage in unbecoming acts, display rude </w:t>
      </w:r>
      <w:proofErr w:type="spellStart"/>
      <w:r w:rsidR="00BE6F0B">
        <w:rPr>
          <w:sz w:val="21"/>
        </w:rPr>
        <w:t>behaviour</w:t>
      </w:r>
      <w:proofErr w:type="spellEnd"/>
      <w:r w:rsidR="00BE6F0B">
        <w:rPr>
          <w:sz w:val="21"/>
        </w:rPr>
        <w:t>, use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abusive language, physically or sexually assault another person, gamble or make threats</w:t>
      </w:r>
      <w:r w:rsidR="00BE6F0B">
        <w:rPr>
          <w:spacing w:val="-56"/>
          <w:sz w:val="21"/>
        </w:rPr>
        <w:t xml:space="preserve"> </w:t>
      </w:r>
      <w:r w:rsidR="00BE6F0B">
        <w:rPr>
          <w:sz w:val="21"/>
        </w:rPr>
        <w:t>while</w:t>
      </w:r>
      <w:r w:rsidR="00BE6F0B">
        <w:rPr>
          <w:spacing w:val="-1"/>
          <w:sz w:val="21"/>
        </w:rPr>
        <w:t xml:space="preserve"> </w:t>
      </w:r>
      <w:r w:rsidR="00BE6F0B">
        <w:rPr>
          <w:sz w:val="21"/>
        </w:rPr>
        <w:t>on</w:t>
      </w:r>
      <w:r w:rsidR="00BE6F0B">
        <w:rPr>
          <w:spacing w:val="-1"/>
          <w:sz w:val="21"/>
        </w:rPr>
        <w:t xml:space="preserve"> </w:t>
      </w:r>
      <w:r w:rsidR="00BE6F0B">
        <w:rPr>
          <w:sz w:val="21"/>
        </w:rPr>
        <w:t>duty</w:t>
      </w:r>
      <w:r w:rsidR="00BE6F0B">
        <w:rPr>
          <w:spacing w:val="-4"/>
          <w:sz w:val="21"/>
        </w:rPr>
        <w:t xml:space="preserve"> </w:t>
      </w:r>
      <w:r w:rsidR="00BE6F0B">
        <w:rPr>
          <w:sz w:val="21"/>
        </w:rPr>
        <w:t>or</w:t>
      </w:r>
      <w:r w:rsidR="00BE6F0B">
        <w:rPr>
          <w:spacing w:val="-2"/>
          <w:sz w:val="21"/>
        </w:rPr>
        <w:t xml:space="preserve"> </w:t>
      </w:r>
      <w:r w:rsidR="00BE6F0B">
        <w:rPr>
          <w:sz w:val="21"/>
        </w:rPr>
        <w:t>on</w:t>
      </w:r>
      <w:r w:rsidR="00BE6F0B">
        <w:rPr>
          <w:spacing w:val="-1"/>
          <w:sz w:val="21"/>
        </w:rPr>
        <w:t xml:space="preserve"> </w:t>
      </w:r>
      <w:del w:id="1236" w:author="DELL" w:date="2025-07-03T11:46:00Z" w16du:dateUtc="2025-07-03T06:46:00Z">
        <w:r w:rsidR="00BE6F0B" w:rsidDel="001B76F2">
          <w:rPr>
            <w:sz w:val="21"/>
          </w:rPr>
          <w:delText>organization</w:delText>
        </w:r>
      </w:del>
      <w:ins w:id="1237" w:author="DELL" w:date="2025-07-03T11:46:00Z" w16du:dateUtc="2025-07-03T06:46:00Z">
        <w:r w:rsidR="001B76F2">
          <w:rPr>
            <w:sz w:val="21"/>
          </w:rPr>
          <w:t>WRC</w:t>
        </w:r>
      </w:ins>
      <w:r w:rsidR="00BE6F0B">
        <w:rPr>
          <w:spacing w:val="-1"/>
          <w:sz w:val="21"/>
        </w:rPr>
        <w:t xml:space="preserve"> </w:t>
      </w:r>
      <w:r w:rsidR="00BE6F0B">
        <w:rPr>
          <w:sz w:val="21"/>
        </w:rPr>
        <w:t>premises.</w:t>
      </w:r>
    </w:p>
    <w:p w14:paraId="6926B095" w14:textId="217D5DC2" w:rsidR="00447697" w:rsidRDefault="001714C2">
      <w:pPr>
        <w:pStyle w:val="ListParagraph"/>
        <w:numPr>
          <w:ilvl w:val="3"/>
          <w:numId w:val="33"/>
        </w:numPr>
        <w:tabs>
          <w:tab w:val="left" w:pos="2161"/>
        </w:tabs>
        <w:spacing w:before="183" w:line="319" w:lineRule="auto"/>
        <w:ind w:right="1436" w:hanging="360"/>
        <w:jc w:val="both"/>
        <w:rPr>
          <w:sz w:val="21"/>
        </w:rPr>
      </w:pPr>
      <w:ins w:id="1238" w:author="DELL" w:date="2025-07-03T11:46:00Z" w16du:dateUtc="2025-07-03T06:46:00Z">
        <w:r>
          <w:rPr>
            <w:sz w:val="21"/>
          </w:rPr>
          <w:t xml:space="preserve">WRC </w:t>
        </w:r>
      </w:ins>
      <w:del w:id="1239" w:author="DELL" w:date="2025-07-03T11:46:00Z" w16du:dateUtc="2025-07-03T06:46:00Z">
        <w:r w:rsidR="00BE6F0B" w:rsidDel="001714C2">
          <w:rPr>
            <w:sz w:val="21"/>
          </w:rPr>
          <w:delText>E</w:delText>
        </w:r>
      </w:del>
      <w:ins w:id="1240" w:author="DELL" w:date="2025-07-03T11:46:00Z" w16du:dateUtc="2025-07-03T06:46:00Z">
        <w:r>
          <w:rPr>
            <w:sz w:val="21"/>
          </w:rPr>
          <w:t>e</w:t>
        </w:r>
      </w:ins>
      <w:r w:rsidR="00BE6F0B">
        <w:rPr>
          <w:sz w:val="21"/>
        </w:rPr>
        <w:t>mployees shall not engage in unapproved soliciting or any partisan political activity at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work.</w:t>
      </w:r>
    </w:p>
    <w:p w14:paraId="0C51271D" w14:textId="5BB5B4DD" w:rsidR="00447697" w:rsidRDefault="0053172F">
      <w:pPr>
        <w:pStyle w:val="ListParagraph"/>
        <w:numPr>
          <w:ilvl w:val="3"/>
          <w:numId w:val="33"/>
        </w:numPr>
        <w:tabs>
          <w:tab w:val="left" w:pos="2161"/>
        </w:tabs>
        <w:spacing w:before="203" w:line="316" w:lineRule="auto"/>
        <w:ind w:right="1435" w:hanging="360"/>
        <w:jc w:val="both"/>
        <w:rPr>
          <w:sz w:val="21"/>
        </w:rPr>
      </w:pPr>
      <w:ins w:id="1241" w:author="DELL" w:date="2025-07-03T11:46:00Z" w16du:dateUtc="2025-07-03T06:46:00Z">
        <w:r>
          <w:rPr>
            <w:sz w:val="21"/>
          </w:rPr>
          <w:t xml:space="preserve">WRC </w:t>
        </w:r>
      </w:ins>
      <w:del w:id="1242" w:author="DELL" w:date="2025-07-03T11:46:00Z" w16du:dateUtc="2025-07-03T06:46:00Z">
        <w:r w:rsidR="00BE6F0B" w:rsidDel="0053172F">
          <w:rPr>
            <w:sz w:val="21"/>
          </w:rPr>
          <w:delText>E</w:delText>
        </w:r>
      </w:del>
      <w:ins w:id="1243" w:author="DELL" w:date="2025-07-03T11:46:00Z" w16du:dateUtc="2025-07-03T06:46:00Z">
        <w:r>
          <w:rPr>
            <w:sz w:val="21"/>
          </w:rPr>
          <w:t>e</w:t>
        </w:r>
      </w:ins>
      <w:r w:rsidR="00BE6F0B">
        <w:rPr>
          <w:sz w:val="21"/>
        </w:rPr>
        <w:t xml:space="preserve">mployees shall not place or display non-official notices in </w:t>
      </w:r>
      <w:del w:id="1244" w:author="DELL" w:date="2025-07-03T11:46:00Z" w16du:dateUtc="2025-07-03T06:46:00Z">
        <w:r w:rsidR="00BE6F0B" w:rsidDel="00113974">
          <w:rPr>
            <w:sz w:val="21"/>
          </w:rPr>
          <w:delText>organization</w:delText>
        </w:r>
      </w:del>
      <w:ins w:id="1245" w:author="DELL" w:date="2025-07-03T11:46:00Z" w16du:dateUtc="2025-07-03T06:46:00Z">
        <w:r w:rsidR="00113974">
          <w:rPr>
            <w:sz w:val="21"/>
          </w:rPr>
          <w:t>WRC</w:t>
        </w:r>
      </w:ins>
      <w:r w:rsidR="00BE6F0B">
        <w:rPr>
          <w:sz w:val="21"/>
        </w:rPr>
        <w:t xml:space="preserve"> premises without</w:t>
      </w:r>
      <w:r w:rsidR="00BE6F0B">
        <w:rPr>
          <w:spacing w:val="-56"/>
          <w:sz w:val="21"/>
        </w:rPr>
        <w:t xml:space="preserve"> </w:t>
      </w:r>
      <w:r w:rsidR="00BE6F0B">
        <w:rPr>
          <w:sz w:val="21"/>
        </w:rPr>
        <w:t>prior</w:t>
      </w:r>
      <w:r w:rsidR="00BE6F0B">
        <w:rPr>
          <w:spacing w:val="-3"/>
          <w:sz w:val="21"/>
        </w:rPr>
        <w:t xml:space="preserve"> </w:t>
      </w:r>
      <w:r w:rsidR="00BE6F0B">
        <w:rPr>
          <w:sz w:val="21"/>
        </w:rPr>
        <w:t>written</w:t>
      </w:r>
      <w:r w:rsidR="00BE6F0B">
        <w:rPr>
          <w:spacing w:val="-1"/>
          <w:sz w:val="21"/>
        </w:rPr>
        <w:t xml:space="preserve"> </w:t>
      </w:r>
      <w:r w:rsidR="00BE6F0B">
        <w:rPr>
          <w:sz w:val="21"/>
        </w:rPr>
        <w:t>approval from</w:t>
      </w:r>
      <w:r w:rsidR="00BE6F0B">
        <w:rPr>
          <w:spacing w:val="-4"/>
          <w:sz w:val="21"/>
        </w:rPr>
        <w:t xml:space="preserve"> </w:t>
      </w:r>
      <w:r w:rsidR="00BE6F0B">
        <w:rPr>
          <w:sz w:val="21"/>
        </w:rPr>
        <w:t>the</w:t>
      </w:r>
      <w:r w:rsidR="00BE6F0B">
        <w:rPr>
          <w:spacing w:val="-1"/>
          <w:sz w:val="21"/>
        </w:rPr>
        <w:t xml:space="preserve"> </w:t>
      </w:r>
      <w:r w:rsidR="00BE6F0B">
        <w:rPr>
          <w:sz w:val="21"/>
        </w:rPr>
        <w:t>appropriate</w:t>
      </w:r>
      <w:r w:rsidR="00BE6F0B">
        <w:rPr>
          <w:spacing w:val="-1"/>
          <w:sz w:val="21"/>
        </w:rPr>
        <w:t xml:space="preserve"> </w:t>
      </w:r>
      <w:r w:rsidR="00BE6F0B">
        <w:rPr>
          <w:sz w:val="21"/>
        </w:rPr>
        <w:t>authority.</w:t>
      </w:r>
    </w:p>
    <w:p w14:paraId="205634FD" w14:textId="79E6FA17" w:rsidR="00447697" w:rsidRDefault="00113974">
      <w:pPr>
        <w:pStyle w:val="ListParagraph"/>
        <w:numPr>
          <w:ilvl w:val="3"/>
          <w:numId w:val="33"/>
        </w:numPr>
        <w:tabs>
          <w:tab w:val="left" w:pos="2161"/>
        </w:tabs>
        <w:spacing w:before="207" w:line="316" w:lineRule="auto"/>
        <w:ind w:right="1439" w:hanging="360"/>
        <w:jc w:val="both"/>
        <w:rPr>
          <w:sz w:val="21"/>
        </w:rPr>
      </w:pPr>
      <w:ins w:id="1246" w:author="DELL" w:date="2025-07-03T11:47:00Z" w16du:dateUtc="2025-07-03T06:47:00Z">
        <w:r>
          <w:rPr>
            <w:sz w:val="21"/>
          </w:rPr>
          <w:t xml:space="preserve">WRC </w:t>
        </w:r>
      </w:ins>
      <w:del w:id="1247" w:author="DELL" w:date="2025-07-03T11:47:00Z" w16du:dateUtc="2025-07-03T06:47:00Z">
        <w:r w:rsidR="00BE6F0B" w:rsidDel="00113974">
          <w:rPr>
            <w:sz w:val="21"/>
          </w:rPr>
          <w:delText>E</w:delText>
        </w:r>
      </w:del>
      <w:ins w:id="1248" w:author="DELL" w:date="2025-07-03T11:47:00Z" w16du:dateUtc="2025-07-03T06:47:00Z">
        <w:r>
          <w:rPr>
            <w:sz w:val="21"/>
          </w:rPr>
          <w:t>e</w:t>
        </w:r>
      </w:ins>
      <w:r w:rsidR="00BE6F0B">
        <w:rPr>
          <w:sz w:val="21"/>
        </w:rPr>
        <w:t>mployees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shall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not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possess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unauthorized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weapons,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illegal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drugs,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or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alcohol</w:t>
      </w:r>
      <w:r w:rsidR="00BE6F0B">
        <w:rPr>
          <w:spacing w:val="1"/>
          <w:sz w:val="21"/>
        </w:rPr>
        <w:t xml:space="preserve"> </w:t>
      </w:r>
      <w:r w:rsidR="00BE6F0B">
        <w:rPr>
          <w:sz w:val="21"/>
        </w:rPr>
        <w:t>on</w:t>
      </w:r>
      <w:r w:rsidR="00BE6F0B">
        <w:rPr>
          <w:spacing w:val="1"/>
          <w:sz w:val="21"/>
        </w:rPr>
        <w:t xml:space="preserve"> </w:t>
      </w:r>
      <w:del w:id="1249" w:author="DELL" w:date="2025-07-03T11:47:00Z" w16du:dateUtc="2025-07-03T06:47:00Z">
        <w:r w:rsidR="00BE6F0B" w:rsidDel="00847521">
          <w:rPr>
            <w:sz w:val="21"/>
          </w:rPr>
          <w:delText>Organization</w:delText>
        </w:r>
      </w:del>
      <w:ins w:id="1250" w:author="DELL" w:date="2025-07-03T11:47:00Z" w16du:dateUtc="2025-07-03T06:47:00Z">
        <w:r w:rsidR="00847521">
          <w:rPr>
            <w:sz w:val="21"/>
          </w:rPr>
          <w:t>WRC</w:t>
        </w:r>
      </w:ins>
      <w:r w:rsidR="00BE6F0B">
        <w:rPr>
          <w:spacing w:val="-2"/>
          <w:sz w:val="21"/>
        </w:rPr>
        <w:t xml:space="preserve"> </w:t>
      </w:r>
      <w:r w:rsidR="00BE6F0B">
        <w:rPr>
          <w:sz w:val="21"/>
        </w:rPr>
        <w:t>premises.</w:t>
      </w:r>
    </w:p>
    <w:p w14:paraId="263BA341" w14:textId="77777777" w:rsidR="00447697" w:rsidRDefault="00447697">
      <w:pPr>
        <w:spacing w:line="316" w:lineRule="auto"/>
        <w:jc w:val="both"/>
        <w:rPr>
          <w:sz w:val="21"/>
        </w:rPr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58F2CA2E" w14:textId="77777777" w:rsidR="00447697" w:rsidRDefault="00BE6F0B">
      <w:pPr>
        <w:pStyle w:val="ListParagraph"/>
        <w:numPr>
          <w:ilvl w:val="2"/>
          <w:numId w:val="33"/>
        </w:numPr>
        <w:tabs>
          <w:tab w:val="left" w:pos="2161"/>
        </w:tabs>
        <w:spacing w:before="128"/>
        <w:ind w:left="2160" w:hanging="721"/>
        <w:rPr>
          <w:rFonts w:ascii="Arial"/>
          <w:b/>
          <w:color w:val="0D0D0D"/>
          <w:sz w:val="21"/>
        </w:rPr>
      </w:pPr>
      <w:bookmarkStart w:id="1251" w:name="_bookmark31"/>
      <w:bookmarkEnd w:id="1251"/>
      <w:r>
        <w:rPr>
          <w:rFonts w:ascii="Arial"/>
          <w:b/>
          <w:color w:val="0D0D0D"/>
          <w:sz w:val="21"/>
        </w:rPr>
        <w:lastRenderedPageBreak/>
        <w:t>Outside</w:t>
      </w:r>
      <w:r>
        <w:rPr>
          <w:rFonts w:ascii="Arial"/>
          <w:b/>
          <w:color w:val="0D0D0D"/>
          <w:spacing w:val="-4"/>
          <w:sz w:val="21"/>
        </w:rPr>
        <w:t xml:space="preserve"> </w:t>
      </w:r>
      <w:r>
        <w:rPr>
          <w:rFonts w:ascii="Arial"/>
          <w:b/>
          <w:color w:val="0D0D0D"/>
          <w:sz w:val="21"/>
        </w:rPr>
        <w:t>Employment</w:t>
      </w:r>
      <w:r>
        <w:rPr>
          <w:rFonts w:ascii="Arial"/>
          <w:b/>
          <w:color w:val="0D0D0D"/>
          <w:spacing w:val="-2"/>
          <w:sz w:val="21"/>
        </w:rPr>
        <w:t xml:space="preserve"> </w:t>
      </w:r>
      <w:r>
        <w:rPr>
          <w:rFonts w:ascii="Arial"/>
          <w:b/>
          <w:color w:val="0D0D0D"/>
          <w:sz w:val="21"/>
        </w:rPr>
        <w:t>or</w:t>
      </w:r>
      <w:r>
        <w:rPr>
          <w:rFonts w:ascii="Arial"/>
          <w:b/>
          <w:color w:val="0D0D0D"/>
          <w:spacing w:val="-2"/>
          <w:sz w:val="21"/>
        </w:rPr>
        <w:t xml:space="preserve"> </w:t>
      </w:r>
      <w:r>
        <w:rPr>
          <w:rFonts w:ascii="Arial"/>
          <w:b/>
          <w:color w:val="0D0D0D"/>
          <w:sz w:val="21"/>
        </w:rPr>
        <w:t>Consulting</w:t>
      </w:r>
    </w:p>
    <w:p w14:paraId="7543312E" w14:textId="77777777" w:rsidR="00447697" w:rsidRDefault="00BE6F0B">
      <w:pPr>
        <w:pStyle w:val="BodyText"/>
        <w:spacing w:before="169" w:line="345" w:lineRule="auto"/>
        <w:ind w:left="2160" w:right="1416"/>
        <w:jc w:val="both"/>
      </w:pPr>
      <w:r>
        <w:rPr>
          <w:color w:val="0D0D0D"/>
        </w:rPr>
        <w:t>No employee shall engage in any unapproved outside employment or business activity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that conflicts with his or her employment with organization. The MD must approve any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outside employment, including short-term consultancies, private professional practice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fee-for-service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engagements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full-time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employees.</w:t>
      </w:r>
    </w:p>
    <w:p w14:paraId="2DC2B630" w14:textId="77777777" w:rsidR="00447697" w:rsidRDefault="00BE6F0B">
      <w:pPr>
        <w:pStyle w:val="Heading4"/>
        <w:numPr>
          <w:ilvl w:val="1"/>
          <w:numId w:val="33"/>
        </w:numPr>
        <w:tabs>
          <w:tab w:val="left" w:pos="2021"/>
          <w:tab w:val="left" w:pos="2022"/>
        </w:tabs>
        <w:spacing w:before="127"/>
        <w:ind w:hanging="582"/>
      </w:pPr>
      <w:r>
        <w:t>Public</w:t>
      </w:r>
      <w:r>
        <w:rPr>
          <w:spacing w:val="-3"/>
        </w:rPr>
        <w:t xml:space="preserve"> </w:t>
      </w:r>
      <w:r>
        <w:t>Statements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Behalf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Organization.</w:t>
      </w:r>
    </w:p>
    <w:p w14:paraId="21D4084F" w14:textId="77777777" w:rsidR="00447697" w:rsidRDefault="00447697">
      <w:pPr>
        <w:pStyle w:val="BodyText"/>
        <w:spacing w:before="4"/>
        <w:rPr>
          <w:rFonts w:ascii="Arial"/>
          <w:b/>
          <w:sz w:val="26"/>
        </w:rPr>
      </w:pPr>
    </w:p>
    <w:p w14:paraId="5E4F935E" w14:textId="77777777" w:rsidR="00447697" w:rsidRDefault="00BE6F0B">
      <w:pPr>
        <w:pStyle w:val="BodyText"/>
        <w:spacing w:before="1" w:line="350" w:lineRule="auto"/>
        <w:ind w:left="2021" w:right="1413"/>
        <w:jc w:val="both"/>
      </w:pPr>
      <w:r>
        <w:t>Only the MD, the designated organization spokesperson or legal advisors holding a brief</w:t>
      </w:r>
      <w:r>
        <w:rPr>
          <w:spacing w:val="1"/>
        </w:rPr>
        <w:t xml:space="preserve"> </w:t>
      </w:r>
      <w:r>
        <w:t>from organization are authorized to make public statements on behalf of the organization.</w:t>
      </w:r>
      <w:r>
        <w:rPr>
          <w:spacing w:val="1"/>
        </w:rPr>
        <w:t xml:space="preserve"> </w:t>
      </w:r>
      <w:r>
        <w:t>These individuals may authorize others verbally or in writing to speak on behalf of the</w:t>
      </w:r>
      <w:r>
        <w:rPr>
          <w:spacing w:val="1"/>
        </w:rPr>
        <w:t xml:space="preserve"> </w:t>
      </w:r>
      <w:r>
        <w:t>organization. No organization employee will make a public statement on behalf of the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matter</w:t>
      </w:r>
      <w:r>
        <w:rPr>
          <w:spacing w:val="1"/>
        </w:rPr>
        <w:t xml:space="preserve"> </w:t>
      </w:r>
      <w:r>
        <w:t>involving</w:t>
      </w:r>
      <w:r>
        <w:rPr>
          <w:spacing w:val="1"/>
        </w:rPr>
        <w:t xml:space="preserve"> </w:t>
      </w:r>
      <w:r>
        <w:t>litigation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confidential</w:t>
      </w:r>
      <w:r>
        <w:rPr>
          <w:spacing w:val="1"/>
        </w:rPr>
        <w:t xml:space="preserve"> </w:t>
      </w:r>
      <w:r>
        <w:t>personnel</w:t>
      </w:r>
      <w:r>
        <w:rPr>
          <w:spacing w:val="1"/>
        </w:rPr>
        <w:t xml:space="preserve"> </w:t>
      </w:r>
      <w:r>
        <w:t>matters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expressed</w:t>
      </w:r>
      <w:r>
        <w:rPr>
          <w:spacing w:val="-2"/>
        </w:rPr>
        <w:t xml:space="preserve"> </w:t>
      </w:r>
      <w:r>
        <w:t>authority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from the</w:t>
      </w:r>
      <w:r>
        <w:rPr>
          <w:spacing w:val="-2"/>
        </w:rPr>
        <w:t xml:space="preserve"> </w:t>
      </w:r>
      <w:r>
        <w:t>MD.</w:t>
      </w:r>
      <w:r>
        <w:rPr>
          <w:spacing w:val="-2"/>
        </w:rPr>
        <w:t xml:space="preserve"> </w:t>
      </w:r>
      <w:r>
        <w:t>Organization</w:t>
      </w:r>
      <w:r>
        <w:rPr>
          <w:spacing w:val="-1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will direct</w:t>
      </w:r>
      <w:r>
        <w:rPr>
          <w:spacing w:val="-3"/>
        </w:rPr>
        <w:t xml:space="preserve"> </w:t>
      </w:r>
      <w:r>
        <w:t>media</w:t>
      </w:r>
    </w:p>
    <w:p w14:paraId="2DD560BB" w14:textId="77777777" w:rsidR="00447697" w:rsidRDefault="00BE6F0B">
      <w:pPr>
        <w:pStyle w:val="BodyText"/>
        <w:spacing w:before="59"/>
        <w:ind w:left="2021"/>
        <w:jc w:val="both"/>
      </w:pPr>
      <w:r>
        <w:t>inquiries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authorized</w:t>
      </w:r>
      <w:r>
        <w:rPr>
          <w:spacing w:val="-2"/>
        </w:rPr>
        <w:t xml:space="preserve"> </w:t>
      </w:r>
      <w:r>
        <w:t>pers</w:t>
      </w:r>
      <w:r>
        <w:rPr>
          <w:spacing w:val="-3"/>
        </w:rPr>
        <w:t xml:space="preserve"> </w:t>
      </w:r>
      <w:r>
        <w:t>questions.</w:t>
      </w:r>
    </w:p>
    <w:p w14:paraId="6DECA8C4" w14:textId="77777777" w:rsidR="00447697" w:rsidRDefault="00447697">
      <w:pPr>
        <w:pStyle w:val="BodyText"/>
        <w:rPr>
          <w:sz w:val="24"/>
        </w:rPr>
      </w:pPr>
    </w:p>
    <w:p w14:paraId="2B13684E" w14:textId="77777777" w:rsidR="00447697" w:rsidRDefault="00447697">
      <w:pPr>
        <w:pStyle w:val="BodyText"/>
        <w:spacing w:before="4"/>
        <w:rPr>
          <w:sz w:val="24"/>
        </w:rPr>
      </w:pPr>
    </w:p>
    <w:p w14:paraId="229550FA" w14:textId="77777777" w:rsidR="00447697" w:rsidRDefault="00BE6F0B">
      <w:pPr>
        <w:pStyle w:val="ListParagraph"/>
        <w:numPr>
          <w:ilvl w:val="1"/>
          <w:numId w:val="33"/>
        </w:numPr>
        <w:tabs>
          <w:tab w:val="left" w:pos="2021"/>
          <w:tab w:val="left" w:pos="2022"/>
        </w:tabs>
        <w:ind w:hanging="582"/>
        <w:rPr>
          <w:rFonts w:ascii="Arial"/>
          <w:b/>
          <w:color w:val="0D0D0D"/>
          <w:sz w:val="23"/>
        </w:rPr>
      </w:pPr>
      <w:r>
        <w:rPr>
          <w:rFonts w:ascii="Arial"/>
          <w:b/>
          <w:color w:val="0D0D0D"/>
          <w:sz w:val="23"/>
        </w:rPr>
        <w:t>Disciplinary</w:t>
      </w:r>
      <w:r>
        <w:rPr>
          <w:rFonts w:ascii="Arial"/>
          <w:b/>
          <w:color w:val="0D0D0D"/>
          <w:spacing w:val="-6"/>
          <w:sz w:val="23"/>
        </w:rPr>
        <w:t xml:space="preserve"> </w:t>
      </w:r>
      <w:r>
        <w:rPr>
          <w:rFonts w:ascii="Arial"/>
          <w:b/>
          <w:color w:val="0D0D0D"/>
          <w:sz w:val="23"/>
        </w:rPr>
        <w:t>Action</w:t>
      </w:r>
    </w:p>
    <w:p w14:paraId="55505C16" w14:textId="77777777" w:rsidR="00447697" w:rsidRDefault="00447697">
      <w:pPr>
        <w:pStyle w:val="BodyText"/>
        <w:spacing w:before="9"/>
        <w:rPr>
          <w:rFonts w:ascii="Arial"/>
          <w:b/>
          <w:sz w:val="25"/>
        </w:rPr>
      </w:pPr>
    </w:p>
    <w:p w14:paraId="06E9ACF6" w14:textId="77777777" w:rsidR="00447697" w:rsidRDefault="00BE6F0B">
      <w:pPr>
        <w:pStyle w:val="BodyText"/>
        <w:spacing w:line="316" w:lineRule="auto"/>
        <w:ind w:left="2160" w:right="1828"/>
      </w:pPr>
      <w:r>
        <w:rPr>
          <w:color w:val="0D0D0D"/>
        </w:rPr>
        <w:t>A disciplinary Action can be taken against the employees who violate any of the work</w:t>
      </w:r>
      <w:r>
        <w:rPr>
          <w:color w:val="0D0D0D"/>
          <w:spacing w:val="-57"/>
        </w:rPr>
        <w:t xml:space="preserve"> </w:t>
      </w:r>
      <w:r>
        <w:rPr>
          <w:color w:val="0D0D0D"/>
        </w:rPr>
        <w:t>rules;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disciplinary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action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also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include termination.</w:t>
      </w:r>
    </w:p>
    <w:p w14:paraId="4D9CFB3C" w14:textId="77777777" w:rsidR="00447697" w:rsidRDefault="00BE6F0B">
      <w:pPr>
        <w:pStyle w:val="Heading4"/>
        <w:numPr>
          <w:ilvl w:val="1"/>
          <w:numId w:val="33"/>
        </w:numPr>
        <w:tabs>
          <w:tab w:val="left" w:pos="2021"/>
          <w:tab w:val="left" w:pos="2022"/>
        </w:tabs>
        <w:spacing w:before="160"/>
        <w:ind w:hanging="582"/>
      </w:pPr>
      <w:r>
        <w:t>Employee</w:t>
      </w:r>
      <w:r>
        <w:rPr>
          <w:spacing w:val="-3"/>
        </w:rPr>
        <w:t xml:space="preserve"> </w:t>
      </w:r>
      <w:r>
        <w:t>Ethics</w:t>
      </w:r>
      <w:r>
        <w:rPr>
          <w:spacing w:val="-3"/>
        </w:rPr>
        <w:t xml:space="preserve"> </w:t>
      </w:r>
      <w:r>
        <w:t>Policy</w:t>
      </w:r>
    </w:p>
    <w:p w14:paraId="1A5F0A89" w14:textId="77777777" w:rsidR="00447697" w:rsidRDefault="00447697">
      <w:pPr>
        <w:pStyle w:val="BodyText"/>
        <w:spacing w:before="2"/>
        <w:rPr>
          <w:rFonts w:ascii="Arial"/>
          <w:b/>
          <w:sz w:val="26"/>
        </w:rPr>
      </w:pPr>
    </w:p>
    <w:p w14:paraId="4B23E629" w14:textId="77777777" w:rsidR="00447697" w:rsidRDefault="00BE6F0B">
      <w:pPr>
        <w:pStyle w:val="BodyText"/>
        <w:spacing w:before="1" w:line="312" w:lineRule="auto"/>
        <w:ind w:left="2021" w:right="2598"/>
      </w:pPr>
      <w:r>
        <w:t>Organization employees will not use their positions for personal gain or to give</w:t>
      </w:r>
      <w:r>
        <w:rPr>
          <w:spacing w:val="-56"/>
        </w:rPr>
        <w:t xml:space="preserve"> </w:t>
      </w:r>
      <w:r>
        <w:t>unwarranted</w:t>
      </w:r>
      <w:r>
        <w:rPr>
          <w:spacing w:val="-1"/>
        </w:rPr>
        <w:t xml:space="preserve"> </w:t>
      </w:r>
      <w:r>
        <w:t>benefit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treatment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person.</w:t>
      </w:r>
    </w:p>
    <w:p w14:paraId="3B419C2B" w14:textId="77777777" w:rsidR="00447697" w:rsidRDefault="00BE6F0B">
      <w:pPr>
        <w:pStyle w:val="Heading5"/>
        <w:numPr>
          <w:ilvl w:val="2"/>
          <w:numId w:val="33"/>
        </w:numPr>
        <w:tabs>
          <w:tab w:val="left" w:pos="2160"/>
          <w:tab w:val="left" w:pos="2161"/>
        </w:tabs>
        <w:spacing w:before="169"/>
        <w:ind w:left="2160" w:hanging="721"/>
      </w:pPr>
      <w:r>
        <w:t>Definitions</w:t>
      </w:r>
    </w:p>
    <w:p w14:paraId="5F10FF53" w14:textId="77777777" w:rsidR="00447697" w:rsidRDefault="00447697">
      <w:pPr>
        <w:pStyle w:val="BodyText"/>
        <w:spacing w:before="10"/>
        <w:rPr>
          <w:rFonts w:ascii="Arial"/>
          <w:b/>
          <w:sz w:val="24"/>
        </w:rPr>
      </w:pPr>
    </w:p>
    <w:p w14:paraId="2A200DF6" w14:textId="77777777" w:rsidR="00447697" w:rsidRDefault="00BE6F0B">
      <w:pPr>
        <w:pStyle w:val="BodyText"/>
        <w:ind w:left="2160"/>
      </w:pPr>
      <w:r>
        <w:rPr>
          <w:rFonts w:ascii="Arial" w:hAnsi="Arial"/>
          <w:b/>
          <w:i/>
        </w:rPr>
        <w:t>Benefit</w:t>
      </w:r>
      <w:r>
        <w:rPr>
          <w:rFonts w:ascii="Arial" w:hAnsi="Arial"/>
          <w:b/>
          <w:i/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Anything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furthers</w:t>
      </w:r>
      <w:r>
        <w:rPr>
          <w:spacing w:val="-1"/>
        </w:rPr>
        <w:t xml:space="preserve"> </w:t>
      </w:r>
      <w:r>
        <w:t>t</w:t>
      </w:r>
      <w:r>
        <w:rPr>
          <w:spacing w:val="-2"/>
        </w:rPr>
        <w:t xml:space="preserve"> </w:t>
      </w:r>
      <w:proofErr w:type="spellStart"/>
      <w:r>
        <w:t>aor</w:t>
      </w:r>
      <w:proofErr w:type="spellEnd"/>
      <w:r>
        <w:rPr>
          <w:spacing w:val="-3"/>
        </w:rPr>
        <w:t xml:space="preserve"> </w:t>
      </w:r>
      <w:proofErr w:type="spellStart"/>
      <w:r>
        <w:t>fromperson’swhicha</w:t>
      </w:r>
      <w:proofErr w:type="spellEnd"/>
      <w:r>
        <w:rPr>
          <w:spacing w:val="-1"/>
        </w:rPr>
        <w:t xml:space="preserve"> </w:t>
      </w:r>
      <w:proofErr w:type="spellStart"/>
      <w:r>
        <w:t>financi</w:t>
      </w:r>
      <w:proofErr w:type="spellEnd"/>
      <w:r>
        <w:t xml:space="preserve"> hopes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gain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way.</w:t>
      </w:r>
    </w:p>
    <w:p w14:paraId="2AC4650B" w14:textId="77777777" w:rsidR="00447697" w:rsidRDefault="00447697">
      <w:pPr>
        <w:pStyle w:val="BodyText"/>
        <w:rPr>
          <w:sz w:val="24"/>
        </w:rPr>
      </w:pPr>
    </w:p>
    <w:p w14:paraId="4B652632" w14:textId="77777777" w:rsidR="00447697" w:rsidRDefault="00447697">
      <w:pPr>
        <w:pStyle w:val="BodyText"/>
        <w:spacing w:before="6"/>
        <w:rPr>
          <w:sz w:val="28"/>
        </w:rPr>
      </w:pPr>
    </w:p>
    <w:p w14:paraId="027725C8" w14:textId="77777777" w:rsidR="00447697" w:rsidRDefault="00BE6F0B">
      <w:pPr>
        <w:spacing w:line="319" w:lineRule="auto"/>
        <w:ind w:left="2160" w:right="973"/>
        <w:rPr>
          <w:sz w:val="21"/>
        </w:rPr>
      </w:pPr>
      <w:r>
        <w:rPr>
          <w:rFonts w:ascii="Arial"/>
          <w:b/>
          <w:i/>
          <w:sz w:val="21"/>
        </w:rPr>
        <w:t>Confidential</w:t>
      </w:r>
      <w:r>
        <w:rPr>
          <w:rFonts w:ascii="Arial"/>
          <w:b/>
          <w:i/>
          <w:spacing w:val="28"/>
          <w:sz w:val="21"/>
        </w:rPr>
        <w:t xml:space="preserve"> </w:t>
      </w:r>
      <w:r>
        <w:rPr>
          <w:rFonts w:ascii="Arial"/>
          <w:b/>
          <w:i/>
          <w:sz w:val="21"/>
        </w:rPr>
        <w:t>Information</w:t>
      </w:r>
      <w:r>
        <w:rPr>
          <w:rFonts w:ascii="Arial"/>
          <w:b/>
          <w:i/>
          <w:spacing w:val="32"/>
          <w:sz w:val="21"/>
        </w:rPr>
        <w:t xml:space="preserve"> </w:t>
      </w:r>
      <w:r>
        <w:rPr>
          <w:rFonts w:ascii="Arial"/>
          <w:i/>
          <w:sz w:val="21"/>
        </w:rPr>
        <w:t>-</w:t>
      </w:r>
      <w:r>
        <w:rPr>
          <w:rFonts w:ascii="Arial"/>
          <w:i/>
          <w:spacing w:val="29"/>
          <w:sz w:val="21"/>
        </w:rPr>
        <w:t xml:space="preserve"> </w:t>
      </w:r>
      <w:r>
        <w:rPr>
          <w:sz w:val="21"/>
        </w:rPr>
        <w:t>Information</w:t>
      </w:r>
      <w:r>
        <w:rPr>
          <w:spacing w:val="20"/>
          <w:sz w:val="21"/>
        </w:rPr>
        <w:t xml:space="preserve"> </w:t>
      </w:r>
      <w:r>
        <w:rPr>
          <w:sz w:val="21"/>
        </w:rPr>
        <w:t>which</w:t>
      </w:r>
      <w:r>
        <w:rPr>
          <w:spacing w:val="20"/>
          <w:sz w:val="21"/>
        </w:rPr>
        <w:t xml:space="preserve"> </w:t>
      </w:r>
      <w:r>
        <w:rPr>
          <w:sz w:val="21"/>
        </w:rPr>
        <w:t>by</w:t>
      </w:r>
      <w:r>
        <w:rPr>
          <w:spacing w:val="20"/>
          <w:sz w:val="21"/>
        </w:rPr>
        <w:t xml:space="preserve"> </w:t>
      </w:r>
      <w:r>
        <w:rPr>
          <w:sz w:val="21"/>
        </w:rPr>
        <w:t>law</w:t>
      </w:r>
      <w:r>
        <w:rPr>
          <w:spacing w:val="19"/>
          <w:sz w:val="21"/>
        </w:rPr>
        <w:t xml:space="preserve"> </w:t>
      </w:r>
      <w:r>
        <w:rPr>
          <w:sz w:val="21"/>
        </w:rPr>
        <w:t>or</w:t>
      </w:r>
      <w:r>
        <w:rPr>
          <w:spacing w:val="20"/>
          <w:sz w:val="21"/>
        </w:rPr>
        <w:t xml:space="preserve"> </w:t>
      </w:r>
      <w:r>
        <w:rPr>
          <w:sz w:val="21"/>
        </w:rPr>
        <w:t>practice</w:t>
      </w:r>
      <w:r>
        <w:rPr>
          <w:spacing w:val="20"/>
          <w:sz w:val="21"/>
        </w:rPr>
        <w:t xml:space="preserve"> </w:t>
      </w:r>
      <w:r>
        <w:rPr>
          <w:sz w:val="21"/>
        </w:rPr>
        <w:t>is</w:t>
      </w:r>
      <w:r>
        <w:rPr>
          <w:spacing w:val="20"/>
          <w:sz w:val="21"/>
        </w:rPr>
        <w:t xml:space="preserve"> </w:t>
      </w:r>
      <w:r>
        <w:rPr>
          <w:sz w:val="21"/>
        </w:rPr>
        <w:t>not</w:t>
      </w:r>
      <w:r>
        <w:rPr>
          <w:spacing w:val="19"/>
          <w:sz w:val="21"/>
        </w:rPr>
        <w:t xml:space="preserve"> </w:t>
      </w:r>
      <w:r>
        <w:rPr>
          <w:sz w:val="21"/>
        </w:rPr>
        <w:t>available</w:t>
      </w:r>
      <w:r>
        <w:rPr>
          <w:spacing w:val="20"/>
          <w:sz w:val="21"/>
        </w:rPr>
        <w:t xml:space="preserve"> </w:t>
      </w:r>
      <w:r>
        <w:rPr>
          <w:sz w:val="21"/>
        </w:rPr>
        <w:t>to</w:t>
      </w:r>
      <w:r>
        <w:rPr>
          <w:spacing w:val="20"/>
          <w:sz w:val="21"/>
        </w:rPr>
        <w:t xml:space="preserve"> </w:t>
      </w:r>
      <w:r>
        <w:rPr>
          <w:sz w:val="21"/>
        </w:rPr>
        <w:t>the</w:t>
      </w:r>
      <w:r>
        <w:rPr>
          <w:spacing w:val="-56"/>
          <w:sz w:val="21"/>
        </w:rPr>
        <w:t xml:space="preserve"> </w:t>
      </w:r>
      <w:r>
        <w:rPr>
          <w:sz w:val="21"/>
        </w:rPr>
        <w:t>public.</w:t>
      </w:r>
    </w:p>
    <w:p w14:paraId="2FF1266D" w14:textId="77777777" w:rsidR="00447697" w:rsidRDefault="00BE6F0B">
      <w:pPr>
        <w:pStyle w:val="BodyText"/>
        <w:spacing w:before="202" w:line="338" w:lineRule="auto"/>
        <w:ind w:left="2160" w:right="1439"/>
        <w:jc w:val="both"/>
      </w:pPr>
      <w:r>
        <w:rPr>
          <w:rFonts w:ascii="Arial"/>
          <w:b/>
          <w:i/>
        </w:rPr>
        <w:t>Financial</w:t>
      </w:r>
      <w:r>
        <w:rPr>
          <w:rFonts w:ascii="Arial"/>
          <w:b/>
          <w:i/>
          <w:spacing w:val="1"/>
        </w:rPr>
        <w:t xml:space="preserve"> </w:t>
      </w:r>
      <w:r>
        <w:rPr>
          <w:rFonts w:ascii="Arial"/>
          <w:b/>
          <w:i/>
        </w:rPr>
        <w:t>Interest</w:t>
      </w:r>
      <w:r>
        <w:rPr>
          <w:rFonts w:ascii="Arial"/>
          <w:b/>
          <w:i/>
          <w:spacing w:val="1"/>
        </w:rPr>
        <w:t xml:space="preserve"> </w:t>
      </w:r>
      <w:r>
        <w:rPr>
          <w:rFonts w:ascii="Arial"/>
          <w:i/>
        </w:rPr>
        <w:t>-</w:t>
      </w:r>
      <w:r>
        <w:rPr>
          <w:rFonts w:ascii="Arial"/>
          <w:i/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property</w:t>
      </w:r>
      <w:r>
        <w:rPr>
          <w:spacing w:val="1"/>
        </w:rPr>
        <w:t xml:space="preserve"> </w:t>
      </w:r>
      <w:r>
        <w:t>ownership,</w:t>
      </w:r>
      <w:r>
        <w:rPr>
          <w:spacing w:val="1"/>
        </w:rPr>
        <w:t xml:space="preserve"> </w:t>
      </w:r>
      <w:r>
        <w:t>management,</w:t>
      </w:r>
      <w:r>
        <w:rPr>
          <w:spacing w:val="1"/>
        </w:rPr>
        <w:t xml:space="preserve"> </w:t>
      </w:r>
      <w:r>
        <w:t>professional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private</w:t>
      </w:r>
      <w:r>
        <w:rPr>
          <w:spacing w:val="1"/>
        </w:rPr>
        <w:t xml:space="preserve"> </w:t>
      </w:r>
      <w:r>
        <w:t>interest from which the employee his or her family or household member receives a</w:t>
      </w:r>
      <w:r>
        <w:rPr>
          <w:spacing w:val="1"/>
        </w:rPr>
        <w:t xml:space="preserve"> </w:t>
      </w:r>
      <w:r>
        <w:t>financial</w:t>
      </w:r>
      <w:r>
        <w:rPr>
          <w:spacing w:val="-1"/>
        </w:rPr>
        <w:t xml:space="preserve"> </w:t>
      </w:r>
      <w:r>
        <w:t>benefit.</w:t>
      </w:r>
    </w:p>
    <w:p w14:paraId="515BE2FD" w14:textId="77777777" w:rsidR="00447697" w:rsidRDefault="00BE6F0B">
      <w:pPr>
        <w:pStyle w:val="BodyText"/>
        <w:spacing w:before="187" w:line="314" w:lineRule="auto"/>
        <w:ind w:left="2160" w:right="1167"/>
      </w:pPr>
      <w:r>
        <w:rPr>
          <w:rFonts w:ascii="Arial"/>
          <w:b/>
          <w:i/>
        </w:rPr>
        <w:t>Official</w:t>
      </w:r>
      <w:r>
        <w:rPr>
          <w:rFonts w:ascii="Arial"/>
          <w:b/>
          <w:i/>
          <w:spacing w:val="31"/>
        </w:rPr>
        <w:t xml:space="preserve"> </w:t>
      </w:r>
      <w:r>
        <w:rPr>
          <w:rFonts w:ascii="Arial"/>
          <w:b/>
          <w:i/>
        </w:rPr>
        <w:t>Position</w:t>
      </w:r>
      <w:r>
        <w:rPr>
          <w:rFonts w:ascii="Arial"/>
          <w:b/>
          <w:i/>
          <w:spacing w:val="35"/>
        </w:rPr>
        <w:t xml:space="preserve"> </w:t>
      </w:r>
      <w:r>
        <w:rPr>
          <w:rFonts w:ascii="Arial"/>
          <w:i/>
        </w:rPr>
        <w:t>-</w:t>
      </w:r>
      <w:r>
        <w:rPr>
          <w:rFonts w:ascii="Arial"/>
          <w:i/>
          <w:spacing w:val="32"/>
        </w:rPr>
        <w:t xml:space="preserve"> </w:t>
      </w:r>
      <w:r>
        <w:t>An</w:t>
      </w:r>
      <w:r>
        <w:rPr>
          <w:spacing w:val="25"/>
        </w:rPr>
        <w:t xml:space="preserve"> </w:t>
      </w:r>
      <w:r>
        <w:t>office</w:t>
      </w:r>
      <w:r>
        <w:rPr>
          <w:spacing w:val="25"/>
        </w:rPr>
        <w:t xml:space="preserve"> </w:t>
      </w:r>
      <w:r>
        <w:t>or</w:t>
      </w:r>
      <w:r>
        <w:rPr>
          <w:spacing w:val="24"/>
        </w:rPr>
        <w:t xml:space="preserve"> </w:t>
      </w:r>
      <w:r>
        <w:t>post</w:t>
      </w:r>
      <w:r>
        <w:rPr>
          <w:spacing w:val="25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authority</w:t>
      </w:r>
      <w:r>
        <w:rPr>
          <w:spacing w:val="22"/>
        </w:rPr>
        <w:t xml:space="preserve"> </w:t>
      </w:r>
      <w:r>
        <w:t>within</w:t>
      </w:r>
      <w:r>
        <w:rPr>
          <w:spacing w:val="26"/>
        </w:rPr>
        <w:t xml:space="preserve"> </w:t>
      </w:r>
      <w:r>
        <w:t>organization</w:t>
      </w:r>
      <w:r>
        <w:rPr>
          <w:spacing w:val="25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which</w:t>
      </w:r>
      <w:r>
        <w:rPr>
          <w:spacing w:val="26"/>
        </w:rPr>
        <w:t xml:space="preserve"> </w:t>
      </w:r>
      <w:r>
        <w:t>one</w:t>
      </w:r>
      <w:r>
        <w:rPr>
          <w:spacing w:val="25"/>
        </w:rPr>
        <w:t xml:space="preserve"> </w:t>
      </w:r>
      <w:r>
        <w:t>has</w:t>
      </w:r>
      <w:r>
        <w:rPr>
          <w:spacing w:val="-55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hired.</w:t>
      </w:r>
    </w:p>
    <w:p w14:paraId="4D1FE804" w14:textId="77777777" w:rsidR="00447697" w:rsidRDefault="00BE6F0B">
      <w:pPr>
        <w:pStyle w:val="BodyText"/>
        <w:spacing w:before="209" w:line="319" w:lineRule="auto"/>
        <w:ind w:left="2160" w:right="1277"/>
      </w:pPr>
      <w:r>
        <w:rPr>
          <w:rFonts w:ascii="Arial"/>
          <w:b/>
          <w:i/>
        </w:rPr>
        <w:t>Person</w:t>
      </w:r>
      <w:r>
        <w:rPr>
          <w:rFonts w:ascii="Arial"/>
          <w:b/>
          <w:i/>
          <w:spacing w:val="16"/>
        </w:rPr>
        <w:t xml:space="preserve"> </w:t>
      </w:r>
      <w:r>
        <w:t>-</w:t>
      </w:r>
      <w:r>
        <w:rPr>
          <w:spacing w:val="8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t>man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woman,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extended</w:t>
      </w:r>
      <w:r>
        <w:rPr>
          <w:spacing w:val="8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include</w:t>
      </w:r>
      <w:r>
        <w:rPr>
          <w:spacing w:val="9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t>firm,</w:t>
      </w:r>
      <w:r>
        <w:rPr>
          <w:spacing w:val="7"/>
        </w:rPr>
        <w:t xml:space="preserve"> </w:t>
      </w:r>
      <w:r>
        <w:t>association,</w:t>
      </w:r>
      <w:r>
        <w:rPr>
          <w:spacing w:val="7"/>
        </w:rPr>
        <w:t xml:space="preserve"> </w:t>
      </w:r>
      <w:r>
        <w:t>corporation</w:t>
      </w:r>
      <w:r>
        <w:rPr>
          <w:spacing w:val="-5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partnership.</w:t>
      </w:r>
    </w:p>
    <w:p w14:paraId="5C14AEB4" w14:textId="77777777" w:rsidR="00447697" w:rsidRDefault="00447697">
      <w:pPr>
        <w:spacing w:line="319" w:lineRule="auto"/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207F13A6" w14:textId="77777777" w:rsidR="00447697" w:rsidRDefault="00BE6F0B">
      <w:pPr>
        <w:pStyle w:val="Heading5"/>
        <w:numPr>
          <w:ilvl w:val="2"/>
          <w:numId w:val="33"/>
        </w:numPr>
        <w:tabs>
          <w:tab w:val="left" w:pos="2220"/>
          <w:tab w:val="left" w:pos="2221"/>
        </w:tabs>
        <w:spacing w:before="128"/>
        <w:ind w:hanging="781"/>
      </w:pPr>
      <w:bookmarkStart w:id="1252" w:name="_bookmark32"/>
      <w:bookmarkEnd w:id="1252"/>
      <w:r>
        <w:lastRenderedPageBreak/>
        <w:t>Misuse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Official</w:t>
      </w:r>
      <w:r>
        <w:rPr>
          <w:spacing w:val="-3"/>
        </w:rPr>
        <w:t xml:space="preserve"> </w:t>
      </w:r>
      <w:r>
        <w:t>Position</w:t>
      </w:r>
    </w:p>
    <w:p w14:paraId="46217C21" w14:textId="77777777" w:rsidR="00447697" w:rsidRDefault="00447697">
      <w:pPr>
        <w:pStyle w:val="BodyText"/>
        <w:spacing w:before="2"/>
        <w:rPr>
          <w:rFonts w:ascii="Arial"/>
          <w:b/>
        </w:rPr>
      </w:pPr>
    </w:p>
    <w:p w14:paraId="0DA3DA01" w14:textId="77777777" w:rsidR="00447697" w:rsidRDefault="00BE6F0B">
      <w:pPr>
        <w:pStyle w:val="BodyText"/>
        <w:ind w:left="2160"/>
      </w:pPr>
      <w:r>
        <w:t>Organization</w:t>
      </w:r>
      <w:r>
        <w:rPr>
          <w:spacing w:val="-2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official position</w:t>
      </w:r>
      <w:r>
        <w:rPr>
          <w:spacing w:val="-2"/>
        </w:rPr>
        <w:t xml:space="preserve"> </w:t>
      </w:r>
      <w:r>
        <w:t>to:</w:t>
      </w:r>
    </w:p>
    <w:p w14:paraId="61EF0DEF" w14:textId="77777777" w:rsidR="00447697" w:rsidRDefault="00447697">
      <w:pPr>
        <w:pStyle w:val="BodyText"/>
        <w:spacing w:before="2"/>
      </w:pPr>
    </w:p>
    <w:p w14:paraId="2AF68528" w14:textId="77777777" w:rsidR="00447697" w:rsidRDefault="00BE6F0B">
      <w:pPr>
        <w:pStyle w:val="ListParagraph"/>
        <w:numPr>
          <w:ilvl w:val="0"/>
          <w:numId w:val="32"/>
        </w:numPr>
        <w:tabs>
          <w:tab w:val="left" w:pos="2480"/>
        </w:tabs>
        <w:rPr>
          <w:sz w:val="21"/>
        </w:rPr>
      </w:pPr>
      <w:r>
        <w:rPr>
          <w:sz w:val="21"/>
        </w:rPr>
        <w:t>Secure</w:t>
      </w:r>
      <w:r>
        <w:rPr>
          <w:spacing w:val="-2"/>
          <w:sz w:val="21"/>
        </w:rPr>
        <w:t xml:space="preserve"> </w:t>
      </w:r>
      <w:r>
        <w:rPr>
          <w:sz w:val="21"/>
        </w:rPr>
        <w:t>employment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obtain</w:t>
      </w:r>
      <w:r>
        <w:rPr>
          <w:spacing w:val="-2"/>
          <w:sz w:val="21"/>
        </w:rPr>
        <w:t xml:space="preserve"> </w:t>
      </w:r>
      <w:r>
        <w:rPr>
          <w:sz w:val="21"/>
        </w:rPr>
        <w:t>contracts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1"/>
          <w:sz w:val="21"/>
        </w:rPr>
        <w:t xml:space="preserve"> </w:t>
      </w:r>
      <w:r>
        <w:rPr>
          <w:sz w:val="21"/>
        </w:rPr>
        <w:t>other</w:t>
      </w:r>
      <w:r>
        <w:rPr>
          <w:spacing w:val="-3"/>
          <w:sz w:val="21"/>
        </w:rPr>
        <w:t xml:space="preserve"> </w:t>
      </w:r>
      <w:r>
        <w:rPr>
          <w:sz w:val="21"/>
        </w:rPr>
        <w:t>organizations;</w:t>
      </w:r>
    </w:p>
    <w:p w14:paraId="4E5F289F" w14:textId="77777777" w:rsidR="00447697" w:rsidRDefault="00447697">
      <w:pPr>
        <w:pStyle w:val="BodyText"/>
        <w:spacing w:before="6"/>
        <w:rPr>
          <w:sz w:val="24"/>
        </w:rPr>
      </w:pPr>
    </w:p>
    <w:p w14:paraId="33A6347A" w14:textId="77777777" w:rsidR="00447697" w:rsidRDefault="00BE6F0B">
      <w:pPr>
        <w:pStyle w:val="ListParagraph"/>
        <w:numPr>
          <w:ilvl w:val="0"/>
          <w:numId w:val="32"/>
        </w:numPr>
        <w:tabs>
          <w:tab w:val="left" w:pos="2482"/>
        </w:tabs>
        <w:spacing w:line="316" w:lineRule="auto"/>
        <w:ind w:left="2520" w:right="1439" w:hanging="360"/>
        <w:rPr>
          <w:sz w:val="21"/>
        </w:rPr>
      </w:pPr>
      <w:r>
        <w:rPr>
          <w:sz w:val="21"/>
        </w:rPr>
        <w:t>Accept</w:t>
      </w:r>
      <w:r>
        <w:rPr>
          <w:spacing w:val="4"/>
          <w:sz w:val="21"/>
        </w:rPr>
        <w:t xml:space="preserve"> </w:t>
      </w:r>
      <w:r>
        <w:rPr>
          <w:sz w:val="21"/>
        </w:rPr>
        <w:t>pay</w:t>
      </w:r>
      <w:r>
        <w:rPr>
          <w:spacing w:val="4"/>
          <w:sz w:val="21"/>
        </w:rPr>
        <w:t xml:space="preserve"> </w:t>
      </w:r>
      <w:r>
        <w:rPr>
          <w:sz w:val="21"/>
        </w:rPr>
        <w:t>from</w:t>
      </w:r>
      <w:r>
        <w:rPr>
          <w:spacing w:val="7"/>
          <w:sz w:val="21"/>
        </w:rPr>
        <w:t xml:space="preserve"> </w:t>
      </w:r>
      <w:r>
        <w:rPr>
          <w:sz w:val="21"/>
        </w:rPr>
        <w:t>anyone</w:t>
      </w:r>
      <w:r>
        <w:rPr>
          <w:spacing w:val="4"/>
          <w:sz w:val="21"/>
        </w:rPr>
        <w:t xml:space="preserve"> </w:t>
      </w:r>
      <w:r>
        <w:rPr>
          <w:sz w:val="21"/>
        </w:rPr>
        <w:t>other</w:t>
      </w:r>
      <w:r>
        <w:rPr>
          <w:spacing w:val="4"/>
          <w:sz w:val="21"/>
        </w:rPr>
        <w:t xml:space="preserve"> </w:t>
      </w:r>
      <w:r>
        <w:rPr>
          <w:sz w:val="21"/>
        </w:rPr>
        <w:t>than</w:t>
      </w:r>
      <w:r>
        <w:rPr>
          <w:spacing w:val="6"/>
          <w:sz w:val="21"/>
        </w:rPr>
        <w:t xml:space="preserve"> </w:t>
      </w:r>
      <w:r>
        <w:rPr>
          <w:sz w:val="21"/>
        </w:rPr>
        <w:t>the</w:t>
      </w:r>
      <w:r>
        <w:rPr>
          <w:spacing w:val="6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6"/>
          <w:sz w:val="21"/>
        </w:rPr>
        <w:t xml:space="preserve"> </w:t>
      </w:r>
      <w:r>
        <w:rPr>
          <w:sz w:val="21"/>
        </w:rPr>
        <w:t>for</w:t>
      </w:r>
      <w:r>
        <w:rPr>
          <w:spacing w:val="4"/>
          <w:sz w:val="21"/>
        </w:rPr>
        <w:t xml:space="preserve"> </w:t>
      </w:r>
      <w:r>
        <w:rPr>
          <w:sz w:val="21"/>
        </w:rPr>
        <w:t>the</w:t>
      </w:r>
      <w:r>
        <w:rPr>
          <w:spacing w:val="6"/>
          <w:sz w:val="21"/>
        </w:rPr>
        <w:t xml:space="preserve"> </w:t>
      </w:r>
      <w:r>
        <w:rPr>
          <w:sz w:val="21"/>
        </w:rPr>
        <w:t>performance</w:t>
      </w:r>
      <w:r>
        <w:rPr>
          <w:spacing w:val="6"/>
          <w:sz w:val="21"/>
        </w:rPr>
        <w:t xml:space="preserve"> </w:t>
      </w:r>
      <w:r>
        <w:rPr>
          <w:sz w:val="21"/>
        </w:rPr>
        <w:t>of</w:t>
      </w:r>
      <w:r>
        <w:rPr>
          <w:spacing w:val="6"/>
          <w:sz w:val="21"/>
        </w:rPr>
        <w:t xml:space="preserve"> </w:t>
      </w:r>
      <w:r>
        <w:rPr>
          <w:sz w:val="21"/>
        </w:rPr>
        <w:t>his</w:t>
      </w:r>
      <w:r>
        <w:rPr>
          <w:spacing w:val="6"/>
          <w:sz w:val="21"/>
        </w:rPr>
        <w:t xml:space="preserve"> </w:t>
      </w:r>
      <w:r>
        <w:rPr>
          <w:sz w:val="21"/>
        </w:rPr>
        <w:t>or</w:t>
      </w:r>
      <w:r>
        <w:rPr>
          <w:spacing w:val="5"/>
          <w:sz w:val="21"/>
        </w:rPr>
        <w:t xml:space="preserve"> </w:t>
      </w:r>
      <w:r>
        <w:rPr>
          <w:sz w:val="21"/>
        </w:rPr>
        <w:t>her</w:t>
      </w:r>
      <w:r>
        <w:rPr>
          <w:spacing w:val="-55"/>
          <w:sz w:val="21"/>
        </w:rPr>
        <w:t xml:space="preserve"> </w:t>
      </w:r>
      <w:r>
        <w:rPr>
          <w:sz w:val="21"/>
        </w:rPr>
        <w:t>official</w:t>
      </w:r>
      <w:r>
        <w:rPr>
          <w:spacing w:val="-1"/>
          <w:sz w:val="21"/>
        </w:rPr>
        <w:t xml:space="preserve"> </w:t>
      </w:r>
      <w:r>
        <w:rPr>
          <w:sz w:val="21"/>
        </w:rPr>
        <w:t>duties;</w:t>
      </w:r>
    </w:p>
    <w:p w14:paraId="0A380890" w14:textId="77777777" w:rsidR="00447697" w:rsidRDefault="00BE6F0B">
      <w:pPr>
        <w:pStyle w:val="ListParagraph"/>
        <w:numPr>
          <w:ilvl w:val="0"/>
          <w:numId w:val="32"/>
        </w:numPr>
        <w:tabs>
          <w:tab w:val="left" w:pos="2444"/>
        </w:tabs>
        <w:spacing w:before="205" w:line="319" w:lineRule="auto"/>
        <w:ind w:left="2520" w:right="1439" w:hanging="360"/>
        <w:rPr>
          <w:sz w:val="21"/>
        </w:rPr>
      </w:pPr>
      <w:r>
        <w:rPr>
          <w:sz w:val="21"/>
        </w:rPr>
        <w:t>Take</w:t>
      </w:r>
      <w:r>
        <w:rPr>
          <w:spacing w:val="8"/>
          <w:sz w:val="21"/>
        </w:rPr>
        <w:t xml:space="preserve"> </w:t>
      </w:r>
      <w:r>
        <w:rPr>
          <w:sz w:val="21"/>
        </w:rPr>
        <w:t>or</w:t>
      </w:r>
      <w:r>
        <w:rPr>
          <w:spacing w:val="8"/>
          <w:sz w:val="21"/>
        </w:rPr>
        <w:t xml:space="preserve"> </w:t>
      </w:r>
      <w:r>
        <w:rPr>
          <w:sz w:val="21"/>
        </w:rPr>
        <w:t>withhold</w:t>
      </w:r>
      <w:r>
        <w:rPr>
          <w:spacing w:val="8"/>
          <w:sz w:val="21"/>
        </w:rPr>
        <w:t xml:space="preserve"> </w:t>
      </w:r>
      <w:r>
        <w:rPr>
          <w:sz w:val="21"/>
        </w:rPr>
        <w:t>official</w:t>
      </w:r>
      <w:r>
        <w:rPr>
          <w:spacing w:val="10"/>
          <w:sz w:val="21"/>
        </w:rPr>
        <w:t xml:space="preserve"> </w:t>
      </w:r>
      <w:r>
        <w:rPr>
          <w:sz w:val="21"/>
        </w:rPr>
        <w:t>action</w:t>
      </w:r>
      <w:r>
        <w:rPr>
          <w:spacing w:val="9"/>
          <w:sz w:val="21"/>
        </w:rPr>
        <w:t xml:space="preserve"> </w:t>
      </w:r>
      <w:r>
        <w:rPr>
          <w:sz w:val="21"/>
        </w:rPr>
        <w:t>on</w:t>
      </w:r>
      <w:r>
        <w:rPr>
          <w:spacing w:val="9"/>
          <w:sz w:val="21"/>
        </w:rPr>
        <w:t xml:space="preserve"> </w:t>
      </w:r>
      <w:r>
        <w:rPr>
          <w:sz w:val="21"/>
        </w:rPr>
        <w:t>a</w:t>
      </w:r>
      <w:r>
        <w:rPr>
          <w:spacing w:val="9"/>
          <w:sz w:val="21"/>
        </w:rPr>
        <w:t xml:space="preserve"> </w:t>
      </w:r>
      <w:r>
        <w:rPr>
          <w:sz w:val="21"/>
        </w:rPr>
        <w:t>matter</w:t>
      </w:r>
      <w:r>
        <w:rPr>
          <w:spacing w:val="8"/>
          <w:sz w:val="21"/>
        </w:rPr>
        <w:t xml:space="preserve"> </w:t>
      </w:r>
      <w:r>
        <w:rPr>
          <w:sz w:val="21"/>
        </w:rPr>
        <w:t>in</w:t>
      </w:r>
      <w:r>
        <w:rPr>
          <w:spacing w:val="8"/>
          <w:sz w:val="21"/>
        </w:rPr>
        <w:t xml:space="preserve"> </w:t>
      </w:r>
      <w:r>
        <w:rPr>
          <w:sz w:val="21"/>
        </w:rPr>
        <w:t>which</w:t>
      </w:r>
      <w:r>
        <w:rPr>
          <w:spacing w:val="8"/>
          <w:sz w:val="21"/>
        </w:rPr>
        <w:t xml:space="preserve"> </w:t>
      </w:r>
      <w:r>
        <w:rPr>
          <w:sz w:val="21"/>
        </w:rPr>
        <w:t>they</w:t>
      </w:r>
      <w:r>
        <w:rPr>
          <w:spacing w:val="10"/>
          <w:sz w:val="21"/>
        </w:rPr>
        <w:t xml:space="preserve"> </w:t>
      </w:r>
      <w:r>
        <w:rPr>
          <w:sz w:val="21"/>
        </w:rPr>
        <w:t>have</w:t>
      </w:r>
      <w:r>
        <w:rPr>
          <w:spacing w:val="11"/>
          <w:sz w:val="21"/>
        </w:rPr>
        <w:t xml:space="preserve"> </w:t>
      </w:r>
      <w:r>
        <w:rPr>
          <w:sz w:val="21"/>
        </w:rPr>
        <w:t>an</w:t>
      </w:r>
      <w:r>
        <w:rPr>
          <w:spacing w:val="9"/>
          <w:sz w:val="21"/>
        </w:rPr>
        <w:t xml:space="preserve"> </w:t>
      </w:r>
      <w:r>
        <w:rPr>
          <w:sz w:val="21"/>
        </w:rPr>
        <w:t>outside</w:t>
      </w:r>
      <w:r>
        <w:rPr>
          <w:spacing w:val="10"/>
          <w:sz w:val="21"/>
        </w:rPr>
        <w:t xml:space="preserve"> </w:t>
      </w:r>
      <w:r>
        <w:rPr>
          <w:sz w:val="21"/>
        </w:rPr>
        <w:t>personal</w:t>
      </w:r>
      <w:r>
        <w:rPr>
          <w:spacing w:val="11"/>
          <w:sz w:val="21"/>
        </w:rPr>
        <w:t xml:space="preserve"> </w:t>
      </w:r>
      <w:r>
        <w:rPr>
          <w:sz w:val="21"/>
        </w:rPr>
        <w:t>or</w:t>
      </w:r>
      <w:r>
        <w:rPr>
          <w:spacing w:val="-55"/>
          <w:sz w:val="21"/>
        </w:rPr>
        <w:t xml:space="preserve"> </w:t>
      </w:r>
      <w:r>
        <w:rPr>
          <w:sz w:val="21"/>
        </w:rPr>
        <w:t>financial</w:t>
      </w:r>
      <w:r>
        <w:rPr>
          <w:spacing w:val="-1"/>
          <w:sz w:val="21"/>
        </w:rPr>
        <w:t xml:space="preserve"> </w:t>
      </w:r>
      <w:r>
        <w:rPr>
          <w:sz w:val="21"/>
        </w:rPr>
        <w:t>interest;</w:t>
      </w:r>
    </w:p>
    <w:p w14:paraId="22AD206E" w14:textId="77777777" w:rsidR="00447697" w:rsidRDefault="00BE6F0B">
      <w:pPr>
        <w:pStyle w:val="ListParagraph"/>
        <w:numPr>
          <w:ilvl w:val="0"/>
          <w:numId w:val="32"/>
        </w:numPr>
        <w:tabs>
          <w:tab w:val="left" w:pos="2511"/>
        </w:tabs>
        <w:spacing w:before="202" w:line="319" w:lineRule="auto"/>
        <w:ind w:left="2520" w:right="1440" w:hanging="360"/>
        <w:rPr>
          <w:sz w:val="21"/>
        </w:rPr>
      </w:pPr>
      <w:r>
        <w:rPr>
          <w:sz w:val="21"/>
        </w:rPr>
        <w:t>Use</w:t>
      </w:r>
      <w:r>
        <w:rPr>
          <w:spacing w:val="18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22"/>
          <w:sz w:val="21"/>
        </w:rPr>
        <w:t xml:space="preserve"> </w:t>
      </w:r>
      <w:r>
        <w:rPr>
          <w:sz w:val="21"/>
        </w:rPr>
        <w:t>time,</w:t>
      </w:r>
      <w:r>
        <w:rPr>
          <w:spacing w:val="21"/>
          <w:sz w:val="21"/>
        </w:rPr>
        <w:t xml:space="preserve"> </w:t>
      </w:r>
      <w:r>
        <w:rPr>
          <w:sz w:val="21"/>
        </w:rPr>
        <w:t>equipment,</w:t>
      </w:r>
      <w:r>
        <w:rPr>
          <w:spacing w:val="19"/>
          <w:sz w:val="21"/>
        </w:rPr>
        <w:t xml:space="preserve"> </w:t>
      </w:r>
      <w:r>
        <w:rPr>
          <w:sz w:val="21"/>
        </w:rPr>
        <w:t>property</w:t>
      </w:r>
      <w:r>
        <w:rPr>
          <w:spacing w:val="19"/>
          <w:sz w:val="21"/>
        </w:rPr>
        <w:t xml:space="preserve"> </w:t>
      </w:r>
      <w:r>
        <w:rPr>
          <w:sz w:val="21"/>
        </w:rPr>
        <w:t>or</w:t>
      </w:r>
      <w:r>
        <w:rPr>
          <w:spacing w:val="21"/>
          <w:sz w:val="21"/>
        </w:rPr>
        <w:t xml:space="preserve"> </w:t>
      </w:r>
      <w:r>
        <w:rPr>
          <w:sz w:val="21"/>
        </w:rPr>
        <w:t>facilities</w:t>
      </w:r>
      <w:r>
        <w:rPr>
          <w:spacing w:val="21"/>
          <w:sz w:val="21"/>
        </w:rPr>
        <w:t xml:space="preserve"> </w:t>
      </w:r>
      <w:r>
        <w:rPr>
          <w:sz w:val="21"/>
        </w:rPr>
        <w:t>for</w:t>
      </w:r>
      <w:r>
        <w:rPr>
          <w:spacing w:val="21"/>
          <w:sz w:val="21"/>
        </w:rPr>
        <w:t xml:space="preserve"> </w:t>
      </w:r>
      <w:r>
        <w:rPr>
          <w:sz w:val="21"/>
        </w:rPr>
        <w:t>personal</w:t>
      </w:r>
      <w:r>
        <w:rPr>
          <w:spacing w:val="22"/>
          <w:sz w:val="21"/>
        </w:rPr>
        <w:t xml:space="preserve"> </w:t>
      </w:r>
      <w:r>
        <w:rPr>
          <w:sz w:val="21"/>
        </w:rPr>
        <w:t>and/or</w:t>
      </w:r>
      <w:r>
        <w:rPr>
          <w:spacing w:val="20"/>
          <w:sz w:val="21"/>
        </w:rPr>
        <w:t xml:space="preserve"> </w:t>
      </w:r>
      <w:r>
        <w:rPr>
          <w:sz w:val="21"/>
        </w:rPr>
        <w:t>financial</w:t>
      </w:r>
      <w:r>
        <w:rPr>
          <w:spacing w:val="-55"/>
          <w:sz w:val="21"/>
        </w:rPr>
        <w:t xml:space="preserve"> </w:t>
      </w:r>
      <w:r>
        <w:rPr>
          <w:sz w:val="21"/>
        </w:rPr>
        <w:t>benefit;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</w:p>
    <w:p w14:paraId="66C1E490" w14:textId="77777777" w:rsidR="00447697" w:rsidRDefault="00BE6F0B">
      <w:pPr>
        <w:pStyle w:val="ListParagraph"/>
        <w:numPr>
          <w:ilvl w:val="0"/>
          <w:numId w:val="32"/>
        </w:numPr>
        <w:tabs>
          <w:tab w:val="left" w:pos="2530"/>
        </w:tabs>
        <w:spacing w:before="203" w:line="319" w:lineRule="auto"/>
        <w:ind w:left="2520" w:right="1440" w:hanging="360"/>
        <w:rPr>
          <w:sz w:val="21"/>
        </w:rPr>
      </w:pPr>
      <w:r>
        <w:rPr>
          <w:sz w:val="21"/>
        </w:rPr>
        <w:t>Coerce</w:t>
      </w:r>
      <w:r>
        <w:rPr>
          <w:spacing w:val="25"/>
          <w:sz w:val="21"/>
        </w:rPr>
        <w:t xml:space="preserve"> </w:t>
      </w:r>
      <w:r>
        <w:rPr>
          <w:sz w:val="21"/>
        </w:rPr>
        <w:t>subordinates</w:t>
      </w:r>
      <w:r>
        <w:rPr>
          <w:spacing w:val="23"/>
          <w:sz w:val="21"/>
        </w:rPr>
        <w:t xml:space="preserve"> </w:t>
      </w:r>
      <w:r>
        <w:rPr>
          <w:sz w:val="21"/>
        </w:rPr>
        <w:t>in</w:t>
      </w:r>
      <w:r>
        <w:rPr>
          <w:spacing w:val="25"/>
          <w:sz w:val="21"/>
        </w:rPr>
        <w:t xml:space="preserve"> </w:t>
      </w:r>
      <w:r>
        <w:rPr>
          <w:sz w:val="21"/>
        </w:rPr>
        <w:t>any</w:t>
      </w:r>
      <w:r>
        <w:rPr>
          <w:spacing w:val="23"/>
          <w:sz w:val="21"/>
        </w:rPr>
        <w:t xml:space="preserve"> </w:t>
      </w:r>
      <w:r>
        <w:rPr>
          <w:sz w:val="21"/>
        </w:rPr>
        <w:t>manner,</w:t>
      </w:r>
      <w:r>
        <w:rPr>
          <w:spacing w:val="23"/>
          <w:sz w:val="21"/>
        </w:rPr>
        <w:t xml:space="preserve"> </w:t>
      </w:r>
      <w:r>
        <w:rPr>
          <w:sz w:val="21"/>
        </w:rPr>
        <w:t>which</w:t>
      </w:r>
      <w:r>
        <w:rPr>
          <w:spacing w:val="25"/>
          <w:sz w:val="21"/>
        </w:rPr>
        <w:t xml:space="preserve"> </w:t>
      </w:r>
      <w:r>
        <w:rPr>
          <w:sz w:val="21"/>
        </w:rPr>
        <w:t>will</w:t>
      </w:r>
      <w:r>
        <w:rPr>
          <w:spacing w:val="26"/>
          <w:sz w:val="21"/>
        </w:rPr>
        <w:t xml:space="preserve"> </w:t>
      </w:r>
      <w:r>
        <w:rPr>
          <w:sz w:val="21"/>
        </w:rPr>
        <w:t>result</w:t>
      </w:r>
      <w:r>
        <w:rPr>
          <w:spacing w:val="24"/>
          <w:sz w:val="21"/>
        </w:rPr>
        <w:t xml:space="preserve"> </w:t>
      </w:r>
      <w:r>
        <w:rPr>
          <w:sz w:val="21"/>
        </w:rPr>
        <w:t>in</w:t>
      </w:r>
      <w:r>
        <w:rPr>
          <w:spacing w:val="25"/>
          <w:sz w:val="21"/>
        </w:rPr>
        <w:t xml:space="preserve"> </w:t>
      </w:r>
      <w:r>
        <w:rPr>
          <w:sz w:val="21"/>
        </w:rPr>
        <w:t>outside</w:t>
      </w:r>
      <w:r>
        <w:rPr>
          <w:spacing w:val="23"/>
          <w:sz w:val="21"/>
        </w:rPr>
        <w:t xml:space="preserve"> </w:t>
      </w:r>
      <w:r>
        <w:rPr>
          <w:sz w:val="21"/>
        </w:rPr>
        <w:t>financial</w:t>
      </w:r>
      <w:r>
        <w:rPr>
          <w:spacing w:val="26"/>
          <w:sz w:val="21"/>
        </w:rPr>
        <w:t xml:space="preserve"> </w:t>
      </w:r>
      <w:r>
        <w:rPr>
          <w:sz w:val="21"/>
        </w:rPr>
        <w:t>benefit</w:t>
      </w:r>
      <w:r>
        <w:rPr>
          <w:spacing w:val="25"/>
          <w:sz w:val="21"/>
        </w:rPr>
        <w:t xml:space="preserve"> </w:t>
      </w:r>
      <w:r>
        <w:rPr>
          <w:sz w:val="21"/>
        </w:rPr>
        <w:t>to</w:t>
      </w:r>
      <w:r>
        <w:rPr>
          <w:spacing w:val="-56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supervisor.</w:t>
      </w:r>
    </w:p>
    <w:p w14:paraId="376A68E4" w14:textId="77777777" w:rsidR="00447697" w:rsidRDefault="00BE6F0B">
      <w:pPr>
        <w:pStyle w:val="Heading5"/>
        <w:numPr>
          <w:ilvl w:val="2"/>
          <w:numId w:val="33"/>
        </w:numPr>
        <w:tabs>
          <w:tab w:val="left" w:pos="2160"/>
          <w:tab w:val="left" w:pos="2161"/>
        </w:tabs>
        <w:spacing w:before="155"/>
        <w:ind w:left="2160" w:hanging="721"/>
      </w:pPr>
      <w:r>
        <w:t>Improper</w:t>
      </w:r>
      <w:r>
        <w:rPr>
          <w:spacing w:val="-3"/>
        </w:rPr>
        <w:t xml:space="preserve"> </w:t>
      </w:r>
      <w:r>
        <w:t>Gifts</w:t>
      </w:r>
    </w:p>
    <w:p w14:paraId="0846C0FB" w14:textId="77777777" w:rsidR="00447697" w:rsidRDefault="00447697">
      <w:pPr>
        <w:pStyle w:val="BodyText"/>
        <w:spacing w:before="4"/>
        <w:rPr>
          <w:rFonts w:ascii="Arial"/>
          <w:b/>
          <w:sz w:val="25"/>
        </w:rPr>
      </w:pPr>
    </w:p>
    <w:p w14:paraId="1D6621F8" w14:textId="77777777" w:rsidR="00447697" w:rsidRDefault="00BE6F0B">
      <w:pPr>
        <w:pStyle w:val="BodyText"/>
        <w:spacing w:line="355" w:lineRule="auto"/>
        <w:ind w:left="2160" w:right="183"/>
      </w:pPr>
      <w:r>
        <w:t>Organization employees will not solicit or accept gifts of any value that benefit the employee’s personal</w:t>
      </w:r>
      <w:r>
        <w:rPr>
          <w:spacing w:val="-56"/>
        </w:rPr>
        <w:t xml:space="preserve"> </w:t>
      </w:r>
      <w:r>
        <w:t xml:space="preserve">or </w:t>
      </w:r>
      <w:proofErr w:type="spellStart"/>
      <w:r>
        <w:t>financialnablyinferred</w:t>
      </w:r>
      <w:proofErr w:type="spellEnd"/>
      <w:r>
        <w:t xml:space="preserve"> </w:t>
      </w:r>
      <w:proofErr w:type="spellStart"/>
      <w:r>
        <w:t>thatinterestthegiftis</w:t>
      </w:r>
      <w:proofErr w:type="spellEnd"/>
      <w:r>
        <w:t xml:space="preserve"> if intended to influence the employee’s actions o than</w:t>
      </w:r>
      <w:r>
        <w:rPr>
          <w:spacing w:val="1"/>
        </w:rPr>
        <w:t xml:space="preserve"> </w:t>
      </w:r>
      <w:r>
        <w:t>Rs.500 that is received by an employee, whose action can affect the giver, must be reported to the</w:t>
      </w:r>
      <w:r>
        <w:rPr>
          <w:spacing w:val="1"/>
        </w:rPr>
        <w:t xml:space="preserve"> </w:t>
      </w:r>
      <w:proofErr w:type="spellStart"/>
      <w:r>
        <w:t>employee’s.</w:t>
      </w:r>
      <w:r>
        <w:rPr>
          <w:rFonts w:ascii="Arial" w:hAnsi="Arial"/>
          <w:i/>
        </w:rPr>
        <w:t>Gift</w:t>
      </w:r>
      <w:proofErr w:type="spellEnd"/>
      <w:r>
        <w:t xml:space="preserve">”“ </w:t>
      </w:r>
      <w:proofErr w:type="spellStart"/>
      <w:r>
        <w:t>supervisorincludes</w:t>
      </w:r>
      <w:proofErr w:type="spellEnd"/>
      <w:r>
        <w:t xml:space="preserve">: </w:t>
      </w:r>
      <w:proofErr w:type="spellStart"/>
      <w:r>
        <w:t>money,immedia</w:t>
      </w:r>
      <w:proofErr w:type="spellEnd"/>
      <w:r>
        <w:t xml:space="preserve"> value, services, loans, travel, entertainment,</w:t>
      </w:r>
      <w:r>
        <w:rPr>
          <w:spacing w:val="1"/>
        </w:rPr>
        <w:t xml:space="preserve"> </w:t>
      </w:r>
      <w:r>
        <w:t>hospitality</w:t>
      </w:r>
      <w:r>
        <w:rPr>
          <w:spacing w:val="-5"/>
        </w:rPr>
        <w:t xml:space="preserve"> </w:t>
      </w:r>
      <w:r>
        <w:t>and employment.</w:t>
      </w:r>
    </w:p>
    <w:p w14:paraId="7231F730" w14:textId="77777777" w:rsidR="00447697" w:rsidRDefault="00447697">
      <w:pPr>
        <w:pStyle w:val="BodyText"/>
        <w:rPr>
          <w:sz w:val="24"/>
        </w:rPr>
      </w:pPr>
    </w:p>
    <w:p w14:paraId="01E4F350" w14:textId="77777777" w:rsidR="00447697" w:rsidRDefault="00BE6F0B">
      <w:pPr>
        <w:pStyle w:val="Heading5"/>
        <w:numPr>
          <w:ilvl w:val="2"/>
          <w:numId w:val="33"/>
        </w:numPr>
        <w:tabs>
          <w:tab w:val="left" w:pos="2220"/>
          <w:tab w:val="left" w:pos="2221"/>
        </w:tabs>
        <w:spacing w:before="179"/>
        <w:ind w:hanging="781"/>
      </w:pPr>
      <w:r>
        <w:t>Improper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Disclosure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Information</w:t>
      </w:r>
    </w:p>
    <w:p w14:paraId="4756F5BD" w14:textId="77777777" w:rsidR="00447697" w:rsidRDefault="00447697">
      <w:pPr>
        <w:pStyle w:val="BodyText"/>
        <w:spacing w:before="3"/>
        <w:rPr>
          <w:rFonts w:ascii="Arial"/>
          <w:b/>
          <w:sz w:val="25"/>
        </w:rPr>
      </w:pPr>
    </w:p>
    <w:p w14:paraId="6E1E3DE9" w14:textId="77777777" w:rsidR="00447697" w:rsidRDefault="00BE6F0B">
      <w:pPr>
        <w:pStyle w:val="BodyText"/>
        <w:spacing w:before="1" w:line="350" w:lineRule="auto"/>
        <w:ind w:left="2160" w:right="1437"/>
        <w:jc w:val="both"/>
      </w:pPr>
      <w:r>
        <w:t>No organization employee will use or disclose any information gained from organization</w:t>
      </w:r>
      <w:r>
        <w:rPr>
          <w:spacing w:val="1"/>
        </w:rPr>
        <w:t xml:space="preserve"> </w:t>
      </w:r>
      <w:r>
        <w:t>employment if the use or disclosure could result in a financial or personal benefit to the</w:t>
      </w:r>
      <w:r>
        <w:rPr>
          <w:spacing w:val="1"/>
        </w:rPr>
        <w:t xml:space="preserve"> </w:t>
      </w:r>
      <w:r>
        <w:t>employee (or to a family or household member), unless that information has already</w:t>
      </w:r>
      <w:r>
        <w:rPr>
          <w:spacing w:val="1"/>
        </w:rPr>
        <w:t xml:space="preserve"> </w:t>
      </w:r>
      <w:r>
        <w:t>become public. No current employee of organization will use or disclose confidential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acquired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employment</w:t>
      </w:r>
      <w:r>
        <w:rPr>
          <w:spacing w:val="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she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relinquished</w:t>
      </w:r>
      <w:r>
        <w:rPr>
          <w:spacing w:val="1"/>
        </w:rPr>
        <w:t xml:space="preserve"> </w:t>
      </w:r>
      <w:r>
        <w:t>association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organization.</w:t>
      </w:r>
    </w:p>
    <w:p w14:paraId="1939F3DB" w14:textId="77777777" w:rsidR="00447697" w:rsidRDefault="00BE6F0B">
      <w:pPr>
        <w:pStyle w:val="Heading5"/>
        <w:numPr>
          <w:ilvl w:val="2"/>
          <w:numId w:val="33"/>
        </w:numPr>
        <w:tabs>
          <w:tab w:val="left" w:pos="2160"/>
          <w:tab w:val="left" w:pos="2161"/>
        </w:tabs>
        <w:spacing w:before="131"/>
        <w:ind w:left="2160" w:hanging="721"/>
      </w:pPr>
      <w:r>
        <w:t>Improper</w:t>
      </w:r>
      <w:r>
        <w:rPr>
          <w:spacing w:val="-3"/>
        </w:rPr>
        <w:t xml:space="preserve"> </w:t>
      </w:r>
      <w:r>
        <w:t>Influence</w:t>
      </w:r>
      <w:r>
        <w:rPr>
          <w:spacing w:val="-1"/>
        </w:rPr>
        <w:t xml:space="preserve"> </w:t>
      </w:r>
      <w:r>
        <w:t>in Grants,</w:t>
      </w:r>
      <w:r>
        <w:rPr>
          <w:spacing w:val="-2"/>
        </w:rPr>
        <w:t xml:space="preserve"> </w:t>
      </w:r>
      <w:r>
        <w:t>Contracts,</w:t>
      </w:r>
      <w:r>
        <w:rPr>
          <w:spacing w:val="-3"/>
        </w:rPr>
        <w:t xml:space="preserve"> </w:t>
      </w:r>
      <w:r>
        <w:t>Leases,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Loans</w:t>
      </w:r>
    </w:p>
    <w:p w14:paraId="5F4CD4B9" w14:textId="77777777" w:rsidR="00447697" w:rsidRDefault="00447697">
      <w:pPr>
        <w:pStyle w:val="BodyText"/>
        <w:spacing w:before="10"/>
        <w:rPr>
          <w:rFonts w:ascii="Arial"/>
          <w:b/>
          <w:sz w:val="24"/>
        </w:rPr>
      </w:pPr>
    </w:p>
    <w:p w14:paraId="2189B7F1" w14:textId="77777777" w:rsidR="00447697" w:rsidRDefault="00BE6F0B">
      <w:pPr>
        <w:pStyle w:val="BodyText"/>
        <w:spacing w:line="336" w:lineRule="auto"/>
        <w:ind w:left="2160" w:right="1435"/>
        <w:jc w:val="both"/>
      </w:pPr>
      <w:r>
        <w:t>No Organization employee (or immediate family or household member) whose action or</w:t>
      </w:r>
      <w:r>
        <w:rPr>
          <w:spacing w:val="1"/>
        </w:rPr>
        <w:t xml:space="preserve"> </w:t>
      </w:r>
      <w:r>
        <w:t xml:space="preserve">inaction can affect the award, administration of </w:t>
      </w:r>
      <w:proofErr w:type="spellStart"/>
      <w:r>
        <w:t>a</w:t>
      </w:r>
      <w:proofErr w:type="spellEnd"/>
      <w:r>
        <w:t xml:space="preserve"> organization grant or contractor loan,</w:t>
      </w:r>
      <w:r>
        <w:rPr>
          <w:spacing w:val="1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for,</w:t>
      </w:r>
      <w:r>
        <w:rPr>
          <w:spacing w:val="-2"/>
        </w:rPr>
        <w:t xml:space="preserve"> </w:t>
      </w:r>
      <w:r>
        <w:t>be a part</w:t>
      </w:r>
      <w:r>
        <w:rPr>
          <w:spacing w:val="-2"/>
        </w:rPr>
        <w:t xml:space="preserve"> </w:t>
      </w:r>
      <w:r>
        <w:t>to or</w:t>
      </w:r>
      <w:r>
        <w:rPr>
          <w:spacing w:val="-2"/>
        </w:rPr>
        <w:t xml:space="preserve"> </w:t>
      </w:r>
      <w:r>
        <w:t>have an interest</w:t>
      </w:r>
      <w:r>
        <w:rPr>
          <w:spacing w:val="-2"/>
        </w:rPr>
        <w:t xml:space="preserve"> </w:t>
      </w:r>
      <w:r>
        <w:t>in that</w:t>
      </w:r>
      <w:r>
        <w:rPr>
          <w:spacing w:val="-1"/>
        </w:rPr>
        <w:t xml:space="preserve"> </w:t>
      </w:r>
      <w:r>
        <w:t>organization grant,</w:t>
      </w:r>
      <w:r>
        <w:rPr>
          <w:spacing w:val="-1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loan.</w:t>
      </w:r>
    </w:p>
    <w:p w14:paraId="3B626042" w14:textId="77777777" w:rsidR="00447697" w:rsidRDefault="00BE6F0B">
      <w:pPr>
        <w:pStyle w:val="Heading5"/>
        <w:numPr>
          <w:ilvl w:val="2"/>
          <w:numId w:val="33"/>
        </w:numPr>
        <w:tabs>
          <w:tab w:val="left" w:pos="2160"/>
          <w:tab w:val="left" w:pos="2161"/>
        </w:tabs>
        <w:spacing w:before="143"/>
        <w:ind w:left="2160" w:hanging="721"/>
      </w:pPr>
      <w:r>
        <w:t>Improper</w:t>
      </w:r>
      <w:r>
        <w:rPr>
          <w:spacing w:val="-4"/>
        </w:rPr>
        <w:t xml:space="preserve"> </w:t>
      </w:r>
      <w:r>
        <w:t>Representation</w:t>
      </w:r>
    </w:p>
    <w:p w14:paraId="4813974C" w14:textId="77777777" w:rsidR="00447697" w:rsidRDefault="00447697">
      <w:pPr>
        <w:pStyle w:val="BodyText"/>
        <w:spacing w:before="4"/>
        <w:rPr>
          <w:rFonts w:ascii="Arial"/>
          <w:b/>
          <w:sz w:val="25"/>
        </w:rPr>
      </w:pPr>
    </w:p>
    <w:p w14:paraId="32A017DA" w14:textId="77777777" w:rsidR="00447697" w:rsidRDefault="00BE6F0B">
      <w:pPr>
        <w:pStyle w:val="BodyText"/>
        <w:spacing w:line="367" w:lineRule="auto"/>
        <w:ind w:left="2160" w:right="-16"/>
      </w:pPr>
      <w:r>
        <w:t>No organization employee may accept outside payment or financial benefit to represent, advice, or assist</w:t>
      </w:r>
      <w:r>
        <w:rPr>
          <w:spacing w:val="-56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matt</w:t>
      </w:r>
      <w:r>
        <w:rPr>
          <w:spacing w:val="-2"/>
        </w:rPr>
        <w:t xml:space="preserve"> </w:t>
      </w:r>
      <w:r>
        <w:t>administrative</w:t>
      </w:r>
      <w:r>
        <w:rPr>
          <w:spacing w:val="-1"/>
        </w:rPr>
        <w:t xml:space="preserve"> </w:t>
      </w:r>
      <w:r>
        <w:t>unit.</w:t>
      </w:r>
    </w:p>
    <w:p w14:paraId="42BFC67C" w14:textId="77777777" w:rsidR="00447697" w:rsidRDefault="00447697">
      <w:pPr>
        <w:spacing w:line="367" w:lineRule="auto"/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522E570A" w14:textId="77777777" w:rsidR="00447697" w:rsidRDefault="00BE6F0B">
      <w:pPr>
        <w:pStyle w:val="Heading5"/>
        <w:numPr>
          <w:ilvl w:val="2"/>
          <w:numId w:val="33"/>
        </w:numPr>
        <w:tabs>
          <w:tab w:val="left" w:pos="2160"/>
          <w:tab w:val="left" w:pos="2161"/>
        </w:tabs>
        <w:spacing w:before="128"/>
        <w:ind w:left="2160" w:hanging="721"/>
      </w:pPr>
      <w:bookmarkStart w:id="1253" w:name="_bookmark33"/>
      <w:bookmarkEnd w:id="1253"/>
      <w:r>
        <w:lastRenderedPageBreak/>
        <w:t>Conflict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Interest</w:t>
      </w:r>
    </w:p>
    <w:p w14:paraId="56CE0C39" w14:textId="77777777" w:rsidR="00447697" w:rsidRDefault="00447697">
      <w:pPr>
        <w:pStyle w:val="BodyText"/>
        <w:spacing w:before="11"/>
        <w:rPr>
          <w:rFonts w:ascii="Arial"/>
          <w:b/>
          <w:sz w:val="24"/>
        </w:rPr>
      </w:pPr>
    </w:p>
    <w:p w14:paraId="39B7CEA2" w14:textId="77777777" w:rsidR="00447697" w:rsidRDefault="00BE6F0B">
      <w:pPr>
        <w:pStyle w:val="BodyText"/>
        <w:spacing w:line="336" w:lineRule="auto"/>
        <w:ind w:left="2160" w:right="1436"/>
        <w:jc w:val="both"/>
      </w:pPr>
      <w:r>
        <w:t>An employee who has substantial financial interests (or who acquires such financial</w:t>
      </w:r>
      <w:r>
        <w:rPr>
          <w:spacing w:val="1"/>
        </w:rPr>
        <w:t xml:space="preserve"> </w:t>
      </w:r>
      <w:r>
        <w:t>interests) direct or indirect, or any corporation, firm, or person who contracts with the</w:t>
      </w:r>
      <w:r>
        <w:rPr>
          <w:spacing w:val="1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will disclose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MD.</w:t>
      </w:r>
    </w:p>
    <w:p w14:paraId="5B7EF437" w14:textId="77777777" w:rsidR="00447697" w:rsidRDefault="00BE6F0B">
      <w:pPr>
        <w:pStyle w:val="Heading5"/>
        <w:numPr>
          <w:ilvl w:val="2"/>
          <w:numId w:val="33"/>
        </w:numPr>
        <w:tabs>
          <w:tab w:val="left" w:pos="2160"/>
          <w:tab w:val="left" w:pos="2161"/>
        </w:tabs>
        <w:spacing w:before="145"/>
        <w:ind w:left="2160" w:hanging="721"/>
      </w:pPr>
      <w:r>
        <w:t>Aiding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Violation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Policy</w:t>
      </w:r>
    </w:p>
    <w:p w14:paraId="306BDA3E" w14:textId="77777777" w:rsidR="00447697" w:rsidRDefault="00447697">
      <w:pPr>
        <w:pStyle w:val="BodyText"/>
        <w:spacing w:before="10"/>
        <w:rPr>
          <w:rFonts w:ascii="Arial"/>
          <w:b/>
          <w:sz w:val="24"/>
        </w:rPr>
      </w:pPr>
    </w:p>
    <w:p w14:paraId="34A04475" w14:textId="77777777" w:rsidR="00447697" w:rsidRDefault="00BE6F0B">
      <w:pPr>
        <w:pStyle w:val="BodyText"/>
        <w:spacing w:before="1" w:line="314" w:lineRule="auto"/>
        <w:ind w:left="2160" w:right="1418"/>
        <w:jc w:val="both"/>
      </w:pPr>
      <w:r>
        <w:t>Aiding another organization employee to violate this policy is prohibited and will entail</w:t>
      </w:r>
      <w:r>
        <w:rPr>
          <w:spacing w:val="1"/>
        </w:rPr>
        <w:t xml:space="preserve"> </w:t>
      </w:r>
      <w:r>
        <w:t>immediate</w:t>
      </w:r>
      <w:r>
        <w:rPr>
          <w:spacing w:val="-2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>action.</w:t>
      </w:r>
    </w:p>
    <w:p w14:paraId="036EFE5F" w14:textId="77777777" w:rsidR="00447697" w:rsidRDefault="00BE6F0B">
      <w:pPr>
        <w:pStyle w:val="Heading5"/>
        <w:numPr>
          <w:ilvl w:val="2"/>
          <w:numId w:val="33"/>
        </w:numPr>
        <w:tabs>
          <w:tab w:val="left" w:pos="2160"/>
          <w:tab w:val="left" w:pos="2161"/>
        </w:tabs>
        <w:spacing w:before="164"/>
        <w:ind w:left="2160" w:hanging="721"/>
      </w:pPr>
      <w:r>
        <w:t>Conflict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Interest</w:t>
      </w:r>
      <w:r>
        <w:rPr>
          <w:spacing w:val="-2"/>
        </w:rPr>
        <w:t xml:space="preserve"> </w:t>
      </w:r>
      <w:r>
        <w:t>in General</w:t>
      </w:r>
    </w:p>
    <w:p w14:paraId="54212906" w14:textId="77777777" w:rsidR="00447697" w:rsidRDefault="00447697">
      <w:pPr>
        <w:pStyle w:val="BodyText"/>
        <w:spacing w:before="3"/>
        <w:rPr>
          <w:rFonts w:ascii="Arial"/>
          <w:b/>
          <w:sz w:val="25"/>
        </w:rPr>
      </w:pPr>
    </w:p>
    <w:p w14:paraId="172FB2F5" w14:textId="77777777" w:rsidR="00447697" w:rsidRDefault="00BE6F0B">
      <w:pPr>
        <w:pStyle w:val="BodyText"/>
        <w:spacing w:before="1" w:line="350" w:lineRule="auto"/>
        <w:ind w:left="2160" w:right="1416"/>
        <w:jc w:val="both"/>
      </w:pPr>
      <w:r>
        <w:t>Organization</w:t>
      </w:r>
      <w:r>
        <w:rPr>
          <w:spacing w:val="1"/>
        </w:rPr>
        <w:t xml:space="preserve"> </w:t>
      </w:r>
      <w:r>
        <w:t>employees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faithfully</w:t>
      </w:r>
      <w:r>
        <w:rPr>
          <w:spacing w:val="1"/>
        </w:rPr>
        <w:t xml:space="preserve"> </w:t>
      </w:r>
      <w:r>
        <w:t>discharge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duties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refrain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engaging in any outside employment or matters of financial interest incompatible with the</w:t>
      </w:r>
      <w:r>
        <w:rPr>
          <w:spacing w:val="1"/>
        </w:rPr>
        <w:t xml:space="preserve"> </w:t>
      </w:r>
      <w:r>
        <w:t>impartial, objective, and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of their duties. They shall not realize</w:t>
      </w:r>
      <w:r>
        <w:rPr>
          <w:spacing w:val="1"/>
        </w:rPr>
        <w:t xml:space="preserve"> </w:t>
      </w:r>
      <w:r>
        <w:t>personal gain in any form that will influence improperly the conduct of their organization</w:t>
      </w:r>
      <w:r>
        <w:rPr>
          <w:spacing w:val="1"/>
        </w:rPr>
        <w:t xml:space="preserve"> </w:t>
      </w:r>
      <w:r>
        <w:t>duties. They shall not knowingly use organization funds, position or power for personal or</w:t>
      </w:r>
      <w:r>
        <w:rPr>
          <w:spacing w:val="1"/>
        </w:rPr>
        <w:t xml:space="preserve"> </w:t>
      </w:r>
      <w:r>
        <w:t>political</w:t>
      </w:r>
      <w:r>
        <w:rPr>
          <w:spacing w:val="1"/>
        </w:rPr>
        <w:t xml:space="preserve"> </w:t>
      </w:r>
      <w:r>
        <w:t>gain.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inform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supervisors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writing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reasonably</w:t>
      </w:r>
      <w:r>
        <w:rPr>
          <w:spacing w:val="1"/>
        </w:rPr>
        <w:t xml:space="preserve"> </w:t>
      </w:r>
      <w:r>
        <w:t>foreseen</w:t>
      </w:r>
      <w:r>
        <w:rPr>
          <w:spacing w:val="1"/>
        </w:rPr>
        <w:t xml:space="preserve"> </w:t>
      </w:r>
      <w:r>
        <w:t>potential</w:t>
      </w:r>
      <w:r>
        <w:rPr>
          <w:spacing w:val="-1"/>
        </w:rPr>
        <w:t xml:space="preserve"> </w:t>
      </w:r>
      <w:r>
        <w:t>conflicts.</w:t>
      </w:r>
    </w:p>
    <w:p w14:paraId="1BF12A70" w14:textId="77777777" w:rsidR="00447697" w:rsidRDefault="00BE6F0B">
      <w:pPr>
        <w:pStyle w:val="Heading5"/>
        <w:numPr>
          <w:ilvl w:val="2"/>
          <w:numId w:val="33"/>
        </w:numPr>
        <w:tabs>
          <w:tab w:val="left" w:pos="2161"/>
        </w:tabs>
        <w:spacing w:before="139"/>
        <w:ind w:left="2160" w:hanging="721"/>
      </w:pPr>
      <w:r>
        <w:t>Avoiding</w:t>
      </w:r>
      <w:r>
        <w:rPr>
          <w:spacing w:val="1"/>
        </w:rPr>
        <w:t xml:space="preserve"> </w:t>
      </w:r>
      <w:r>
        <w:t>Appearance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Impropriety</w:t>
      </w:r>
    </w:p>
    <w:p w14:paraId="0DF5BE77" w14:textId="77777777" w:rsidR="00447697" w:rsidRDefault="00447697">
      <w:pPr>
        <w:pStyle w:val="BodyText"/>
        <w:spacing w:before="10"/>
        <w:rPr>
          <w:rFonts w:ascii="Arial"/>
          <w:b/>
          <w:sz w:val="24"/>
        </w:rPr>
      </w:pPr>
    </w:p>
    <w:p w14:paraId="2798A26A" w14:textId="77777777" w:rsidR="00447697" w:rsidRDefault="00BE6F0B">
      <w:pPr>
        <w:pStyle w:val="BodyText"/>
        <w:spacing w:line="348" w:lineRule="auto"/>
        <w:ind w:left="2021" w:right="1415"/>
        <w:jc w:val="both"/>
      </w:pPr>
      <w:r>
        <w:t>Organization employees are required to accept responsibility for their decisions and the</w:t>
      </w:r>
      <w:r>
        <w:rPr>
          <w:spacing w:val="1"/>
        </w:rPr>
        <w:t xml:space="preserve"> </w:t>
      </w:r>
      <w:r>
        <w:t>resulting consequences. This includes avoiding even the appearance of impropriety, as</w:t>
      </w:r>
      <w:r>
        <w:rPr>
          <w:spacing w:val="1"/>
        </w:rPr>
        <w:t xml:space="preserve"> </w:t>
      </w:r>
      <w:r>
        <w:t>appearances affect public confidence. Employees shall not engage in any activity, on or off</w:t>
      </w:r>
      <w:r>
        <w:rPr>
          <w:spacing w:val="-56"/>
        </w:rPr>
        <w:t xml:space="preserve"> </w:t>
      </w:r>
      <w:r>
        <w:t>the job, which reasonably brings into question their impartiality, objectivity, and effective</w:t>
      </w:r>
      <w:r>
        <w:rPr>
          <w:spacing w:val="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of their</w:t>
      </w:r>
      <w:r>
        <w:rPr>
          <w:spacing w:val="-2"/>
        </w:rPr>
        <w:t xml:space="preserve"> </w:t>
      </w:r>
      <w:r>
        <w:t>duties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Employees.</w:t>
      </w:r>
    </w:p>
    <w:p w14:paraId="259B856A" w14:textId="77777777" w:rsidR="00447697" w:rsidRDefault="00BE6F0B">
      <w:pPr>
        <w:pStyle w:val="Heading4"/>
        <w:numPr>
          <w:ilvl w:val="1"/>
          <w:numId w:val="33"/>
        </w:numPr>
        <w:tabs>
          <w:tab w:val="left" w:pos="2021"/>
          <w:tab w:val="left" w:pos="2022"/>
        </w:tabs>
        <w:spacing w:before="137"/>
        <w:ind w:hanging="582"/>
      </w:pPr>
      <w:r>
        <w:t>Notification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Potential</w:t>
      </w:r>
      <w:r>
        <w:rPr>
          <w:spacing w:val="-1"/>
        </w:rPr>
        <w:t xml:space="preserve"> </w:t>
      </w:r>
      <w:r>
        <w:t>Ethical</w:t>
      </w:r>
      <w:r>
        <w:rPr>
          <w:spacing w:val="-3"/>
        </w:rPr>
        <w:t xml:space="preserve"> </w:t>
      </w:r>
      <w:r>
        <w:t>Violations</w:t>
      </w:r>
    </w:p>
    <w:p w14:paraId="5A5A033B" w14:textId="77777777" w:rsidR="00447697" w:rsidRDefault="00447697">
      <w:pPr>
        <w:pStyle w:val="BodyText"/>
        <w:spacing w:before="9"/>
        <w:rPr>
          <w:rFonts w:ascii="Arial"/>
          <w:b/>
          <w:sz w:val="25"/>
        </w:rPr>
      </w:pPr>
    </w:p>
    <w:p w14:paraId="4A3AD276" w14:textId="77777777" w:rsidR="00447697" w:rsidRDefault="00BE6F0B">
      <w:pPr>
        <w:pStyle w:val="BodyText"/>
        <w:spacing w:line="338" w:lineRule="auto"/>
        <w:ind w:left="2021" w:right="508"/>
      </w:pPr>
      <w:r>
        <w:t>When an employee is involved in a situation, which may be in violation of the organization’s ethical</w:t>
      </w:r>
      <w:r>
        <w:rPr>
          <w:spacing w:val="1"/>
        </w:rPr>
        <w:t xml:space="preserve"> </w:t>
      </w:r>
      <w:r>
        <w:t xml:space="preserve">position, the </w:t>
      </w:r>
      <w:proofErr w:type="spellStart"/>
      <w:r>
        <w:t>employeetionrelatedto</w:t>
      </w:r>
      <w:proofErr w:type="spellEnd"/>
      <w:r>
        <w:t xml:space="preserve"> </w:t>
      </w:r>
      <w:proofErr w:type="spellStart"/>
      <w:r>
        <w:t>thatshall</w:t>
      </w:r>
      <w:proofErr w:type="spellEnd"/>
      <w:r>
        <w:t xml:space="preserve"> no situation and shall immediately disclose the matter in</w:t>
      </w:r>
      <w:r>
        <w:rPr>
          <w:spacing w:val="-56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supervisor.</w:t>
      </w:r>
      <w:r>
        <w:rPr>
          <w:spacing w:val="-3"/>
        </w:rPr>
        <w:t xml:space="preserve"> </w:t>
      </w:r>
      <w:r>
        <w:t>The</w:t>
      </w:r>
    </w:p>
    <w:p w14:paraId="4DA8E583" w14:textId="77777777" w:rsidR="00447697" w:rsidRDefault="00BE6F0B">
      <w:pPr>
        <w:pStyle w:val="BodyText"/>
        <w:spacing w:before="68" w:line="350" w:lineRule="auto"/>
        <w:ind w:left="2021" w:right="1416"/>
        <w:jc w:val="both"/>
      </w:pPr>
      <w:r>
        <w:t>supervisor shall provide a written determination of whether a violation exists or will exist.</w:t>
      </w:r>
      <w:r>
        <w:rPr>
          <w:spacing w:val="1"/>
        </w:rPr>
        <w:t xml:space="preserve"> </w:t>
      </w:r>
      <w:r>
        <w:t>The supervisor will then reassign duties to avoid the violation, direct the removal by the</w:t>
      </w:r>
      <w:r>
        <w:rPr>
          <w:spacing w:val="1"/>
        </w:rPr>
        <w:t xml:space="preserve"> </w:t>
      </w:r>
      <w:r>
        <w:t>employee of the conflicting personal or financial interest, and seek advice from the MD and</w:t>
      </w:r>
      <w:r>
        <w:rPr>
          <w:spacing w:val="-56"/>
        </w:rPr>
        <w:t xml:space="preserve"> </w:t>
      </w:r>
      <w:r>
        <w:t>through</w:t>
      </w:r>
      <w:r>
        <w:rPr>
          <w:spacing w:val="11"/>
        </w:rPr>
        <w:t xml:space="preserve"> </w:t>
      </w:r>
      <w:r>
        <w:t>him</w:t>
      </w:r>
      <w:r>
        <w:rPr>
          <w:spacing w:val="12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her</w:t>
      </w:r>
      <w:r>
        <w:rPr>
          <w:spacing w:val="10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Board</w:t>
      </w:r>
      <w:r>
        <w:rPr>
          <w:spacing w:val="10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Heads</w:t>
      </w:r>
      <w:r>
        <w:rPr>
          <w:spacing w:val="11"/>
        </w:rPr>
        <w:t xml:space="preserve"> </w:t>
      </w:r>
      <w:r>
        <w:t>/</w:t>
      </w:r>
      <w:r>
        <w:rPr>
          <w:spacing w:val="11"/>
        </w:rPr>
        <w:t xml:space="preserve"> </w:t>
      </w:r>
      <w:r>
        <w:t>Executive</w:t>
      </w:r>
      <w:r>
        <w:rPr>
          <w:spacing w:val="11"/>
        </w:rPr>
        <w:t xml:space="preserve"> </w:t>
      </w:r>
      <w:r>
        <w:t>Committee</w:t>
      </w:r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evaluate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issue,</w:t>
      </w:r>
      <w:r>
        <w:rPr>
          <w:spacing w:val="-56"/>
        </w:rPr>
        <w:t xml:space="preserve"> </w:t>
      </w:r>
      <w:r>
        <w:t>or seek another solution. Successive tiers of management for a decision will then review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notification</w:t>
      </w:r>
      <w:r>
        <w:rPr>
          <w:spacing w:val="-1"/>
        </w:rPr>
        <w:t xml:space="preserve"> </w:t>
      </w:r>
      <w:r>
        <w:t>form and</w:t>
      </w:r>
      <w:r>
        <w:rPr>
          <w:spacing w:val="-1"/>
        </w:rPr>
        <w:t xml:space="preserve"> </w:t>
      </w:r>
      <w:r>
        <w:t>supervisor</w:t>
      </w:r>
      <w:r>
        <w:rPr>
          <w:spacing w:val="-2"/>
        </w:rPr>
        <w:t xml:space="preserve"> </w:t>
      </w:r>
      <w:r>
        <w:t>response.</w:t>
      </w:r>
    </w:p>
    <w:p w14:paraId="6379BAF7" w14:textId="77777777" w:rsidR="00447697" w:rsidRDefault="00BE6F0B">
      <w:pPr>
        <w:pStyle w:val="Heading5"/>
        <w:numPr>
          <w:ilvl w:val="2"/>
          <w:numId w:val="33"/>
        </w:numPr>
        <w:tabs>
          <w:tab w:val="left" w:pos="2160"/>
          <w:tab w:val="left" w:pos="2161"/>
        </w:tabs>
        <w:spacing w:before="132"/>
        <w:ind w:left="2160" w:hanging="721"/>
      </w:pPr>
      <w:r>
        <w:t>Complaints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Potential</w:t>
      </w:r>
      <w:r>
        <w:rPr>
          <w:spacing w:val="-2"/>
        </w:rPr>
        <w:t xml:space="preserve"> </w:t>
      </w:r>
      <w:r>
        <w:t>Ethical</w:t>
      </w:r>
      <w:r>
        <w:rPr>
          <w:spacing w:val="-2"/>
        </w:rPr>
        <w:t xml:space="preserve"> </w:t>
      </w:r>
      <w:r>
        <w:t>Violations</w:t>
      </w:r>
    </w:p>
    <w:p w14:paraId="5006708B" w14:textId="77777777" w:rsidR="00447697" w:rsidRDefault="00447697">
      <w:pPr>
        <w:pStyle w:val="BodyText"/>
        <w:spacing w:before="10"/>
        <w:rPr>
          <w:rFonts w:ascii="Arial"/>
          <w:b/>
          <w:sz w:val="24"/>
        </w:rPr>
      </w:pPr>
    </w:p>
    <w:p w14:paraId="22186408" w14:textId="77777777" w:rsidR="00447697" w:rsidRDefault="00BE6F0B">
      <w:pPr>
        <w:pStyle w:val="BodyText"/>
        <w:spacing w:line="309" w:lineRule="auto"/>
        <w:ind w:left="2160" w:right="1412"/>
        <w:jc w:val="both"/>
        <w:rPr>
          <w:rFonts w:ascii="Arial" w:hAnsi="Arial"/>
          <w:b/>
        </w:rPr>
      </w:pPr>
      <w:r>
        <w:t>Complaints about the ethical conduct of a current e organization employee will be filed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MD’s</w:t>
      </w:r>
      <w:r>
        <w:rPr>
          <w:spacing w:val="-1"/>
        </w:rPr>
        <w:t xml:space="preserve"> </w:t>
      </w:r>
      <w:r>
        <w:t>Office</w:t>
      </w:r>
      <w:r>
        <w:rPr>
          <w:rFonts w:ascii="Arial" w:hAnsi="Arial"/>
          <w:b/>
        </w:rPr>
        <w:t>.</w:t>
      </w:r>
    </w:p>
    <w:p w14:paraId="1CC25116" w14:textId="77777777" w:rsidR="00447697" w:rsidRDefault="00447697">
      <w:pPr>
        <w:spacing w:line="309" w:lineRule="auto"/>
        <w:jc w:val="both"/>
        <w:rPr>
          <w:rFonts w:ascii="Arial" w:hAnsi="Arial"/>
        </w:rPr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65AD8C16" w14:textId="77777777" w:rsidR="00447697" w:rsidRDefault="00BE6F0B">
      <w:pPr>
        <w:pStyle w:val="BodyText"/>
        <w:spacing w:before="176" w:line="350" w:lineRule="auto"/>
        <w:ind w:left="2160" w:right="1437"/>
        <w:jc w:val="both"/>
      </w:pPr>
      <w:bookmarkStart w:id="1254" w:name="_bookmark34"/>
      <w:bookmarkEnd w:id="1254"/>
      <w:r>
        <w:lastRenderedPageBreak/>
        <w:t>The</w:t>
      </w:r>
      <w:r>
        <w:rPr>
          <w:spacing w:val="12"/>
        </w:rPr>
        <w:t xml:space="preserve"> </w:t>
      </w:r>
      <w:r>
        <w:t>MD</w:t>
      </w:r>
      <w:r>
        <w:rPr>
          <w:spacing w:val="14"/>
        </w:rPr>
        <w:t xml:space="preserve"> </w:t>
      </w:r>
      <w:r>
        <w:t>will</w:t>
      </w:r>
      <w:r>
        <w:rPr>
          <w:spacing w:val="14"/>
        </w:rPr>
        <w:t xml:space="preserve"> </w:t>
      </w:r>
      <w:r>
        <w:t>forward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copy</w:t>
      </w:r>
      <w:r>
        <w:rPr>
          <w:spacing w:val="10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complaint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Senior</w:t>
      </w:r>
      <w:r>
        <w:rPr>
          <w:spacing w:val="12"/>
        </w:rPr>
        <w:t xml:space="preserve"> </w:t>
      </w:r>
      <w:r>
        <w:t>Management</w:t>
      </w:r>
      <w:r>
        <w:rPr>
          <w:spacing w:val="12"/>
        </w:rPr>
        <w:t xml:space="preserve"> </w:t>
      </w:r>
      <w:r>
        <w:t>Team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then</w:t>
      </w:r>
      <w:r>
        <w:rPr>
          <w:spacing w:val="-56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Executive</w:t>
      </w:r>
      <w:r>
        <w:rPr>
          <w:spacing w:val="1"/>
        </w:rPr>
        <w:t xml:space="preserve"> </w:t>
      </w:r>
      <w:r>
        <w:t>Committee. These</w:t>
      </w:r>
      <w:r>
        <w:rPr>
          <w:spacing w:val="1"/>
        </w:rPr>
        <w:t xml:space="preserve"> </w:t>
      </w:r>
      <w:r>
        <w:t>bodies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review the</w:t>
      </w:r>
      <w:r>
        <w:rPr>
          <w:spacing w:val="1"/>
        </w:rPr>
        <w:t xml:space="preserve"> </w:t>
      </w:r>
      <w:r>
        <w:t>complaint and determine</w:t>
      </w:r>
      <w:r>
        <w:rPr>
          <w:spacing w:val="1"/>
        </w:rPr>
        <w:t xml:space="preserve"> </w:t>
      </w:r>
      <w:r>
        <w:t>whether it warrants further investigation. If</w:t>
      </w:r>
      <w:r>
        <w:rPr>
          <w:spacing w:val="1"/>
        </w:rPr>
        <w:t xml:space="preserve"> </w:t>
      </w:r>
      <w:r>
        <w:t>necessary, the</w:t>
      </w:r>
      <w:r>
        <w:rPr>
          <w:spacing w:val="58"/>
        </w:rPr>
        <w:t xml:space="preserve"> </w:t>
      </w:r>
      <w:r>
        <w:t>Senior Management Team</w:t>
      </w:r>
      <w:r>
        <w:rPr>
          <w:spacing w:val="1"/>
        </w:rPr>
        <w:t xml:space="preserve"> </w:t>
      </w:r>
      <w:r>
        <w:t>may constitute a committee to investigate the complaint and report its findings and</w:t>
      </w:r>
      <w:r>
        <w:rPr>
          <w:spacing w:val="1"/>
        </w:rPr>
        <w:t xml:space="preserve"> </w:t>
      </w:r>
      <w:r>
        <w:t>recommendations to the MD. All complaints and investigations will be confidential to the</w:t>
      </w:r>
      <w:r>
        <w:rPr>
          <w:spacing w:val="1"/>
        </w:rPr>
        <w:t xml:space="preserve"> </w:t>
      </w:r>
      <w:r>
        <w:t>extent</w:t>
      </w:r>
      <w:r>
        <w:rPr>
          <w:spacing w:val="-2"/>
        </w:rPr>
        <w:t xml:space="preserve"> </w:t>
      </w:r>
      <w:r>
        <w:t>allowed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law.</w:t>
      </w:r>
    </w:p>
    <w:p w14:paraId="4DE412B1" w14:textId="77777777" w:rsidR="00447697" w:rsidRDefault="00BE6F0B">
      <w:pPr>
        <w:pStyle w:val="Heading5"/>
        <w:numPr>
          <w:ilvl w:val="2"/>
          <w:numId w:val="33"/>
        </w:numPr>
        <w:tabs>
          <w:tab w:val="left" w:pos="2160"/>
          <w:tab w:val="left" w:pos="2161"/>
        </w:tabs>
        <w:spacing w:before="132"/>
        <w:ind w:left="2160" w:hanging="721"/>
      </w:pPr>
      <w:r>
        <w:t>Discipline</w:t>
      </w:r>
    </w:p>
    <w:p w14:paraId="41ADDCF4" w14:textId="77777777" w:rsidR="00447697" w:rsidRDefault="00447697">
      <w:pPr>
        <w:pStyle w:val="BodyText"/>
        <w:spacing w:before="10"/>
        <w:rPr>
          <w:rFonts w:ascii="Arial"/>
          <w:b/>
          <w:sz w:val="24"/>
        </w:rPr>
      </w:pPr>
    </w:p>
    <w:p w14:paraId="46024F83" w14:textId="77777777" w:rsidR="00447697" w:rsidRDefault="00BE6F0B">
      <w:pPr>
        <w:pStyle w:val="BodyText"/>
        <w:spacing w:line="338" w:lineRule="auto"/>
        <w:ind w:left="2160" w:right="1439"/>
        <w:jc w:val="both"/>
      </w:pPr>
      <w:r>
        <w:t>Violation of this Policy will result in discipline up to and including termination. Employee</w:t>
      </w:r>
      <w:r>
        <w:rPr>
          <w:spacing w:val="1"/>
        </w:rPr>
        <w:t xml:space="preserve"> </w:t>
      </w:r>
      <w:r>
        <w:t>discipline will be administered in accordance with the disciplinary procedure notified by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MD through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Resource</w:t>
      </w:r>
      <w:r>
        <w:rPr>
          <w:spacing w:val="-1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from time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time.</w:t>
      </w:r>
    </w:p>
    <w:p w14:paraId="61B12A62" w14:textId="77777777" w:rsidR="00447697" w:rsidRDefault="00BE6F0B">
      <w:pPr>
        <w:pStyle w:val="Heading4"/>
        <w:numPr>
          <w:ilvl w:val="1"/>
          <w:numId w:val="33"/>
        </w:numPr>
        <w:tabs>
          <w:tab w:val="left" w:pos="2021"/>
          <w:tab w:val="left" w:pos="2022"/>
        </w:tabs>
        <w:spacing w:before="139"/>
        <w:ind w:hanging="582"/>
      </w:pPr>
      <w:r>
        <w:t>Violence</w:t>
      </w:r>
      <w:r>
        <w:rPr>
          <w:spacing w:val="-4"/>
        </w:rPr>
        <w:t xml:space="preserve"> </w:t>
      </w:r>
      <w:r>
        <w:t>in the</w:t>
      </w:r>
      <w:r>
        <w:rPr>
          <w:spacing w:val="-4"/>
        </w:rPr>
        <w:t xml:space="preserve"> </w:t>
      </w:r>
      <w:r>
        <w:t>Workplace</w:t>
      </w:r>
    </w:p>
    <w:p w14:paraId="64B3CA9D" w14:textId="77777777" w:rsidR="00447697" w:rsidRDefault="00447697">
      <w:pPr>
        <w:pStyle w:val="BodyText"/>
        <w:rPr>
          <w:rFonts w:ascii="Arial"/>
          <w:b/>
          <w:sz w:val="26"/>
        </w:rPr>
      </w:pPr>
    </w:p>
    <w:p w14:paraId="6070E125" w14:textId="77777777" w:rsidR="00447697" w:rsidRDefault="00BE6F0B">
      <w:pPr>
        <w:pStyle w:val="BodyText"/>
        <w:spacing w:line="338" w:lineRule="auto"/>
        <w:ind w:left="2021" w:right="1438"/>
        <w:jc w:val="both"/>
      </w:pPr>
      <w:r>
        <w:t>Organization</w:t>
      </w:r>
      <w:r>
        <w:rPr>
          <w:spacing w:val="27"/>
        </w:rPr>
        <w:t xml:space="preserve"> </w:t>
      </w:r>
      <w:r>
        <w:t>shall</w:t>
      </w:r>
      <w:r>
        <w:rPr>
          <w:spacing w:val="27"/>
        </w:rPr>
        <w:t xml:space="preserve"> </w:t>
      </w:r>
      <w:r>
        <w:t>not</w:t>
      </w:r>
      <w:r>
        <w:rPr>
          <w:spacing w:val="26"/>
        </w:rPr>
        <w:t xml:space="preserve"> </w:t>
      </w:r>
      <w:r>
        <w:t>tolerate</w:t>
      </w:r>
      <w:r>
        <w:rPr>
          <w:spacing w:val="27"/>
        </w:rPr>
        <w:t xml:space="preserve"> </w:t>
      </w:r>
      <w:r>
        <w:t>any</w:t>
      </w:r>
      <w:r>
        <w:rPr>
          <w:spacing w:val="24"/>
        </w:rPr>
        <w:t xml:space="preserve"> </w:t>
      </w:r>
      <w:r>
        <w:t>threat</w:t>
      </w:r>
      <w:r>
        <w:rPr>
          <w:spacing w:val="26"/>
        </w:rPr>
        <w:t xml:space="preserve"> </w:t>
      </w:r>
      <w:r>
        <w:t>or</w:t>
      </w:r>
      <w:r>
        <w:rPr>
          <w:spacing w:val="26"/>
        </w:rPr>
        <w:t xml:space="preserve"> </w:t>
      </w:r>
      <w:r>
        <w:t>act</w:t>
      </w:r>
      <w:r>
        <w:rPr>
          <w:spacing w:val="26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violence</w:t>
      </w:r>
      <w:r>
        <w:rPr>
          <w:spacing w:val="27"/>
        </w:rPr>
        <w:t xml:space="preserve"> </w:t>
      </w:r>
      <w:r>
        <w:t>within</w:t>
      </w:r>
      <w:r>
        <w:rPr>
          <w:spacing w:val="28"/>
        </w:rPr>
        <w:t xml:space="preserve"> </w:t>
      </w:r>
      <w:r>
        <w:t>its</w:t>
      </w:r>
      <w:r>
        <w:rPr>
          <w:spacing w:val="26"/>
        </w:rPr>
        <w:t xml:space="preserve"> </w:t>
      </w:r>
      <w:r>
        <w:t>work</w:t>
      </w:r>
      <w:r>
        <w:rPr>
          <w:spacing w:val="29"/>
        </w:rPr>
        <w:t xml:space="preserve"> </w:t>
      </w:r>
      <w:r>
        <w:t>environment.</w:t>
      </w:r>
      <w:r>
        <w:rPr>
          <w:spacing w:val="-5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enforce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discipline</w:t>
      </w:r>
      <w:r>
        <w:rPr>
          <w:spacing w:val="1"/>
        </w:rPr>
        <w:t xml:space="preserve"> </w:t>
      </w:r>
      <w:r>
        <w:t>appropriate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action</w:t>
      </w:r>
      <w:r>
        <w:rPr>
          <w:spacing w:val="5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workplace</w:t>
      </w:r>
      <w:r>
        <w:rPr>
          <w:spacing w:val="-2"/>
        </w:rPr>
        <w:t xml:space="preserve"> </w:t>
      </w:r>
      <w:r>
        <w:t>threat</w:t>
      </w:r>
      <w:r>
        <w:rPr>
          <w:spacing w:val="-2"/>
        </w:rPr>
        <w:t xml:space="preserve"> </w:t>
      </w:r>
      <w:r>
        <w:t>of violence,</w:t>
      </w:r>
      <w:r>
        <w:rPr>
          <w:spacing w:val="-2"/>
        </w:rPr>
        <w:t xml:space="preserve"> </w:t>
      </w:r>
      <w:r>
        <w:t>harassment,</w:t>
      </w:r>
      <w:r>
        <w:rPr>
          <w:spacing w:val="-3"/>
        </w:rPr>
        <w:t xml:space="preserve"> </w:t>
      </w:r>
      <w:r>
        <w:t>intimidation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physical violence.</w:t>
      </w:r>
    </w:p>
    <w:p w14:paraId="657A28CC" w14:textId="77777777" w:rsidR="00447697" w:rsidRDefault="00BE6F0B">
      <w:pPr>
        <w:pStyle w:val="Heading5"/>
        <w:numPr>
          <w:ilvl w:val="2"/>
          <w:numId w:val="33"/>
        </w:numPr>
        <w:tabs>
          <w:tab w:val="left" w:pos="2220"/>
          <w:tab w:val="left" w:pos="2221"/>
        </w:tabs>
        <w:spacing w:before="140"/>
        <w:ind w:hanging="781"/>
      </w:pPr>
      <w:r>
        <w:t>Definitions</w:t>
      </w:r>
    </w:p>
    <w:p w14:paraId="1A7C0A94" w14:textId="77777777" w:rsidR="00447697" w:rsidRDefault="00447697">
      <w:pPr>
        <w:pStyle w:val="BodyText"/>
        <w:spacing w:before="1"/>
        <w:rPr>
          <w:rFonts w:ascii="Arial"/>
          <w:b/>
          <w:sz w:val="25"/>
        </w:rPr>
      </w:pPr>
    </w:p>
    <w:p w14:paraId="23AE9BE5" w14:textId="77777777" w:rsidR="00447697" w:rsidRDefault="00BE6F0B">
      <w:pPr>
        <w:pStyle w:val="BodyText"/>
        <w:spacing w:before="1" w:line="316" w:lineRule="auto"/>
        <w:ind w:left="2621" w:right="1660" w:hanging="452"/>
      </w:pPr>
      <w:r>
        <w:rPr>
          <w:rFonts w:ascii="Arial" w:hAnsi="Arial"/>
          <w:b/>
          <w:i/>
        </w:rPr>
        <w:t>Threat</w:t>
      </w:r>
      <w:r>
        <w:rPr>
          <w:rFonts w:ascii="Arial" w:hAnsi="Arial"/>
          <w:b/>
          <w:i/>
          <w:spacing w:val="1"/>
        </w:rPr>
        <w:t xml:space="preserve"> </w:t>
      </w:r>
      <w:r>
        <w:t>–Any expression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intent to inflict harm. Any indication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impending danger or</w:t>
      </w:r>
      <w:r>
        <w:rPr>
          <w:spacing w:val="-56"/>
        </w:rPr>
        <w:t xml:space="preserve"> </w:t>
      </w:r>
      <w:r>
        <w:t>harm or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signs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warnings</w:t>
      </w:r>
      <w:r>
        <w:rPr>
          <w:spacing w:val="-1"/>
        </w:rPr>
        <w:t xml:space="preserve"> </w:t>
      </w:r>
      <w:r>
        <w:t>of impending</w:t>
      </w:r>
      <w:r>
        <w:rPr>
          <w:spacing w:val="-1"/>
        </w:rPr>
        <w:t xml:space="preserve"> </w:t>
      </w:r>
      <w:r>
        <w:t>danger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harm.</w:t>
      </w:r>
    </w:p>
    <w:p w14:paraId="7C9F68A5" w14:textId="77777777" w:rsidR="00447697" w:rsidRDefault="00BE6F0B">
      <w:pPr>
        <w:pStyle w:val="BodyText"/>
        <w:spacing w:before="207" w:line="338" w:lineRule="auto"/>
        <w:ind w:left="2160" w:right="1438"/>
        <w:jc w:val="both"/>
      </w:pPr>
      <w:r>
        <w:rPr>
          <w:rFonts w:ascii="Arial" w:hAnsi="Arial"/>
          <w:b/>
          <w:i/>
        </w:rPr>
        <w:t xml:space="preserve">Workplace Violence </w:t>
      </w:r>
      <w:r>
        <w:t>–hitting, shoving, pushing, kicking, and sexual assaults; this also</w:t>
      </w:r>
      <w:r>
        <w:rPr>
          <w:spacing w:val="1"/>
        </w:rPr>
        <w:t xml:space="preserve"> </w:t>
      </w:r>
      <w:r>
        <w:t>includes verbal outbursts and can happen in the form of threats, harassment, abuse, use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weapons and</w:t>
      </w:r>
      <w:r>
        <w:rPr>
          <w:spacing w:val="-1"/>
        </w:rPr>
        <w:t xml:space="preserve"> </w:t>
      </w:r>
      <w:r>
        <w:t>intimidation.</w:t>
      </w:r>
    </w:p>
    <w:p w14:paraId="0A7E7496" w14:textId="77777777" w:rsidR="00447697" w:rsidRDefault="00BE6F0B">
      <w:pPr>
        <w:pStyle w:val="Heading5"/>
        <w:numPr>
          <w:ilvl w:val="2"/>
          <w:numId w:val="33"/>
        </w:numPr>
        <w:tabs>
          <w:tab w:val="left" w:pos="2220"/>
          <w:tab w:val="left" w:pos="2221"/>
        </w:tabs>
        <w:spacing w:before="136"/>
        <w:ind w:hanging="781"/>
      </w:pPr>
      <w:r>
        <w:t>Weapons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Workplace</w:t>
      </w:r>
    </w:p>
    <w:p w14:paraId="304B4EAC" w14:textId="77777777" w:rsidR="00447697" w:rsidRDefault="00447697">
      <w:pPr>
        <w:pStyle w:val="BodyText"/>
        <w:spacing w:before="3"/>
        <w:rPr>
          <w:rFonts w:ascii="Arial"/>
          <w:b/>
          <w:sz w:val="25"/>
        </w:rPr>
      </w:pPr>
    </w:p>
    <w:p w14:paraId="5415EE74" w14:textId="77777777" w:rsidR="00447697" w:rsidRDefault="00BE6F0B">
      <w:pPr>
        <w:pStyle w:val="BodyText"/>
        <w:spacing w:line="348" w:lineRule="auto"/>
        <w:ind w:left="2160" w:right="1415"/>
        <w:jc w:val="both"/>
      </w:pPr>
      <w:r>
        <w:t>Organization prohibits all employees who enter organization property, sponsored event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seminars,</w:t>
      </w:r>
      <w:r>
        <w:rPr>
          <w:spacing w:val="1"/>
        </w:rPr>
        <w:t xml:space="preserve"> </w:t>
      </w:r>
      <w:r>
        <w:t>field</w:t>
      </w:r>
      <w:r>
        <w:rPr>
          <w:spacing w:val="1"/>
        </w:rPr>
        <w:t xml:space="preserve"> </w:t>
      </w:r>
      <w:r>
        <w:t>trips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vehicles</w:t>
      </w:r>
      <w:r>
        <w:rPr>
          <w:spacing w:val="1"/>
        </w:rPr>
        <w:t xml:space="preserve"> </w:t>
      </w:r>
      <w:r>
        <w:t>.from</w:t>
      </w:r>
      <w:r>
        <w:rPr>
          <w:spacing w:val="1"/>
        </w:rPr>
        <w:t xml:space="preserve"> </w:t>
      </w:r>
      <w:r>
        <w:t>carrying</w:t>
      </w:r>
      <w:r>
        <w:rPr>
          <w:spacing w:val="1"/>
        </w:rPr>
        <w:t xml:space="preserve"> </w:t>
      </w:r>
      <w:proofErr w:type="spellStart"/>
      <w:r>
        <w:t>a</w:t>
      </w:r>
      <w:proofErr w:type="spellEnd"/>
      <w:r>
        <w:rPr>
          <w:spacing w:val="1"/>
        </w:rPr>
        <w:t xml:space="preserve"> </w:t>
      </w:r>
      <w:r>
        <w:t>illegal</w:t>
      </w:r>
      <w:r>
        <w:rPr>
          <w:spacing w:val="1"/>
        </w:rPr>
        <w:t xml:space="preserve"> </w:t>
      </w:r>
      <w:r>
        <w:t>knives,</w:t>
      </w:r>
      <w:r>
        <w:rPr>
          <w:spacing w:val="1"/>
        </w:rPr>
        <w:t xml:space="preserve"> </w:t>
      </w:r>
      <w:r>
        <w:t>firearm,</w:t>
      </w:r>
      <w:r>
        <w:rPr>
          <w:spacing w:val="1"/>
        </w:rPr>
        <w:t xml:space="preserve"> </w:t>
      </w:r>
      <w:r>
        <w:t>prohibited weapons of any kind onto the property regardless of whether the person is</w:t>
      </w:r>
      <w:r>
        <w:rPr>
          <w:spacing w:val="1"/>
        </w:rPr>
        <w:t xml:space="preserve"> </w:t>
      </w:r>
      <w:r>
        <w:t>licensed to carry the weapon or not. The only exceptions to this policy will</w:t>
      </w:r>
      <w:r>
        <w:rPr>
          <w:spacing w:val="58"/>
        </w:rPr>
        <w:t xml:space="preserve"> </w:t>
      </w:r>
      <w:r>
        <w:t>be persons</w:t>
      </w:r>
      <w:r>
        <w:rPr>
          <w:spacing w:val="1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written</w:t>
      </w:r>
      <w:r>
        <w:rPr>
          <w:spacing w:val="-1"/>
        </w:rPr>
        <w:t xml:space="preserve"> </w:t>
      </w:r>
      <w:r>
        <w:t>consent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MD to</w:t>
      </w:r>
      <w:r>
        <w:rPr>
          <w:spacing w:val="-1"/>
        </w:rPr>
        <w:t xml:space="preserve"> </w:t>
      </w:r>
      <w:r>
        <w:t>carry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weapon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performing</w:t>
      </w:r>
    </w:p>
    <w:p w14:paraId="6869CD67" w14:textId="77777777" w:rsidR="00447697" w:rsidRDefault="00BE6F0B">
      <w:pPr>
        <w:pStyle w:val="BodyText"/>
        <w:spacing w:before="59"/>
        <w:ind w:left="2160"/>
        <w:jc w:val="both"/>
      </w:pPr>
      <w:r>
        <w:t>specific</w:t>
      </w:r>
      <w:r>
        <w:rPr>
          <w:spacing w:val="-4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organization’s</w:t>
      </w:r>
      <w:r>
        <w:rPr>
          <w:spacing w:val="-4"/>
        </w:rPr>
        <w:t xml:space="preserve"> </w:t>
      </w:r>
      <w:r>
        <w:t>behalf.</w:t>
      </w:r>
      <w:r>
        <w:rPr>
          <w:spacing w:val="-4"/>
        </w:rPr>
        <w:t xml:space="preserve"> </w:t>
      </w:r>
      <w:r>
        <w:t>Failure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abide</w:t>
      </w:r>
      <w:r>
        <w:rPr>
          <w:spacing w:val="-3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discipline</w:t>
      </w:r>
      <w:r>
        <w:rPr>
          <w:spacing w:val="-4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termination.</w:t>
      </w:r>
    </w:p>
    <w:p w14:paraId="3DF9CC86" w14:textId="77777777" w:rsidR="00447697" w:rsidRDefault="00447697">
      <w:pPr>
        <w:pStyle w:val="BodyText"/>
        <w:rPr>
          <w:sz w:val="24"/>
        </w:rPr>
      </w:pPr>
    </w:p>
    <w:p w14:paraId="3327FDEF" w14:textId="77777777" w:rsidR="00447697" w:rsidRDefault="00447697">
      <w:pPr>
        <w:pStyle w:val="BodyText"/>
        <w:spacing w:before="4"/>
        <w:rPr>
          <w:sz w:val="24"/>
        </w:rPr>
      </w:pPr>
    </w:p>
    <w:p w14:paraId="204577B8" w14:textId="77777777" w:rsidR="00447697" w:rsidRDefault="00BE6F0B">
      <w:pPr>
        <w:pStyle w:val="Heading5"/>
        <w:numPr>
          <w:ilvl w:val="2"/>
          <w:numId w:val="33"/>
        </w:numPr>
        <w:tabs>
          <w:tab w:val="left" w:pos="2160"/>
          <w:tab w:val="left" w:pos="2161"/>
        </w:tabs>
        <w:ind w:left="2160" w:hanging="721"/>
      </w:pPr>
      <w:r>
        <w:t>Fitness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Duty</w:t>
      </w:r>
    </w:p>
    <w:p w14:paraId="240E82AC" w14:textId="77777777" w:rsidR="00447697" w:rsidRDefault="00447697">
      <w:pPr>
        <w:pStyle w:val="BodyText"/>
        <w:spacing w:before="4"/>
        <w:rPr>
          <w:rFonts w:ascii="Arial"/>
          <w:b/>
          <w:sz w:val="25"/>
        </w:rPr>
      </w:pPr>
    </w:p>
    <w:p w14:paraId="5BB7B622" w14:textId="77777777" w:rsidR="00447697" w:rsidRDefault="00BE6F0B">
      <w:pPr>
        <w:pStyle w:val="BodyText"/>
        <w:spacing w:line="312" w:lineRule="auto"/>
        <w:ind w:left="2160" w:right="1167"/>
      </w:pPr>
      <w:r>
        <w:t>Organization</w:t>
      </w:r>
      <w:r>
        <w:rPr>
          <w:spacing w:val="23"/>
        </w:rPr>
        <w:t xml:space="preserve"> </w:t>
      </w:r>
      <w:r>
        <w:t>may</w:t>
      </w:r>
      <w:r>
        <w:rPr>
          <w:spacing w:val="24"/>
        </w:rPr>
        <w:t xml:space="preserve"> </w:t>
      </w:r>
      <w:r>
        <w:t>require</w:t>
      </w:r>
      <w:r>
        <w:rPr>
          <w:spacing w:val="23"/>
        </w:rPr>
        <w:t xml:space="preserve"> </w:t>
      </w:r>
      <w:r>
        <w:t>an</w:t>
      </w:r>
      <w:r>
        <w:rPr>
          <w:spacing w:val="26"/>
        </w:rPr>
        <w:t xml:space="preserve"> </w:t>
      </w:r>
      <w:r>
        <w:t>employee</w:t>
      </w:r>
      <w:r>
        <w:rPr>
          <w:spacing w:val="25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undergo</w:t>
      </w:r>
      <w:r>
        <w:rPr>
          <w:spacing w:val="23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fitness-for-duty</w:t>
      </w:r>
      <w:r>
        <w:rPr>
          <w:spacing w:val="23"/>
        </w:rPr>
        <w:t xml:space="preserve"> </w:t>
      </w:r>
      <w:r>
        <w:t>examination</w:t>
      </w:r>
      <w:r>
        <w:rPr>
          <w:spacing w:val="26"/>
        </w:rPr>
        <w:t xml:space="preserve"> </w:t>
      </w:r>
      <w:r>
        <w:t>when</w:t>
      </w:r>
      <w:r>
        <w:rPr>
          <w:spacing w:val="-56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reason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believe,</w:t>
      </w:r>
      <w:r>
        <w:rPr>
          <w:spacing w:val="-3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objective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obtained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reasonably</w:t>
      </w:r>
    </w:p>
    <w:p w14:paraId="31D3124A" w14:textId="77777777" w:rsidR="00447697" w:rsidRDefault="00BE6F0B">
      <w:pPr>
        <w:pStyle w:val="BodyText"/>
        <w:spacing w:before="95" w:line="314" w:lineRule="auto"/>
        <w:ind w:left="2160"/>
      </w:pPr>
      <w:r>
        <w:t>available, that the employee’s ability to perf a medical condition or that he or she will pose a direct threat</w:t>
      </w:r>
      <w:r>
        <w:rPr>
          <w:spacing w:val="-56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medical condition.</w:t>
      </w:r>
    </w:p>
    <w:p w14:paraId="097175DB" w14:textId="77777777" w:rsidR="00447697" w:rsidRDefault="00BE6F0B">
      <w:pPr>
        <w:pStyle w:val="BodyText"/>
        <w:spacing w:before="87" w:line="319" w:lineRule="auto"/>
        <w:ind w:left="2160" w:right="1440"/>
      </w:pPr>
      <w:r>
        <w:t>The</w:t>
      </w:r>
      <w:r>
        <w:rPr>
          <w:spacing w:val="18"/>
        </w:rPr>
        <w:t xml:space="preserve"> </w:t>
      </w:r>
      <w:r>
        <w:t>need</w:t>
      </w:r>
      <w:r>
        <w:rPr>
          <w:spacing w:val="19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medical</w:t>
      </w:r>
      <w:r>
        <w:rPr>
          <w:spacing w:val="20"/>
        </w:rPr>
        <w:t xml:space="preserve"> </w:t>
      </w:r>
      <w:r>
        <w:t>evaluation</w:t>
      </w:r>
      <w:r>
        <w:rPr>
          <w:spacing w:val="18"/>
        </w:rPr>
        <w:t xml:space="preserve"> </w:t>
      </w:r>
      <w:r>
        <w:t>must</w:t>
      </w:r>
      <w:r>
        <w:rPr>
          <w:spacing w:val="18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clearly</w:t>
      </w:r>
      <w:r>
        <w:rPr>
          <w:spacing w:val="17"/>
        </w:rPr>
        <w:t xml:space="preserve"> </w:t>
      </w:r>
      <w:r>
        <w:t>supported</w:t>
      </w:r>
      <w:r>
        <w:rPr>
          <w:spacing w:val="19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nature</w:t>
      </w:r>
      <w:r>
        <w:rPr>
          <w:spacing w:val="18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work</w:t>
      </w:r>
      <w:r>
        <w:rPr>
          <w:spacing w:val="-5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objective</w:t>
      </w:r>
      <w:r>
        <w:rPr>
          <w:spacing w:val="-2"/>
        </w:rPr>
        <w:t xml:space="preserve"> </w:t>
      </w:r>
      <w:r>
        <w:t>medical or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factual</w:t>
      </w:r>
      <w:r>
        <w:rPr>
          <w:spacing w:val="-1"/>
        </w:rPr>
        <w:t xml:space="preserve"> </w:t>
      </w:r>
      <w:r>
        <w:t>information.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t>professional selected</w:t>
      </w:r>
      <w:r>
        <w:rPr>
          <w:spacing w:val="-2"/>
        </w:rPr>
        <w:t xml:space="preserve"> </w:t>
      </w:r>
      <w:r>
        <w:t>by</w:t>
      </w:r>
    </w:p>
    <w:p w14:paraId="60C30549" w14:textId="77777777" w:rsidR="00447697" w:rsidRDefault="00447697">
      <w:pPr>
        <w:spacing w:line="319" w:lineRule="auto"/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34AE9A3C" w14:textId="77777777" w:rsidR="00447697" w:rsidRDefault="00BE6F0B">
      <w:pPr>
        <w:pStyle w:val="BodyText"/>
        <w:spacing w:before="176" w:line="312" w:lineRule="auto"/>
        <w:ind w:left="2160" w:right="1419"/>
        <w:jc w:val="both"/>
      </w:pPr>
      <w:bookmarkStart w:id="1255" w:name="_bookmark35"/>
      <w:bookmarkEnd w:id="1255"/>
      <w:r>
        <w:lastRenderedPageBreak/>
        <w:t>the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conduct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examination.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costs</w:t>
      </w:r>
      <w:r>
        <w:rPr>
          <w:spacing w:val="1"/>
        </w:rPr>
        <w:t xml:space="preserve"> </w:t>
      </w:r>
      <w:r>
        <w:t>associated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examination</w:t>
      </w:r>
      <w:r>
        <w:rPr>
          <w:spacing w:val="-2"/>
        </w:rPr>
        <w:t xml:space="preserve"> </w:t>
      </w:r>
      <w:r>
        <w:t>will be</w:t>
      </w:r>
      <w:r>
        <w:rPr>
          <w:spacing w:val="-1"/>
        </w:rPr>
        <w:t xml:space="preserve"> </w:t>
      </w:r>
      <w:r>
        <w:t>borne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organization.</w:t>
      </w:r>
    </w:p>
    <w:p w14:paraId="295FCC09" w14:textId="77777777" w:rsidR="00447697" w:rsidRDefault="00447697">
      <w:pPr>
        <w:pStyle w:val="BodyText"/>
        <w:spacing w:before="10"/>
        <w:rPr>
          <w:sz w:val="18"/>
        </w:rPr>
      </w:pPr>
    </w:p>
    <w:p w14:paraId="5B233FBF" w14:textId="77777777" w:rsidR="00447697" w:rsidRDefault="00BE6F0B">
      <w:pPr>
        <w:pStyle w:val="BodyText"/>
        <w:spacing w:before="1" w:line="338" w:lineRule="auto"/>
        <w:ind w:left="2160" w:right="1415" w:firstLine="57"/>
        <w:jc w:val="both"/>
      </w:pPr>
      <w:r>
        <w:t>If an employee is impaired in his or her capability to safely and effectively complete work</w:t>
      </w:r>
      <w:r>
        <w:rPr>
          <w:spacing w:val="1"/>
        </w:rPr>
        <w:t xml:space="preserve"> </w:t>
      </w:r>
      <w:r>
        <w:t>assignments, and a fitness-for-duty examination supports this conclusion, options may</w:t>
      </w:r>
      <w:r>
        <w:rPr>
          <w:spacing w:val="1"/>
        </w:rPr>
        <w:t xml:space="preserve"> </w:t>
      </w:r>
      <w:r>
        <w:t>include:</w:t>
      </w:r>
    </w:p>
    <w:p w14:paraId="7251715A" w14:textId="77777777" w:rsidR="00447697" w:rsidRDefault="00BE6F0B">
      <w:pPr>
        <w:pStyle w:val="ListParagraph"/>
        <w:numPr>
          <w:ilvl w:val="0"/>
          <w:numId w:val="31"/>
        </w:numPr>
        <w:tabs>
          <w:tab w:val="left" w:pos="2161"/>
        </w:tabs>
        <w:spacing w:before="183" w:line="319" w:lineRule="auto"/>
        <w:ind w:right="1439"/>
        <w:jc w:val="both"/>
        <w:rPr>
          <w:sz w:val="21"/>
        </w:rPr>
      </w:pPr>
      <w:r>
        <w:rPr>
          <w:sz w:val="21"/>
        </w:rPr>
        <w:t>Transferring the employee to a vacant position for which the employee is qualified and</w:t>
      </w:r>
      <w:r>
        <w:rPr>
          <w:spacing w:val="1"/>
          <w:sz w:val="21"/>
        </w:rPr>
        <w:t xml:space="preserve"> </w:t>
      </w:r>
      <w:r>
        <w:rPr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z w:val="21"/>
        </w:rPr>
        <w:t>accommodates</w:t>
      </w:r>
      <w:r>
        <w:rPr>
          <w:spacing w:val="-1"/>
          <w:sz w:val="21"/>
        </w:rPr>
        <w:t xml:space="preserve"> </w:t>
      </w:r>
      <w:r>
        <w:rPr>
          <w:sz w:val="21"/>
        </w:rPr>
        <w:t>his/her</w:t>
      </w:r>
      <w:r>
        <w:rPr>
          <w:spacing w:val="-2"/>
          <w:sz w:val="21"/>
        </w:rPr>
        <w:t xml:space="preserve"> </w:t>
      </w:r>
      <w:r>
        <w:rPr>
          <w:sz w:val="21"/>
        </w:rPr>
        <w:t>medical condition</w:t>
      </w:r>
      <w:r>
        <w:rPr>
          <w:spacing w:val="-4"/>
          <w:sz w:val="21"/>
        </w:rPr>
        <w:t xml:space="preserve"> </w:t>
      </w:r>
      <w:r>
        <w:rPr>
          <w:sz w:val="21"/>
        </w:rPr>
        <w:t>limitations;</w:t>
      </w:r>
    </w:p>
    <w:p w14:paraId="39768A46" w14:textId="77777777" w:rsidR="00447697" w:rsidRDefault="00BE6F0B">
      <w:pPr>
        <w:pStyle w:val="ListParagraph"/>
        <w:numPr>
          <w:ilvl w:val="0"/>
          <w:numId w:val="31"/>
        </w:numPr>
        <w:tabs>
          <w:tab w:val="left" w:pos="2161"/>
        </w:tabs>
        <w:spacing w:before="202" w:line="319" w:lineRule="auto"/>
        <w:ind w:right="1441"/>
        <w:jc w:val="both"/>
        <w:rPr>
          <w:sz w:val="21"/>
        </w:rPr>
      </w:pPr>
      <w:r>
        <w:rPr>
          <w:sz w:val="21"/>
        </w:rPr>
        <w:t>Accommodating the employee in his/her current position by modifying work assignments</w:t>
      </w:r>
      <w:r>
        <w:rPr>
          <w:spacing w:val="1"/>
          <w:sz w:val="21"/>
        </w:rPr>
        <w:t xml:space="preserve"> </w:t>
      </w:r>
      <w:r>
        <w:rPr>
          <w:sz w:val="21"/>
        </w:rPr>
        <w:t>and/or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work</w:t>
      </w:r>
      <w:r>
        <w:rPr>
          <w:spacing w:val="1"/>
          <w:sz w:val="21"/>
        </w:rPr>
        <w:t xml:space="preserve"> </w:t>
      </w:r>
      <w:r>
        <w:rPr>
          <w:sz w:val="21"/>
        </w:rPr>
        <w:t>environment.</w:t>
      </w:r>
    </w:p>
    <w:p w14:paraId="13A36D95" w14:textId="77777777" w:rsidR="00447697" w:rsidRDefault="00BE6F0B">
      <w:pPr>
        <w:pStyle w:val="ListParagraph"/>
        <w:numPr>
          <w:ilvl w:val="0"/>
          <w:numId w:val="31"/>
        </w:numPr>
        <w:tabs>
          <w:tab w:val="left" w:pos="2161"/>
        </w:tabs>
        <w:spacing w:before="205" w:line="345" w:lineRule="auto"/>
        <w:ind w:right="1439"/>
        <w:jc w:val="both"/>
        <w:rPr>
          <w:sz w:val="21"/>
        </w:rPr>
      </w:pPr>
      <w:r>
        <w:rPr>
          <w:sz w:val="21"/>
        </w:rPr>
        <w:t>If an accommodation is not feasible in enabling the employee to perform the essential</w:t>
      </w:r>
      <w:r>
        <w:rPr>
          <w:spacing w:val="1"/>
          <w:sz w:val="21"/>
        </w:rPr>
        <w:t xml:space="preserve"> </w:t>
      </w:r>
      <w:r>
        <w:rPr>
          <w:sz w:val="21"/>
        </w:rPr>
        <w:t>functions of the job held or vacant positions for which the employee is qualified; and if an</w:t>
      </w:r>
      <w:r>
        <w:rPr>
          <w:spacing w:val="1"/>
          <w:sz w:val="21"/>
        </w:rPr>
        <w:t xml:space="preserve"> </w:t>
      </w:r>
      <w:r>
        <w:rPr>
          <w:sz w:val="21"/>
        </w:rPr>
        <w:t>accommodation does not reduce any direct threat issues to an acceptable level, the</w:t>
      </w:r>
      <w:r>
        <w:rPr>
          <w:spacing w:val="1"/>
          <w:sz w:val="21"/>
        </w:rPr>
        <w:t xml:space="preserve"> </w:t>
      </w:r>
      <w:r>
        <w:rPr>
          <w:sz w:val="21"/>
        </w:rPr>
        <w:t>employee</w:t>
      </w:r>
      <w:r>
        <w:rPr>
          <w:spacing w:val="-1"/>
          <w:sz w:val="21"/>
        </w:rPr>
        <w:t xml:space="preserve"> </w:t>
      </w:r>
      <w:r>
        <w:rPr>
          <w:sz w:val="21"/>
        </w:rPr>
        <w:t>may</w:t>
      </w:r>
      <w:r>
        <w:rPr>
          <w:spacing w:val="-5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relieved</w:t>
      </w:r>
      <w:r>
        <w:rPr>
          <w:spacing w:val="-3"/>
          <w:sz w:val="21"/>
        </w:rPr>
        <w:t xml:space="preserve"> </w:t>
      </w:r>
      <w:r>
        <w:rPr>
          <w:sz w:val="21"/>
        </w:rPr>
        <w:t>from duty.</w:t>
      </w:r>
    </w:p>
    <w:p w14:paraId="7FAFB1E9" w14:textId="77777777" w:rsidR="00447697" w:rsidRDefault="00BE6F0B">
      <w:pPr>
        <w:pStyle w:val="Heading5"/>
        <w:numPr>
          <w:ilvl w:val="2"/>
          <w:numId w:val="33"/>
        </w:numPr>
        <w:tabs>
          <w:tab w:val="left" w:pos="2160"/>
          <w:tab w:val="left" w:pos="2161"/>
        </w:tabs>
        <w:spacing w:before="129"/>
        <w:ind w:left="2160" w:hanging="721"/>
      </w:pPr>
      <w:r>
        <w:t>Fitness-for-Duty</w:t>
      </w:r>
      <w:r>
        <w:rPr>
          <w:spacing w:val="-6"/>
        </w:rPr>
        <w:t xml:space="preserve"> </w:t>
      </w:r>
      <w:r>
        <w:t>Procedure</w:t>
      </w:r>
    </w:p>
    <w:p w14:paraId="12492E1C" w14:textId="77777777" w:rsidR="00447697" w:rsidRDefault="00BE6F0B">
      <w:pPr>
        <w:pStyle w:val="ListParagraph"/>
        <w:numPr>
          <w:ilvl w:val="0"/>
          <w:numId w:val="30"/>
        </w:numPr>
        <w:tabs>
          <w:tab w:val="left" w:pos="2138"/>
          <w:tab w:val="left" w:pos="2139"/>
        </w:tabs>
        <w:spacing w:before="172" w:line="345" w:lineRule="auto"/>
        <w:ind w:right="1654" w:hanging="1441"/>
        <w:jc w:val="left"/>
        <w:rPr>
          <w:sz w:val="23"/>
        </w:rPr>
      </w:pPr>
      <w:r>
        <w:rPr>
          <w:sz w:val="21"/>
        </w:rPr>
        <w:t>If a Section/section has an employee with a medical condition which appears to impair</w:t>
      </w:r>
      <w:r>
        <w:rPr>
          <w:spacing w:val="1"/>
          <w:sz w:val="21"/>
        </w:rPr>
        <w:t xml:space="preserve"> </w:t>
      </w:r>
      <w:r>
        <w:rPr>
          <w:sz w:val="21"/>
        </w:rPr>
        <w:t>his or her capabilities to safely and effective perform the essential functions of the job,</w:t>
      </w:r>
      <w:r>
        <w:rPr>
          <w:spacing w:val="1"/>
          <w:sz w:val="21"/>
        </w:rPr>
        <w:t xml:space="preserve"> </w:t>
      </w:r>
      <w:r>
        <w:rPr>
          <w:sz w:val="21"/>
        </w:rPr>
        <w:t>or who poses a direct threat due to a medical condition, the Human Resource Manager</w:t>
      </w:r>
      <w:r>
        <w:rPr>
          <w:spacing w:val="-56"/>
          <w:sz w:val="21"/>
        </w:rPr>
        <w:t xml:space="preserve"> </w:t>
      </w:r>
      <w:r>
        <w:rPr>
          <w:sz w:val="21"/>
        </w:rPr>
        <w:t>shall be contacted pertaining to a possible fitness for duty</w:t>
      </w:r>
      <w:r>
        <w:rPr>
          <w:color w:val="0D0D0D"/>
          <w:sz w:val="21"/>
        </w:rPr>
        <w:t>. However people who are</w:t>
      </w:r>
      <w:r>
        <w:rPr>
          <w:color w:val="0D0D0D"/>
          <w:spacing w:val="1"/>
          <w:sz w:val="21"/>
        </w:rPr>
        <w:t xml:space="preserve"> </w:t>
      </w:r>
      <w:r>
        <w:rPr>
          <w:color w:val="0D0D0D"/>
          <w:sz w:val="21"/>
        </w:rPr>
        <w:t>infected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by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z w:val="21"/>
        </w:rPr>
        <w:t>HIV/AIDS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will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z w:val="21"/>
        </w:rPr>
        <w:t>not</w:t>
      </w:r>
      <w:r>
        <w:rPr>
          <w:color w:val="0D0D0D"/>
          <w:spacing w:val="-2"/>
          <w:sz w:val="21"/>
        </w:rPr>
        <w:t xml:space="preserve"> </w:t>
      </w:r>
      <w:r>
        <w:rPr>
          <w:color w:val="0D0D0D"/>
          <w:sz w:val="21"/>
        </w:rPr>
        <w:t>be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required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to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undergo a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fitness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z w:val="21"/>
        </w:rPr>
        <w:t>for</w:t>
      </w:r>
      <w:r>
        <w:rPr>
          <w:color w:val="0D0D0D"/>
          <w:spacing w:val="-2"/>
          <w:sz w:val="21"/>
        </w:rPr>
        <w:t xml:space="preserve"> </w:t>
      </w:r>
      <w:r>
        <w:rPr>
          <w:color w:val="0D0D0D"/>
          <w:sz w:val="21"/>
        </w:rPr>
        <w:t>duty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z w:val="21"/>
        </w:rPr>
        <w:t>procedure.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z w:val="21"/>
        </w:rPr>
        <w:t>(For</w:t>
      </w:r>
    </w:p>
    <w:p w14:paraId="1C7AA265" w14:textId="77777777" w:rsidR="00447697" w:rsidRDefault="00BE6F0B">
      <w:pPr>
        <w:pStyle w:val="BodyText"/>
        <w:spacing w:before="71" w:line="312" w:lineRule="auto"/>
        <w:ind w:left="2160" w:right="1117"/>
      </w:pPr>
      <w:r>
        <w:rPr>
          <w:color w:val="0D0D0D"/>
        </w:rPr>
        <w:t>further information on please consult IPPF’s HIV/</w:t>
      </w:r>
      <w:proofErr w:type="spellStart"/>
      <w:r>
        <w:rPr>
          <w:color w:val="0D0D0D"/>
        </w:rPr>
        <w:t>AIDS</w:t>
      </w:r>
      <w:r>
        <w:rPr>
          <w:color w:val="C00000"/>
        </w:rPr>
        <w:t>.</w:t>
      </w:r>
      <w:r>
        <w:t>Thesectionmust</w:t>
      </w:r>
      <w:proofErr w:type="spellEnd"/>
      <w:r>
        <w:t xml:space="preserve"> </w:t>
      </w:r>
      <w:proofErr w:type="spellStart"/>
      <w:r>
        <w:t>be</w:t>
      </w:r>
      <w:r>
        <w:rPr>
          <w:color w:val="0D0D0D"/>
        </w:rPr>
        <w:t>policy</w:t>
      </w:r>
      <w:proofErr w:type="spellEnd"/>
      <w:r>
        <w:rPr>
          <w:color w:val="0D0D0D"/>
        </w:rPr>
        <w:t xml:space="preserve">) </w:t>
      </w:r>
      <w:r>
        <w:t>prepared to</w:t>
      </w:r>
      <w:r>
        <w:rPr>
          <w:spacing w:val="-56"/>
        </w:rPr>
        <w:t xml:space="preserve"> </w:t>
      </w:r>
      <w:r>
        <w:t>respond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following:</w:t>
      </w:r>
    </w:p>
    <w:p w14:paraId="27B4B557" w14:textId="77777777" w:rsidR="00447697" w:rsidRDefault="00447697">
      <w:pPr>
        <w:pStyle w:val="BodyText"/>
        <w:spacing w:before="10"/>
        <w:rPr>
          <w:sz w:val="18"/>
        </w:rPr>
      </w:pPr>
    </w:p>
    <w:p w14:paraId="5A9D8A5E" w14:textId="77777777" w:rsidR="00447697" w:rsidRDefault="00BE6F0B">
      <w:pPr>
        <w:pStyle w:val="ListParagraph"/>
        <w:numPr>
          <w:ilvl w:val="1"/>
          <w:numId w:val="30"/>
        </w:numPr>
        <w:tabs>
          <w:tab w:val="left" w:pos="3360"/>
          <w:tab w:val="left" w:pos="3361"/>
        </w:tabs>
        <w:spacing w:line="312" w:lineRule="auto"/>
        <w:ind w:right="1438"/>
        <w:rPr>
          <w:sz w:val="21"/>
        </w:rPr>
      </w:pPr>
      <w:r>
        <w:rPr>
          <w:sz w:val="21"/>
        </w:rPr>
        <w:t>What</w:t>
      </w:r>
      <w:r>
        <w:rPr>
          <w:spacing w:val="1"/>
          <w:sz w:val="21"/>
        </w:rPr>
        <w:t xml:space="preserve"> </w:t>
      </w:r>
      <w:r>
        <w:rPr>
          <w:sz w:val="21"/>
        </w:rPr>
        <w:t>objective</w:t>
      </w:r>
      <w:r>
        <w:rPr>
          <w:spacing w:val="1"/>
          <w:sz w:val="21"/>
        </w:rPr>
        <w:t xml:space="preserve"> </w:t>
      </w:r>
      <w:r>
        <w:rPr>
          <w:sz w:val="21"/>
        </w:rPr>
        <w:t>evidence</w:t>
      </w:r>
      <w:r>
        <w:rPr>
          <w:spacing w:val="1"/>
          <w:sz w:val="21"/>
        </w:rPr>
        <w:t xml:space="preserve"> </w:t>
      </w:r>
      <w:r>
        <w:rPr>
          <w:sz w:val="21"/>
        </w:rPr>
        <w:t>supports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need</w:t>
      </w:r>
      <w:r>
        <w:rPr>
          <w:spacing w:val="1"/>
          <w:sz w:val="21"/>
        </w:rPr>
        <w:t xml:space="preserve"> </w:t>
      </w:r>
      <w:r>
        <w:rPr>
          <w:sz w:val="21"/>
        </w:rPr>
        <w:t>for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fitness</w:t>
      </w:r>
      <w:r>
        <w:rPr>
          <w:spacing w:val="1"/>
          <w:sz w:val="21"/>
        </w:rPr>
        <w:t xml:space="preserve"> </w:t>
      </w:r>
      <w:r>
        <w:rPr>
          <w:sz w:val="21"/>
        </w:rPr>
        <w:t>for</w:t>
      </w:r>
      <w:r>
        <w:rPr>
          <w:spacing w:val="1"/>
          <w:sz w:val="21"/>
        </w:rPr>
        <w:t xml:space="preserve"> </w:t>
      </w:r>
      <w:r>
        <w:rPr>
          <w:sz w:val="21"/>
        </w:rPr>
        <w:t>duty</w:t>
      </w:r>
      <w:r>
        <w:rPr>
          <w:spacing w:val="-56"/>
          <w:sz w:val="21"/>
        </w:rPr>
        <w:t xml:space="preserve"> </w:t>
      </w:r>
      <w:r>
        <w:rPr>
          <w:sz w:val="21"/>
        </w:rPr>
        <w:t>examination?</w:t>
      </w:r>
    </w:p>
    <w:p w14:paraId="68D22817" w14:textId="77777777" w:rsidR="00447697" w:rsidRDefault="00BE6F0B">
      <w:pPr>
        <w:pStyle w:val="ListParagraph"/>
        <w:numPr>
          <w:ilvl w:val="1"/>
          <w:numId w:val="30"/>
        </w:numPr>
        <w:tabs>
          <w:tab w:val="left" w:pos="3360"/>
          <w:tab w:val="left" w:pos="3361"/>
        </w:tabs>
        <w:spacing w:before="214"/>
        <w:ind w:hanging="361"/>
        <w:rPr>
          <w:sz w:val="21"/>
        </w:rPr>
      </w:pPr>
      <w:r>
        <w:rPr>
          <w:sz w:val="21"/>
        </w:rPr>
        <w:t>What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reasonable</w:t>
      </w:r>
      <w:r>
        <w:rPr>
          <w:spacing w:val="-2"/>
          <w:sz w:val="21"/>
        </w:rPr>
        <w:t xml:space="preserve"> </w:t>
      </w:r>
      <w:r>
        <w:rPr>
          <w:sz w:val="21"/>
        </w:rPr>
        <w:t>belief</w:t>
      </w:r>
      <w:r>
        <w:rPr>
          <w:spacing w:val="-1"/>
          <w:sz w:val="21"/>
        </w:rPr>
        <w:t xml:space="preserve"> </w:t>
      </w:r>
      <w:r>
        <w:rPr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em</w:t>
      </w:r>
      <w:proofErr w:type="spellEnd"/>
      <w:r>
        <w:rPr>
          <w:spacing w:val="-1"/>
          <w:sz w:val="21"/>
        </w:rPr>
        <w:t xml:space="preserve"> </w:t>
      </w:r>
      <w:r>
        <w:rPr>
          <w:sz w:val="21"/>
        </w:rPr>
        <w:t>job</w:t>
      </w:r>
      <w:r>
        <w:rPr>
          <w:spacing w:val="-2"/>
          <w:sz w:val="21"/>
        </w:rPr>
        <w:t xml:space="preserve"> </w:t>
      </w:r>
      <w:r>
        <w:rPr>
          <w:sz w:val="21"/>
        </w:rPr>
        <w:t>duties</w:t>
      </w:r>
      <w:r>
        <w:rPr>
          <w:spacing w:val="-2"/>
          <w:sz w:val="21"/>
        </w:rPr>
        <w:t xml:space="preserve"> </w:t>
      </w:r>
      <w:proofErr w:type="gramStart"/>
      <w:r>
        <w:rPr>
          <w:sz w:val="21"/>
        </w:rPr>
        <w:t>is</w:t>
      </w:r>
      <w:proofErr w:type="gramEnd"/>
      <w:r>
        <w:rPr>
          <w:spacing w:val="-2"/>
          <w:sz w:val="21"/>
        </w:rPr>
        <w:t xml:space="preserve"> </w:t>
      </w:r>
      <w:r>
        <w:rPr>
          <w:sz w:val="21"/>
        </w:rPr>
        <w:t>impaired?</w:t>
      </w:r>
    </w:p>
    <w:p w14:paraId="6158E26E" w14:textId="77777777" w:rsidR="00447697" w:rsidRDefault="00447697">
      <w:pPr>
        <w:pStyle w:val="BodyText"/>
        <w:rPr>
          <w:sz w:val="24"/>
        </w:rPr>
      </w:pPr>
    </w:p>
    <w:p w14:paraId="29F37B44" w14:textId="77777777" w:rsidR="00447697" w:rsidRDefault="00447697">
      <w:pPr>
        <w:pStyle w:val="BodyText"/>
        <w:spacing w:before="4"/>
        <w:rPr>
          <w:sz w:val="24"/>
        </w:rPr>
      </w:pPr>
    </w:p>
    <w:p w14:paraId="7CCCA95B" w14:textId="77777777" w:rsidR="00447697" w:rsidRDefault="00BE6F0B">
      <w:pPr>
        <w:pStyle w:val="ListParagraph"/>
        <w:numPr>
          <w:ilvl w:val="1"/>
          <w:numId w:val="30"/>
        </w:numPr>
        <w:tabs>
          <w:tab w:val="left" w:pos="3360"/>
          <w:tab w:val="left" w:pos="3361"/>
        </w:tabs>
        <w:spacing w:before="1"/>
        <w:ind w:hanging="361"/>
        <w:rPr>
          <w:sz w:val="21"/>
        </w:rPr>
      </w:pPr>
      <w:r>
        <w:rPr>
          <w:sz w:val="21"/>
        </w:rPr>
        <w:t>What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basis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any</w:t>
      </w:r>
      <w:r>
        <w:rPr>
          <w:spacing w:val="-4"/>
          <w:sz w:val="21"/>
        </w:rPr>
        <w:t xml:space="preserve"> </w:t>
      </w:r>
      <w:r>
        <w:rPr>
          <w:sz w:val="21"/>
        </w:rPr>
        <w:t>belief of direct</w:t>
      </w:r>
      <w:r>
        <w:rPr>
          <w:spacing w:val="-3"/>
          <w:sz w:val="21"/>
        </w:rPr>
        <w:t xml:space="preserve"> </w:t>
      </w:r>
      <w:r>
        <w:rPr>
          <w:sz w:val="21"/>
        </w:rPr>
        <w:t>threat?</w:t>
      </w:r>
    </w:p>
    <w:p w14:paraId="5289F71A" w14:textId="77777777" w:rsidR="00447697" w:rsidRDefault="00447697">
      <w:pPr>
        <w:pStyle w:val="BodyText"/>
        <w:spacing w:before="4"/>
        <w:rPr>
          <w:sz w:val="24"/>
        </w:rPr>
      </w:pPr>
    </w:p>
    <w:p w14:paraId="11D981C8" w14:textId="77777777" w:rsidR="00447697" w:rsidRDefault="00BE6F0B">
      <w:pPr>
        <w:pStyle w:val="ListParagraph"/>
        <w:numPr>
          <w:ilvl w:val="1"/>
          <w:numId w:val="30"/>
        </w:numPr>
        <w:tabs>
          <w:tab w:val="left" w:pos="3360"/>
          <w:tab w:val="left" w:pos="3361"/>
        </w:tabs>
        <w:spacing w:line="316" w:lineRule="auto"/>
        <w:ind w:right="1441"/>
        <w:rPr>
          <w:sz w:val="21"/>
        </w:rPr>
      </w:pPr>
      <w:r>
        <w:rPr>
          <w:sz w:val="21"/>
        </w:rPr>
        <w:t>What</w:t>
      </w:r>
      <w:r>
        <w:rPr>
          <w:spacing w:val="44"/>
          <w:sz w:val="21"/>
        </w:rPr>
        <w:t xml:space="preserve"> </w:t>
      </w:r>
      <w:r>
        <w:rPr>
          <w:sz w:val="21"/>
        </w:rPr>
        <w:t>knowledge</w:t>
      </w:r>
      <w:r>
        <w:rPr>
          <w:spacing w:val="47"/>
          <w:sz w:val="21"/>
        </w:rPr>
        <w:t xml:space="preserve"> </w:t>
      </w:r>
      <w:r>
        <w:rPr>
          <w:sz w:val="21"/>
        </w:rPr>
        <w:t>exists</w:t>
      </w:r>
      <w:r>
        <w:rPr>
          <w:spacing w:val="48"/>
          <w:sz w:val="21"/>
        </w:rPr>
        <w:t xml:space="preserve"> </w:t>
      </w:r>
      <w:r>
        <w:rPr>
          <w:sz w:val="21"/>
        </w:rPr>
        <w:t>that</w:t>
      </w:r>
      <w:r>
        <w:rPr>
          <w:spacing w:val="48"/>
          <w:sz w:val="21"/>
        </w:rPr>
        <w:t xml:space="preserve"> </w:t>
      </w:r>
      <w:r>
        <w:rPr>
          <w:sz w:val="21"/>
        </w:rPr>
        <w:t>performance</w:t>
      </w:r>
      <w:r>
        <w:rPr>
          <w:spacing w:val="47"/>
          <w:sz w:val="21"/>
        </w:rPr>
        <w:t xml:space="preserve"> </w:t>
      </w:r>
      <w:r>
        <w:rPr>
          <w:sz w:val="21"/>
        </w:rPr>
        <w:t>issues</w:t>
      </w:r>
      <w:r>
        <w:rPr>
          <w:spacing w:val="46"/>
          <w:sz w:val="21"/>
        </w:rPr>
        <w:t xml:space="preserve"> </w:t>
      </w:r>
      <w:r>
        <w:rPr>
          <w:sz w:val="21"/>
        </w:rPr>
        <w:t>are</w:t>
      </w:r>
      <w:r>
        <w:rPr>
          <w:spacing w:val="48"/>
          <w:sz w:val="21"/>
        </w:rPr>
        <w:t xml:space="preserve"> </w:t>
      </w:r>
      <w:r>
        <w:rPr>
          <w:sz w:val="21"/>
        </w:rPr>
        <w:t>linked</w:t>
      </w:r>
      <w:r>
        <w:rPr>
          <w:spacing w:val="48"/>
          <w:sz w:val="21"/>
        </w:rPr>
        <w:t xml:space="preserve"> </w:t>
      </w:r>
      <w:r>
        <w:rPr>
          <w:sz w:val="21"/>
        </w:rPr>
        <w:t>to</w:t>
      </w:r>
      <w:r>
        <w:rPr>
          <w:spacing w:val="46"/>
          <w:sz w:val="21"/>
        </w:rPr>
        <w:t xml:space="preserve"> </w:t>
      </w:r>
      <w:r>
        <w:rPr>
          <w:sz w:val="21"/>
        </w:rPr>
        <w:t>a</w:t>
      </w:r>
      <w:r>
        <w:rPr>
          <w:spacing w:val="46"/>
          <w:sz w:val="21"/>
        </w:rPr>
        <w:t xml:space="preserve"> </w:t>
      </w:r>
      <w:r>
        <w:rPr>
          <w:sz w:val="21"/>
        </w:rPr>
        <w:t>medical</w:t>
      </w:r>
      <w:r>
        <w:rPr>
          <w:spacing w:val="-56"/>
          <w:sz w:val="21"/>
        </w:rPr>
        <w:t xml:space="preserve"> </w:t>
      </w:r>
      <w:r>
        <w:rPr>
          <w:sz w:val="21"/>
        </w:rPr>
        <w:t>condition?</w:t>
      </w:r>
    </w:p>
    <w:p w14:paraId="60548742" w14:textId="77777777" w:rsidR="00447697" w:rsidRDefault="00BE6F0B">
      <w:pPr>
        <w:pStyle w:val="ListParagraph"/>
        <w:numPr>
          <w:ilvl w:val="0"/>
          <w:numId w:val="30"/>
        </w:numPr>
        <w:tabs>
          <w:tab w:val="left" w:pos="2890"/>
        </w:tabs>
        <w:spacing w:before="205" w:line="338" w:lineRule="auto"/>
        <w:ind w:left="2880" w:right="1435" w:hanging="360"/>
        <w:jc w:val="both"/>
        <w:rPr>
          <w:sz w:val="21"/>
        </w:rPr>
      </w:pPr>
      <w:r>
        <w:rPr>
          <w:sz w:val="21"/>
        </w:rPr>
        <w:t>A psychiatric or psychological assessment shall be conducted in accordance with</w:t>
      </w:r>
      <w:r>
        <w:rPr>
          <w:spacing w:val="-56"/>
          <w:sz w:val="21"/>
        </w:rPr>
        <w:t xml:space="preserve"> </w:t>
      </w:r>
      <w:r>
        <w:rPr>
          <w:sz w:val="21"/>
        </w:rPr>
        <w:t>accepted</w:t>
      </w:r>
      <w:r>
        <w:rPr>
          <w:spacing w:val="1"/>
          <w:sz w:val="21"/>
        </w:rPr>
        <w:t xml:space="preserve"> </w:t>
      </w:r>
      <w:r>
        <w:rPr>
          <w:sz w:val="21"/>
        </w:rPr>
        <w:t>professional</w:t>
      </w:r>
      <w:r>
        <w:rPr>
          <w:spacing w:val="1"/>
          <w:sz w:val="21"/>
        </w:rPr>
        <w:t xml:space="preserve"> </w:t>
      </w:r>
      <w:r>
        <w:rPr>
          <w:sz w:val="21"/>
        </w:rPr>
        <w:t>standards</w:t>
      </w:r>
      <w:r>
        <w:rPr>
          <w:spacing w:val="1"/>
          <w:sz w:val="21"/>
        </w:rPr>
        <w:t xml:space="preserve"> </w:t>
      </w:r>
      <w:r>
        <w:rPr>
          <w:sz w:val="21"/>
        </w:rPr>
        <w:t>by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licenses</w:t>
      </w:r>
      <w:r>
        <w:rPr>
          <w:spacing w:val="1"/>
          <w:sz w:val="21"/>
        </w:rPr>
        <w:t xml:space="preserve"> </w:t>
      </w:r>
      <w:r>
        <w:rPr>
          <w:sz w:val="21"/>
        </w:rPr>
        <w:t>practitioner</w:t>
      </w:r>
      <w:r>
        <w:rPr>
          <w:spacing w:val="1"/>
          <w:sz w:val="21"/>
        </w:rPr>
        <w:t xml:space="preserve"> </w:t>
      </w:r>
      <w:r>
        <w:rPr>
          <w:sz w:val="21"/>
        </w:rPr>
        <w:t>or</w:t>
      </w:r>
      <w:r>
        <w:rPr>
          <w:spacing w:val="59"/>
          <w:sz w:val="21"/>
        </w:rPr>
        <w:t xml:space="preserve"> </w:t>
      </w:r>
      <w:r>
        <w:rPr>
          <w:sz w:val="21"/>
        </w:rPr>
        <w:t>physician</w:t>
      </w:r>
      <w:r>
        <w:rPr>
          <w:spacing w:val="1"/>
          <w:sz w:val="21"/>
        </w:rPr>
        <w:t xml:space="preserve"> </w:t>
      </w:r>
      <w:r>
        <w:rPr>
          <w:sz w:val="21"/>
        </w:rPr>
        <w:t>authorized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conduct</w:t>
      </w:r>
      <w:r>
        <w:rPr>
          <w:spacing w:val="-2"/>
          <w:sz w:val="21"/>
        </w:rPr>
        <w:t xml:space="preserve"> </w:t>
      </w:r>
      <w:r>
        <w:rPr>
          <w:sz w:val="21"/>
        </w:rPr>
        <w:t>such</w:t>
      </w:r>
      <w:r>
        <w:rPr>
          <w:spacing w:val="-1"/>
          <w:sz w:val="21"/>
        </w:rPr>
        <w:t xml:space="preserve"> </w:t>
      </w:r>
      <w:r>
        <w:rPr>
          <w:sz w:val="21"/>
        </w:rPr>
        <w:t>examinations,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may</w:t>
      </w:r>
      <w:r>
        <w:rPr>
          <w:spacing w:val="-4"/>
          <w:sz w:val="21"/>
        </w:rPr>
        <w:t xml:space="preserve"> </w:t>
      </w:r>
      <w:r>
        <w:rPr>
          <w:sz w:val="21"/>
        </w:rPr>
        <w:t>only</w:t>
      </w:r>
      <w:r>
        <w:rPr>
          <w:spacing w:val="-4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used to</w:t>
      </w:r>
      <w:r>
        <w:rPr>
          <w:spacing w:val="-1"/>
          <w:sz w:val="21"/>
        </w:rPr>
        <w:t xml:space="preserve"> </w:t>
      </w:r>
      <w:r>
        <w:rPr>
          <w:sz w:val="21"/>
        </w:rPr>
        <w:t>make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</w:p>
    <w:p w14:paraId="25D5D242" w14:textId="77777777" w:rsidR="00447697" w:rsidRDefault="00BE6F0B">
      <w:pPr>
        <w:pStyle w:val="BodyText"/>
        <w:spacing w:before="68" w:line="314" w:lineRule="auto"/>
        <w:ind w:left="2880"/>
      </w:pPr>
      <w:r>
        <w:t>legitimate</w:t>
      </w:r>
      <w:r>
        <w:rPr>
          <w:spacing w:val="36"/>
        </w:rPr>
        <w:t xml:space="preserve"> </w:t>
      </w:r>
      <w:r>
        <w:t>inquiry</w:t>
      </w:r>
      <w:r>
        <w:rPr>
          <w:spacing w:val="36"/>
        </w:rPr>
        <w:t xml:space="preserve"> </w:t>
      </w:r>
      <w:r>
        <w:t>into</w:t>
      </w:r>
      <w:r>
        <w:rPr>
          <w:spacing w:val="38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person’s</w:t>
      </w:r>
      <w:r>
        <w:rPr>
          <w:spacing w:val="36"/>
        </w:rPr>
        <w:t xml:space="preserve"> </w:t>
      </w:r>
      <w:r>
        <w:t>mental</w:t>
      </w:r>
      <w:r>
        <w:rPr>
          <w:spacing w:val="39"/>
        </w:rPr>
        <w:t xml:space="preserve"> </w:t>
      </w:r>
      <w:r>
        <w:t>essential</w:t>
      </w:r>
      <w:r>
        <w:rPr>
          <w:spacing w:val="37"/>
        </w:rPr>
        <w:t xml:space="preserve"> </w:t>
      </w:r>
      <w:r>
        <w:t>functions</w:t>
      </w:r>
      <w:r>
        <w:rPr>
          <w:spacing w:val="38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his/her</w:t>
      </w:r>
      <w:r>
        <w:rPr>
          <w:spacing w:val="38"/>
        </w:rPr>
        <w:t xml:space="preserve"> </w:t>
      </w:r>
      <w:r>
        <w:t>position</w:t>
      </w:r>
      <w:r>
        <w:rPr>
          <w:spacing w:val="39"/>
        </w:rPr>
        <w:t xml:space="preserve"> </w:t>
      </w:r>
      <w:r>
        <w:t>without</w:t>
      </w:r>
      <w:r>
        <w:rPr>
          <w:spacing w:val="37"/>
        </w:rPr>
        <w:t xml:space="preserve"> </w:t>
      </w:r>
      <w:r>
        <w:t>direct</w:t>
      </w:r>
      <w:r>
        <w:rPr>
          <w:spacing w:val="1"/>
        </w:rPr>
        <w:t xml:space="preserve"> </w:t>
      </w:r>
      <w:r>
        <w:t>threat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individual or</w:t>
      </w:r>
    </w:p>
    <w:p w14:paraId="16EFFB4E" w14:textId="77777777" w:rsidR="00447697" w:rsidRDefault="00BE6F0B">
      <w:pPr>
        <w:pStyle w:val="BodyText"/>
        <w:spacing w:before="44"/>
        <w:ind w:left="2880"/>
      </w:pPr>
      <w:r>
        <w:t>others.</w:t>
      </w:r>
    </w:p>
    <w:p w14:paraId="0F88A433" w14:textId="77777777" w:rsidR="00447697" w:rsidRDefault="00447697">
      <w:pPr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080FE93C" w14:textId="77777777" w:rsidR="00447697" w:rsidRDefault="00BE6F0B">
      <w:pPr>
        <w:pStyle w:val="ListParagraph"/>
        <w:numPr>
          <w:ilvl w:val="0"/>
          <w:numId w:val="30"/>
        </w:numPr>
        <w:tabs>
          <w:tab w:val="left" w:pos="2845"/>
        </w:tabs>
        <w:spacing w:before="176" w:line="369" w:lineRule="auto"/>
        <w:ind w:left="2880" w:right="357" w:hanging="360"/>
        <w:jc w:val="left"/>
        <w:rPr>
          <w:sz w:val="21"/>
        </w:rPr>
      </w:pPr>
      <w:bookmarkStart w:id="1256" w:name="_bookmark36"/>
      <w:bookmarkEnd w:id="1256"/>
      <w:r>
        <w:rPr>
          <w:sz w:val="21"/>
        </w:rPr>
        <w:lastRenderedPageBreak/>
        <w:t>The scope of any fitness for duty examination shall be limited to the specific medical condition</w:t>
      </w:r>
      <w:r>
        <w:rPr>
          <w:spacing w:val="-57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how</w:t>
      </w:r>
      <w:r>
        <w:rPr>
          <w:spacing w:val="-3"/>
          <w:sz w:val="21"/>
        </w:rPr>
        <w:t xml:space="preserve"> </w:t>
      </w:r>
      <w:r>
        <w:rPr>
          <w:sz w:val="21"/>
        </w:rPr>
        <w:t>such</w:t>
      </w:r>
      <w:r>
        <w:rPr>
          <w:spacing w:val="-1"/>
          <w:sz w:val="21"/>
        </w:rPr>
        <w:t xml:space="preserve"> </w:t>
      </w:r>
      <w:r>
        <w:rPr>
          <w:sz w:val="21"/>
        </w:rPr>
        <w:t>condition</w:t>
      </w:r>
      <w:r>
        <w:rPr>
          <w:spacing w:val="-1"/>
          <w:sz w:val="21"/>
        </w:rPr>
        <w:t xml:space="preserve"> </w:t>
      </w:r>
      <w:proofErr w:type="gramStart"/>
      <w:r>
        <w:rPr>
          <w:sz w:val="21"/>
        </w:rPr>
        <w:t>a</w:t>
      </w:r>
      <w:proofErr w:type="gramEnd"/>
      <w:r>
        <w:rPr>
          <w:spacing w:val="-4"/>
          <w:sz w:val="21"/>
        </w:rPr>
        <w:t xml:space="preserve"> </w:t>
      </w:r>
      <w:r>
        <w:rPr>
          <w:sz w:val="21"/>
        </w:rPr>
        <w:t>ability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perform essential</w:t>
      </w:r>
      <w:r>
        <w:rPr>
          <w:spacing w:val="-2"/>
          <w:sz w:val="21"/>
        </w:rPr>
        <w:t xml:space="preserve"> </w:t>
      </w:r>
      <w:r>
        <w:rPr>
          <w:sz w:val="21"/>
        </w:rPr>
        <w:t>functions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pose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direct</w:t>
      </w:r>
      <w:r>
        <w:rPr>
          <w:spacing w:val="-5"/>
          <w:sz w:val="21"/>
        </w:rPr>
        <w:t xml:space="preserve"> </w:t>
      </w:r>
      <w:r>
        <w:rPr>
          <w:sz w:val="21"/>
        </w:rPr>
        <w:t>threat.</w:t>
      </w:r>
    </w:p>
    <w:p w14:paraId="657358D1" w14:textId="77777777" w:rsidR="00447697" w:rsidRDefault="00447697">
      <w:pPr>
        <w:pStyle w:val="BodyText"/>
        <w:rPr>
          <w:sz w:val="24"/>
        </w:rPr>
      </w:pPr>
    </w:p>
    <w:p w14:paraId="152348B5" w14:textId="77777777" w:rsidR="00447697" w:rsidRDefault="00BE6F0B">
      <w:pPr>
        <w:pStyle w:val="ListParagraph"/>
        <w:numPr>
          <w:ilvl w:val="0"/>
          <w:numId w:val="30"/>
        </w:numPr>
        <w:tabs>
          <w:tab w:val="left" w:pos="2840"/>
        </w:tabs>
        <w:spacing w:before="142"/>
        <w:ind w:left="2839" w:hanging="320"/>
        <w:jc w:val="left"/>
        <w:rPr>
          <w:sz w:val="21"/>
        </w:rPr>
      </w:pPr>
      <w:r>
        <w:rPr>
          <w:sz w:val="21"/>
        </w:rPr>
        <w:t>All</w:t>
      </w:r>
      <w:r>
        <w:rPr>
          <w:spacing w:val="-4"/>
          <w:sz w:val="21"/>
        </w:rPr>
        <w:t xml:space="preserve"> </w:t>
      </w:r>
      <w:r>
        <w:rPr>
          <w:sz w:val="21"/>
        </w:rPr>
        <w:t>medical</w:t>
      </w:r>
      <w:r>
        <w:rPr>
          <w:spacing w:val="-1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1"/>
          <w:sz w:val="21"/>
        </w:rPr>
        <w:t xml:space="preserve"> </w:t>
      </w:r>
      <w:r>
        <w:rPr>
          <w:sz w:val="21"/>
        </w:rPr>
        <w:t>obtained</w:t>
      </w:r>
      <w:r>
        <w:rPr>
          <w:spacing w:val="-2"/>
          <w:sz w:val="21"/>
        </w:rPr>
        <w:t xml:space="preserve"> </w:t>
      </w:r>
      <w:r>
        <w:rPr>
          <w:sz w:val="21"/>
        </w:rPr>
        <w:t>through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fitness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duty</w:t>
      </w:r>
      <w:r>
        <w:rPr>
          <w:spacing w:val="-4"/>
          <w:sz w:val="21"/>
        </w:rPr>
        <w:t xml:space="preserve"> </w:t>
      </w:r>
      <w:r>
        <w:rPr>
          <w:sz w:val="21"/>
        </w:rPr>
        <w:t>provisions</w:t>
      </w:r>
      <w:r>
        <w:rPr>
          <w:spacing w:val="-2"/>
          <w:sz w:val="21"/>
        </w:rPr>
        <w:t xml:space="preserve"> </w:t>
      </w:r>
      <w:r>
        <w:rPr>
          <w:sz w:val="21"/>
        </w:rPr>
        <w:t>shall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</w:p>
    <w:p w14:paraId="05A9081F" w14:textId="77777777" w:rsidR="00447697" w:rsidRDefault="00BE6F0B">
      <w:pPr>
        <w:pStyle w:val="BodyText"/>
        <w:spacing w:before="167" w:line="314" w:lineRule="auto"/>
        <w:ind w:left="2880" w:right="1050"/>
      </w:pPr>
      <w:r>
        <w:t>maintained by Human Resource Section as strictly confidential and shall not be a part</w:t>
      </w:r>
      <w:r>
        <w:rPr>
          <w:spacing w:val="-5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employee’s</w:t>
      </w:r>
      <w:r>
        <w:rPr>
          <w:spacing w:val="-1"/>
        </w:rPr>
        <w:t xml:space="preserve"> </w:t>
      </w:r>
      <w:r>
        <w:t>personnel</w:t>
      </w:r>
      <w:r>
        <w:rPr>
          <w:spacing w:val="-2"/>
        </w:rPr>
        <w:t xml:space="preserve"> </w:t>
      </w:r>
      <w:r>
        <w:t>file.</w:t>
      </w:r>
    </w:p>
    <w:p w14:paraId="40A941DD" w14:textId="77777777" w:rsidR="00447697" w:rsidRDefault="00BE6F0B">
      <w:pPr>
        <w:pStyle w:val="ListParagraph"/>
        <w:numPr>
          <w:ilvl w:val="0"/>
          <w:numId w:val="30"/>
        </w:numPr>
        <w:tabs>
          <w:tab w:val="left" w:pos="2886"/>
        </w:tabs>
        <w:spacing w:before="212" w:line="350" w:lineRule="auto"/>
        <w:ind w:left="2880" w:right="1415" w:hanging="360"/>
        <w:jc w:val="both"/>
        <w:rPr>
          <w:sz w:val="21"/>
        </w:rPr>
      </w:pPr>
      <w:r>
        <w:rPr>
          <w:sz w:val="21"/>
        </w:rPr>
        <w:t>When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Section/section</w:t>
      </w:r>
      <w:r>
        <w:rPr>
          <w:spacing w:val="1"/>
          <w:sz w:val="21"/>
        </w:rPr>
        <w:t xml:space="preserve"> </w:t>
      </w:r>
      <w:r>
        <w:rPr>
          <w:sz w:val="21"/>
        </w:rPr>
        <w:t>requests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medical</w:t>
      </w:r>
      <w:r>
        <w:rPr>
          <w:spacing w:val="1"/>
          <w:sz w:val="21"/>
        </w:rPr>
        <w:t xml:space="preserve"> </w:t>
      </w:r>
      <w:r>
        <w:rPr>
          <w:sz w:val="21"/>
        </w:rPr>
        <w:t>examination,</w:t>
      </w:r>
      <w:r>
        <w:rPr>
          <w:spacing w:val="1"/>
          <w:sz w:val="21"/>
        </w:rPr>
        <w:t xml:space="preserve"> </w:t>
      </w:r>
      <w:r>
        <w:rPr>
          <w:sz w:val="21"/>
        </w:rPr>
        <w:t>it</w:t>
      </w:r>
      <w:r>
        <w:rPr>
          <w:spacing w:val="1"/>
          <w:sz w:val="21"/>
        </w:rPr>
        <w:t xml:space="preserve"> </w:t>
      </w:r>
      <w:r>
        <w:rPr>
          <w:sz w:val="21"/>
        </w:rPr>
        <w:t>shall</w:t>
      </w:r>
      <w:r>
        <w:rPr>
          <w:spacing w:val="1"/>
          <w:sz w:val="21"/>
        </w:rPr>
        <w:t xml:space="preserve"> </w:t>
      </w:r>
      <w:r>
        <w:rPr>
          <w:sz w:val="21"/>
        </w:rPr>
        <w:t>inform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employee in writing of its reasons for doing so and the consequences of failure to</w:t>
      </w:r>
      <w:r>
        <w:rPr>
          <w:spacing w:val="1"/>
          <w:sz w:val="21"/>
        </w:rPr>
        <w:t xml:space="preserve"> </w:t>
      </w:r>
      <w:r>
        <w:rPr>
          <w:sz w:val="21"/>
        </w:rPr>
        <w:t>cooperate.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1"/>
          <w:sz w:val="21"/>
        </w:rPr>
        <w:t xml:space="preserve"> </w:t>
      </w:r>
      <w:r>
        <w:rPr>
          <w:sz w:val="21"/>
        </w:rPr>
        <w:t>will</w:t>
      </w:r>
      <w:r>
        <w:rPr>
          <w:spacing w:val="1"/>
          <w:sz w:val="21"/>
        </w:rPr>
        <w:t xml:space="preserve"> </w:t>
      </w:r>
      <w:r>
        <w:rPr>
          <w:sz w:val="21"/>
        </w:rPr>
        <w:t>designate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examining</w:t>
      </w:r>
      <w:r>
        <w:rPr>
          <w:spacing w:val="1"/>
          <w:sz w:val="21"/>
        </w:rPr>
        <w:t xml:space="preserve"> </w:t>
      </w:r>
      <w:r>
        <w:rPr>
          <w:sz w:val="21"/>
        </w:rPr>
        <w:t>physician</w:t>
      </w:r>
      <w:r>
        <w:rPr>
          <w:spacing w:val="1"/>
          <w:sz w:val="21"/>
        </w:rPr>
        <w:t xml:space="preserve"> </w:t>
      </w:r>
      <w:r>
        <w:rPr>
          <w:sz w:val="21"/>
        </w:rPr>
        <w:t>or</w:t>
      </w:r>
      <w:r>
        <w:rPr>
          <w:spacing w:val="1"/>
          <w:sz w:val="21"/>
        </w:rPr>
        <w:t xml:space="preserve"> </w:t>
      </w:r>
      <w:r>
        <w:rPr>
          <w:sz w:val="21"/>
        </w:rPr>
        <w:t>other</w:t>
      </w:r>
      <w:r>
        <w:rPr>
          <w:spacing w:val="1"/>
          <w:sz w:val="21"/>
        </w:rPr>
        <w:t xml:space="preserve"> </w:t>
      </w:r>
      <w:r>
        <w:rPr>
          <w:sz w:val="21"/>
        </w:rPr>
        <w:t>appropriate</w:t>
      </w:r>
      <w:r>
        <w:rPr>
          <w:spacing w:val="1"/>
          <w:sz w:val="21"/>
        </w:rPr>
        <w:t xml:space="preserve"> </w:t>
      </w:r>
      <w:r>
        <w:rPr>
          <w:sz w:val="21"/>
        </w:rPr>
        <w:t>practitioner,</w:t>
      </w:r>
      <w:r>
        <w:rPr>
          <w:spacing w:val="1"/>
          <w:sz w:val="21"/>
        </w:rPr>
        <w:t xml:space="preserve"> </w:t>
      </w:r>
      <w:r>
        <w:rPr>
          <w:sz w:val="21"/>
        </w:rPr>
        <w:t>but</w:t>
      </w:r>
      <w:r>
        <w:rPr>
          <w:spacing w:val="1"/>
          <w:sz w:val="21"/>
        </w:rPr>
        <w:t xml:space="preserve"> </w:t>
      </w:r>
      <w:r>
        <w:rPr>
          <w:sz w:val="21"/>
        </w:rPr>
        <w:t>will</w:t>
      </w:r>
      <w:r>
        <w:rPr>
          <w:spacing w:val="1"/>
          <w:sz w:val="21"/>
        </w:rPr>
        <w:t xml:space="preserve"> </w:t>
      </w:r>
      <w:r>
        <w:rPr>
          <w:sz w:val="21"/>
        </w:rPr>
        <w:t>offer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individual</w:t>
      </w:r>
      <w:r>
        <w:rPr>
          <w:spacing w:val="1"/>
          <w:sz w:val="21"/>
        </w:rPr>
        <w:t xml:space="preserve"> </w:t>
      </w:r>
      <w:r>
        <w:rPr>
          <w:sz w:val="21"/>
        </w:rPr>
        <w:t>an</w:t>
      </w:r>
      <w:r>
        <w:rPr>
          <w:spacing w:val="1"/>
          <w:sz w:val="21"/>
        </w:rPr>
        <w:t xml:space="preserve"> </w:t>
      </w:r>
      <w:r>
        <w:rPr>
          <w:sz w:val="21"/>
        </w:rPr>
        <w:t>opportunity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submit</w:t>
      </w:r>
      <w:r>
        <w:rPr>
          <w:spacing w:val="-56"/>
          <w:sz w:val="21"/>
        </w:rPr>
        <w:t xml:space="preserve"> </w:t>
      </w:r>
      <w:r>
        <w:rPr>
          <w:sz w:val="21"/>
        </w:rPr>
        <w:t>medical</w:t>
      </w:r>
      <w:r>
        <w:rPr>
          <w:spacing w:val="1"/>
          <w:sz w:val="21"/>
        </w:rPr>
        <w:t xml:space="preserve"> </w:t>
      </w:r>
      <w:r>
        <w:rPr>
          <w:sz w:val="21"/>
        </w:rPr>
        <w:t>documentation</w:t>
      </w:r>
      <w:r>
        <w:rPr>
          <w:spacing w:val="1"/>
          <w:sz w:val="21"/>
        </w:rPr>
        <w:t xml:space="preserve"> </w:t>
      </w:r>
      <w:r>
        <w:rPr>
          <w:sz w:val="21"/>
        </w:rPr>
        <w:t>from</w:t>
      </w:r>
      <w:r>
        <w:rPr>
          <w:spacing w:val="1"/>
          <w:sz w:val="21"/>
        </w:rPr>
        <w:t xml:space="preserve"> </w:t>
      </w:r>
      <w:r>
        <w:rPr>
          <w:sz w:val="21"/>
        </w:rPr>
        <w:t>his/her</w:t>
      </w:r>
      <w:r>
        <w:rPr>
          <w:spacing w:val="1"/>
          <w:sz w:val="21"/>
        </w:rPr>
        <w:t xml:space="preserve"> </w:t>
      </w:r>
      <w:r>
        <w:rPr>
          <w:sz w:val="21"/>
        </w:rPr>
        <w:t>personal</w:t>
      </w:r>
      <w:r>
        <w:rPr>
          <w:spacing w:val="1"/>
          <w:sz w:val="21"/>
        </w:rPr>
        <w:t xml:space="preserve"> </w:t>
      </w:r>
      <w:r>
        <w:rPr>
          <w:sz w:val="21"/>
        </w:rPr>
        <w:t>physician</w:t>
      </w:r>
      <w:r>
        <w:rPr>
          <w:spacing w:val="1"/>
          <w:sz w:val="21"/>
        </w:rPr>
        <w:t xml:space="preserve"> </w:t>
      </w:r>
      <w:r>
        <w:rPr>
          <w:sz w:val="21"/>
        </w:rPr>
        <w:t>or</w:t>
      </w:r>
      <w:r>
        <w:rPr>
          <w:spacing w:val="1"/>
          <w:sz w:val="21"/>
        </w:rPr>
        <w:t xml:space="preserve"> </w:t>
      </w:r>
      <w:r>
        <w:rPr>
          <w:sz w:val="21"/>
        </w:rPr>
        <w:t>practitioner.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-2"/>
          <w:sz w:val="21"/>
        </w:rPr>
        <w:t xml:space="preserve"> </w:t>
      </w:r>
      <w:r>
        <w:rPr>
          <w:sz w:val="21"/>
        </w:rPr>
        <w:t>will</w:t>
      </w:r>
      <w:r>
        <w:rPr>
          <w:spacing w:val="-1"/>
          <w:sz w:val="21"/>
        </w:rPr>
        <w:t xml:space="preserve"> </w:t>
      </w:r>
      <w:r>
        <w:rPr>
          <w:sz w:val="21"/>
        </w:rPr>
        <w:t>review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consider</w:t>
      </w:r>
      <w:r>
        <w:rPr>
          <w:spacing w:val="-2"/>
          <w:sz w:val="21"/>
        </w:rPr>
        <w:t xml:space="preserve"> </w:t>
      </w:r>
      <w:r>
        <w:rPr>
          <w:sz w:val="21"/>
        </w:rPr>
        <w:t>all</w:t>
      </w:r>
      <w:r>
        <w:rPr>
          <w:spacing w:val="-1"/>
          <w:sz w:val="21"/>
        </w:rPr>
        <w:t xml:space="preserve"> </w:t>
      </w:r>
      <w:r>
        <w:rPr>
          <w:sz w:val="21"/>
        </w:rPr>
        <w:t>such</w:t>
      </w:r>
      <w:r>
        <w:rPr>
          <w:spacing w:val="-2"/>
          <w:sz w:val="21"/>
        </w:rPr>
        <w:t xml:space="preserve"> </w:t>
      </w:r>
      <w:r>
        <w:rPr>
          <w:sz w:val="21"/>
        </w:rPr>
        <w:t>documentation</w:t>
      </w:r>
      <w:r>
        <w:rPr>
          <w:spacing w:val="-2"/>
          <w:sz w:val="21"/>
        </w:rPr>
        <w:t xml:space="preserve"> </w:t>
      </w:r>
      <w:r>
        <w:rPr>
          <w:sz w:val="21"/>
        </w:rPr>
        <w:t>supplied</w:t>
      </w:r>
      <w:r>
        <w:rPr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</w:p>
    <w:p w14:paraId="38508265" w14:textId="77777777" w:rsidR="00447697" w:rsidRDefault="00BE6F0B">
      <w:pPr>
        <w:pStyle w:val="BodyText"/>
        <w:spacing w:before="60"/>
        <w:ind w:left="2880"/>
        <w:jc w:val="both"/>
      </w:pPr>
      <w:r>
        <w:t>individuals’</w:t>
      </w:r>
      <w:r>
        <w:rPr>
          <w:spacing w:val="16"/>
        </w:rPr>
        <w:t xml:space="preserve"> </w:t>
      </w:r>
      <w:r>
        <w:t>personal</w:t>
      </w:r>
      <w:r>
        <w:rPr>
          <w:spacing w:val="17"/>
        </w:rPr>
        <w:t xml:space="preserve"> </w:t>
      </w:r>
      <w:r>
        <w:t>physician</w:t>
      </w:r>
      <w:r>
        <w:rPr>
          <w:spacing w:val="16"/>
        </w:rPr>
        <w:t xml:space="preserve"> </w:t>
      </w:r>
      <w:r>
        <w:t>or</w:t>
      </w:r>
      <w:r>
        <w:rPr>
          <w:spacing w:val="15"/>
        </w:rPr>
        <w:t xml:space="preserve"> </w:t>
      </w:r>
      <w:proofErr w:type="spellStart"/>
      <w:r>
        <w:t>practiti</w:t>
      </w:r>
      <w:proofErr w:type="spellEnd"/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examining</w:t>
      </w:r>
      <w:r>
        <w:rPr>
          <w:spacing w:val="16"/>
        </w:rPr>
        <w:t xml:space="preserve"> </w:t>
      </w:r>
      <w:r>
        <w:t>physician</w:t>
      </w:r>
      <w:r>
        <w:rPr>
          <w:spacing w:val="16"/>
        </w:rPr>
        <w:t xml:space="preserve"> </w:t>
      </w:r>
      <w:r>
        <w:t>selected</w:t>
      </w:r>
      <w:r>
        <w:rPr>
          <w:spacing w:val="17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organization.</w:t>
      </w:r>
    </w:p>
    <w:p w14:paraId="03A71EA2" w14:textId="77777777" w:rsidR="00447697" w:rsidRDefault="00BE6F0B">
      <w:pPr>
        <w:pStyle w:val="BodyText"/>
        <w:spacing w:before="75"/>
        <w:ind w:left="2880"/>
        <w:jc w:val="both"/>
      </w:pPr>
      <w:r>
        <w:t>Should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wish</w:t>
      </w:r>
    </w:p>
    <w:p w14:paraId="3D4EDA55" w14:textId="77777777" w:rsidR="00447697" w:rsidRDefault="00BE6F0B">
      <w:pPr>
        <w:pStyle w:val="BodyText"/>
        <w:spacing w:before="162" w:line="319" w:lineRule="auto"/>
        <w:ind w:left="2880" w:right="1256"/>
      </w:pPr>
      <w:r>
        <w:t>to</w:t>
      </w:r>
      <w:r>
        <w:rPr>
          <w:spacing w:val="14"/>
        </w:rPr>
        <w:t xml:space="preserve"> </w:t>
      </w:r>
      <w:r>
        <w:t>submit</w:t>
      </w:r>
      <w:r>
        <w:rPr>
          <w:spacing w:val="12"/>
        </w:rPr>
        <w:t xml:space="preserve"> </w:t>
      </w:r>
      <w:r>
        <w:t>medical</w:t>
      </w:r>
      <w:r>
        <w:rPr>
          <w:spacing w:val="14"/>
        </w:rPr>
        <w:t xml:space="preserve"> </w:t>
      </w:r>
      <w:r>
        <w:t>documentation</w:t>
      </w:r>
      <w:r>
        <w:rPr>
          <w:spacing w:val="14"/>
        </w:rPr>
        <w:t xml:space="preserve"> </w:t>
      </w:r>
      <w:r>
        <w:t>from</w:t>
      </w:r>
      <w:r>
        <w:rPr>
          <w:spacing w:val="14"/>
        </w:rPr>
        <w:t xml:space="preserve"> </w:t>
      </w:r>
      <w:r>
        <w:t>his/her</w:t>
      </w:r>
      <w:r>
        <w:rPr>
          <w:spacing w:val="13"/>
        </w:rPr>
        <w:t xml:space="preserve"> </w:t>
      </w:r>
      <w:r>
        <w:t>personal</w:t>
      </w:r>
      <w:r>
        <w:rPr>
          <w:spacing w:val="14"/>
        </w:rPr>
        <w:t xml:space="preserve"> </w:t>
      </w:r>
      <w:r>
        <w:t>physician</w:t>
      </w:r>
      <w:r>
        <w:rPr>
          <w:spacing w:val="14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t>practitioner,</w:t>
      </w:r>
      <w:r>
        <w:rPr>
          <w:spacing w:val="-5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shall pay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 examinations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documentation</w:t>
      </w:r>
      <w:r>
        <w:rPr>
          <w:spacing w:val="-1"/>
        </w:rPr>
        <w:t xml:space="preserve"> </w:t>
      </w:r>
      <w:r>
        <w:t>charges.</w:t>
      </w:r>
    </w:p>
    <w:p w14:paraId="151AD289" w14:textId="77777777" w:rsidR="00447697" w:rsidRDefault="00BE6F0B">
      <w:pPr>
        <w:pStyle w:val="ListParagraph"/>
        <w:numPr>
          <w:ilvl w:val="0"/>
          <w:numId w:val="30"/>
        </w:numPr>
        <w:tabs>
          <w:tab w:val="left" w:pos="2881"/>
        </w:tabs>
        <w:spacing w:before="202" w:line="348" w:lineRule="auto"/>
        <w:ind w:left="2880" w:right="1434" w:hanging="360"/>
        <w:jc w:val="both"/>
        <w:rPr>
          <w:sz w:val="21"/>
        </w:rPr>
      </w:pPr>
      <w:r>
        <w:rPr>
          <w:sz w:val="21"/>
        </w:rPr>
        <w:t>Any employee who refuses to undergo a required fitness for duty examination</w:t>
      </w:r>
      <w:r>
        <w:rPr>
          <w:spacing w:val="1"/>
          <w:sz w:val="21"/>
        </w:rPr>
        <w:t xml:space="preserve"> </w:t>
      </w:r>
      <w:r>
        <w:rPr>
          <w:sz w:val="21"/>
        </w:rPr>
        <w:t>shall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1"/>
          <w:sz w:val="21"/>
        </w:rPr>
        <w:t xml:space="preserve"> </w:t>
      </w:r>
      <w:r>
        <w:rPr>
          <w:sz w:val="21"/>
        </w:rPr>
        <w:t>found</w:t>
      </w:r>
      <w:r>
        <w:rPr>
          <w:spacing w:val="1"/>
          <w:sz w:val="21"/>
        </w:rPr>
        <w:t xml:space="preserve"> </w:t>
      </w:r>
      <w:r>
        <w:rPr>
          <w:sz w:val="21"/>
        </w:rPr>
        <w:t>insubordinate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subject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discipline</w:t>
      </w:r>
      <w:r>
        <w:rPr>
          <w:spacing w:val="1"/>
          <w:sz w:val="21"/>
        </w:rPr>
        <w:t xml:space="preserve"> </w:t>
      </w:r>
      <w:r>
        <w:rPr>
          <w:sz w:val="21"/>
        </w:rPr>
        <w:t>up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including</w:t>
      </w:r>
      <w:r>
        <w:rPr>
          <w:spacing w:val="1"/>
          <w:sz w:val="21"/>
        </w:rPr>
        <w:t xml:space="preserve"> </w:t>
      </w:r>
      <w:r>
        <w:rPr>
          <w:sz w:val="21"/>
        </w:rPr>
        <w:t>termination.</w:t>
      </w:r>
    </w:p>
    <w:p w14:paraId="410B9B93" w14:textId="77777777" w:rsidR="00447697" w:rsidRDefault="00447697">
      <w:pPr>
        <w:spacing w:line="348" w:lineRule="auto"/>
        <w:jc w:val="both"/>
        <w:rPr>
          <w:sz w:val="21"/>
        </w:rPr>
        <w:sectPr w:rsidR="00447697">
          <w:pgSz w:w="11900" w:h="16840"/>
          <w:pgMar w:top="1280" w:right="0" w:bottom="1380" w:left="0" w:header="138" w:footer="1161" w:gutter="0"/>
          <w:cols w:space="720"/>
        </w:sectPr>
      </w:pPr>
    </w:p>
    <w:p w14:paraId="755C2D04" w14:textId="77777777" w:rsidR="00447697" w:rsidRDefault="00447697">
      <w:pPr>
        <w:pStyle w:val="BodyText"/>
        <w:rPr>
          <w:sz w:val="10"/>
        </w:rPr>
      </w:pPr>
    </w:p>
    <w:p w14:paraId="6C37F1C1" w14:textId="77777777" w:rsidR="00447697" w:rsidRDefault="00BE6F0B">
      <w:pPr>
        <w:pStyle w:val="Heading1"/>
        <w:numPr>
          <w:ilvl w:val="0"/>
          <w:numId w:val="60"/>
        </w:numPr>
        <w:tabs>
          <w:tab w:val="left" w:pos="1902"/>
        </w:tabs>
        <w:ind w:hanging="361"/>
      </w:pPr>
      <w:bookmarkStart w:id="1257" w:name="_bookmark37"/>
      <w:bookmarkEnd w:id="1257"/>
      <w:r>
        <w:t>HUMAN</w:t>
      </w:r>
      <w:r>
        <w:rPr>
          <w:spacing w:val="-1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DEVELOPMENT</w:t>
      </w:r>
    </w:p>
    <w:p w14:paraId="39426A55" w14:textId="77777777" w:rsidR="00447697" w:rsidRDefault="00BE6F0B">
      <w:pPr>
        <w:pStyle w:val="BodyText"/>
        <w:spacing w:before="366" w:line="348" w:lineRule="auto"/>
        <w:ind w:left="1879" w:right="1415"/>
        <w:jc w:val="both"/>
      </w:pPr>
      <w:r>
        <w:t>Organization</w:t>
      </w:r>
      <w:r>
        <w:rPr>
          <w:spacing w:val="1"/>
        </w:rPr>
        <w:t xml:space="preserve"> </w:t>
      </w:r>
      <w:r>
        <w:t>believes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integral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 xml:space="preserve">performance, and are inherently tied to the </w:t>
      </w:r>
      <w:proofErr w:type="spellStart"/>
      <w:proofErr w:type="gramStart"/>
      <w:r>
        <w:t>organization’smission,goals</w:t>
      </w:r>
      <w:proofErr w:type="gramEnd"/>
      <w:r>
        <w:t>,workforce</w:t>
      </w:r>
      <w:proofErr w:type="spellEnd"/>
      <w:r>
        <w:t xml:space="preserve"> planning</w:t>
      </w:r>
      <w:r>
        <w:rPr>
          <w:spacing w:val="1"/>
        </w:rPr>
        <w:t xml:space="preserve"> </w:t>
      </w:r>
      <w:r>
        <w:t>and the provision of services to the public. The organization values the potential of its</w:t>
      </w:r>
      <w:r>
        <w:rPr>
          <w:spacing w:val="1"/>
        </w:rPr>
        <w:t xml:space="preserve"> </w:t>
      </w:r>
      <w:r>
        <w:t>employees and believes that developing employee potential, through coaching, education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training,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on-the-job</w:t>
      </w:r>
      <w:r>
        <w:rPr>
          <w:spacing w:val="-1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critical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organizational</w:t>
      </w:r>
      <w:r>
        <w:rPr>
          <w:spacing w:val="-1"/>
        </w:rPr>
        <w:t xml:space="preserve"> </w:t>
      </w:r>
      <w:r>
        <w:t>effectiveness.</w:t>
      </w:r>
      <w:r>
        <w:rPr>
          <w:spacing w:val="-3"/>
        </w:rPr>
        <w:t xml:space="preserve"> </w:t>
      </w:r>
      <w:r>
        <w:t>Human</w:t>
      </w:r>
    </w:p>
    <w:p w14:paraId="43F6040A" w14:textId="77777777" w:rsidR="00447697" w:rsidRDefault="00BE6F0B">
      <w:pPr>
        <w:pStyle w:val="BodyText"/>
        <w:spacing w:before="59" w:line="319" w:lineRule="auto"/>
        <w:ind w:left="1879" w:right="298"/>
        <w:jc w:val="both"/>
      </w:pPr>
      <w:r>
        <w:t>Resource’s</w:t>
      </w:r>
      <w:r>
        <w:rPr>
          <w:spacing w:val="-11"/>
        </w:rPr>
        <w:t xml:space="preserve"> </w:t>
      </w:r>
      <w:r>
        <w:t>Training</w:t>
      </w:r>
      <w:r>
        <w:rPr>
          <w:spacing w:val="-8"/>
        </w:rPr>
        <w:t xml:space="preserve"> </w:t>
      </w:r>
      <w:proofErr w:type="spellStart"/>
      <w:proofErr w:type="gramStart"/>
      <w:r>
        <w:t>UnitSectioninHead,consultationthesupervisorandthe</w:t>
      </w:r>
      <w:proofErr w:type="spellEnd"/>
      <w:proofErr w:type="gramEnd"/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employee,</w:t>
      </w:r>
      <w:r>
        <w:rPr>
          <w:spacing w:val="-9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determine</w:t>
      </w:r>
      <w:r>
        <w:rPr>
          <w:spacing w:val="1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staff</w:t>
      </w:r>
      <w:r>
        <w:rPr>
          <w:spacing w:val="-2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respective</w:t>
      </w:r>
      <w:r>
        <w:rPr>
          <w:spacing w:val="-1"/>
        </w:rPr>
        <w:t xml:space="preserve"> </w:t>
      </w:r>
      <w:r>
        <w:t>section.</w:t>
      </w:r>
      <w:r>
        <w:rPr>
          <w:spacing w:val="-2"/>
        </w:rPr>
        <w:t xml:space="preserve"> </w:t>
      </w:r>
      <w:r>
        <w:t>Specific</w:t>
      </w:r>
    </w:p>
    <w:p w14:paraId="5005C035" w14:textId="77777777" w:rsidR="00447697" w:rsidRDefault="00BE6F0B">
      <w:pPr>
        <w:pStyle w:val="BodyText"/>
        <w:spacing w:before="82" w:line="338" w:lineRule="auto"/>
        <w:ind w:left="1879" w:right="1437"/>
        <w:jc w:val="both"/>
      </w:pPr>
      <w:r>
        <w:t>trainings are to be arranged subject to available resources and approval of management.</w:t>
      </w:r>
      <w:r>
        <w:rPr>
          <w:spacing w:val="1"/>
        </w:rPr>
        <w:t xml:space="preserve"> </w:t>
      </w:r>
      <w:r>
        <w:t>The program enables the organization to fill future positions from within its own ranks and</w:t>
      </w:r>
      <w:r>
        <w:rPr>
          <w:spacing w:val="1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professional growth</w:t>
      </w:r>
      <w:r>
        <w:rPr>
          <w:spacing w:val="-1"/>
        </w:rPr>
        <w:t xml:space="preserve"> </w:t>
      </w:r>
      <w:r>
        <w:t>of employees.</w:t>
      </w:r>
    </w:p>
    <w:p w14:paraId="07ABA386" w14:textId="77777777" w:rsidR="00447697" w:rsidRDefault="00BE6F0B">
      <w:pPr>
        <w:pStyle w:val="Heading4"/>
        <w:numPr>
          <w:ilvl w:val="1"/>
          <w:numId w:val="29"/>
        </w:numPr>
        <w:tabs>
          <w:tab w:val="left" w:pos="2021"/>
          <w:tab w:val="left" w:pos="2022"/>
        </w:tabs>
        <w:spacing w:before="139"/>
        <w:ind w:hanging="582"/>
      </w:pPr>
      <w:r>
        <w:t>Training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Objectives</w:t>
      </w:r>
    </w:p>
    <w:p w14:paraId="5EACFF3B" w14:textId="77777777" w:rsidR="00447697" w:rsidRDefault="00447697">
      <w:pPr>
        <w:pStyle w:val="BodyText"/>
        <w:spacing w:before="3"/>
        <w:rPr>
          <w:rFonts w:ascii="Arial"/>
          <w:b/>
          <w:sz w:val="22"/>
        </w:rPr>
      </w:pPr>
    </w:p>
    <w:p w14:paraId="2DC85313" w14:textId="77777777" w:rsidR="00447697" w:rsidRDefault="00BE6F0B">
      <w:pPr>
        <w:pStyle w:val="BodyText"/>
        <w:ind w:left="2021"/>
      </w:pPr>
      <w:r>
        <w:t>The</w:t>
      </w:r>
      <w:r>
        <w:rPr>
          <w:spacing w:val="-3"/>
        </w:rPr>
        <w:t xml:space="preserve"> </w:t>
      </w:r>
      <w:r>
        <w:t>objectives</w:t>
      </w:r>
      <w:r>
        <w:rPr>
          <w:spacing w:val="-2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established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achieve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following:</w:t>
      </w:r>
    </w:p>
    <w:p w14:paraId="7927D52B" w14:textId="77777777" w:rsidR="00447697" w:rsidRDefault="00447697">
      <w:pPr>
        <w:pStyle w:val="BodyText"/>
        <w:spacing w:before="2"/>
      </w:pPr>
    </w:p>
    <w:p w14:paraId="0829C797" w14:textId="77777777" w:rsidR="00447697" w:rsidRDefault="00BE6F0B">
      <w:pPr>
        <w:pStyle w:val="ListParagraph"/>
        <w:numPr>
          <w:ilvl w:val="2"/>
          <w:numId w:val="29"/>
        </w:numPr>
        <w:tabs>
          <w:tab w:val="left" w:pos="2281"/>
        </w:tabs>
        <w:ind w:hanging="241"/>
        <w:rPr>
          <w:sz w:val="21"/>
        </w:rPr>
      </w:pPr>
      <w:r>
        <w:rPr>
          <w:sz w:val="21"/>
        </w:rPr>
        <w:t>Improve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quality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work</w:t>
      </w:r>
      <w:r>
        <w:rPr>
          <w:spacing w:val="1"/>
          <w:sz w:val="21"/>
        </w:rPr>
        <w:t xml:space="preserve"> </w:t>
      </w:r>
      <w:r>
        <w:rPr>
          <w:sz w:val="21"/>
        </w:rPr>
        <w:t>produced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services</w:t>
      </w:r>
      <w:r>
        <w:rPr>
          <w:spacing w:val="-5"/>
          <w:sz w:val="21"/>
        </w:rPr>
        <w:t xml:space="preserve"> </w:t>
      </w:r>
      <w:r>
        <w:rPr>
          <w:sz w:val="21"/>
        </w:rPr>
        <w:t>provided by</w:t>
      </w:r>
      <w:r>
        <w:rPr>
          <w:spacing w:val="-5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-1"/>
          <w:sz w:val="21"/>
        </w:rPr>
        <w:t xml:space="preserve"> </w:t>
      </w:r>
      <w:r>
        <w:rPr>
          <w:sz w:val="21"/>
        </w:rPr>
        <w:t>staff.</w:t>
      </w:r>
    </w:p>
    <w:p w14:paraId="45DA8DCC" w14:textId="77777777" w:rsidR="00447697" w:rsidRDefault="00447697">
      <w:pPr>
        <w:pStyle w:val="BodyText"/>
        <w:spacing w:before="5"/>
        <w:rPr>
          <w:sz w:val="24"/>
        </w:rPr>
      </w:pPr>
    </w:p>
    <w:p w14:paraId="6C7EAFD0" w14:textId="77777777" w:rsidR="00447697" w:rsidRDefault="00BE6F0B">
      <w:pPr>
        <w:pStyle w:val="ListParagraph"/>
        <w:numPr>
          <w:ilvl w:val="2"/>
          <w:numId w:val="29"/>
        </w:numPr>
        <w:tabs>
          <w:tab w:val="left" w:pos="2271"/>
        </w:tabs>
        <w:spacing w:line="316" w:lineRule="auto"/>
        <w:ind w:left="2400" w:right="1440" w:hanging="360"/>
        <w:rPr>
          <w:sz w:val="21"/>
        </w:rPr>
      </w:pPr>
      <w:r>
        <w:rPr>
          <w:sz w:val="21"/>
        </w:rPr>
        <w:t>Improve</w:t>
      </w:r>
      <w:r>
        <w:rPr>
          <w:spacing w:val="7"/>
          <w:sz w:val="21"/>
        </w:rPr>
        <w:t xml:space="preserve"> </w:t>
      </w:r>
      <w:r>
        <w:rPr>
          <w:sz w:val="21"/>
        </w:rPr>
        <w:t>the</w:t>
      </w:r>
      <w:r>
        <w:rPr>
          <w:spacing w:val="4"/>
          <w:sz w:val="21"/>
        </w:rPr>
        <w:t xml:space="preserve"> </w:t>
      </w:r>
      <w:r>
        <w:rPr>
          <w:sz w:val="21"/>
        </w:rPr>
        <w:t>quality</w:t>
      </w:r>
      <w:r>
        <w:rPr>
          <w:spacing w:val="4"/>
          <w:sz w:val="21"/>
        </w:rPr>
        <w:t xml:space="preserve"> </w:t>
      </w:r>
      <w:r>
        <w:rPr>
          <w:sz w:val="21"/>
        </w:rPr>
        <w:t>of</w:t>
      </w:r>
      <w:r>
        <w:rPr>
          <w:spacing w:val="5"/>
          <w:sz w:val="21"/>
        </w:rPr>
        <w:t xml:space="preserve"> </w:t>
      </w:r>
      <w:r>
        <w:rPr>
          <w:sz w:val="21"/>
        </w:rPr>
        <w:t>performance</w:t>
      </w:r>
      <w:r>
        <w:rPr>
          <w:spacing w:val="5"/>
          <w:sz w:val="21"/>
        </w:rPr>
        <w:t xml:space="preserve"> </w:t>
      </w:r>
      <w:r>
        <w:rPr>
          <w:sz w:val="21"/>
        </w:rPr>
        <w:t>for</w:t>
      </w:r>
      <w:r>
        <w:rPr>
          <w:spacing w:val="3"/>
          <w:sz w:val="21"/>
        </w:rPr>
        <w:t xml:space="preserve"> </w:t>
      </w:r>
      <w:r>
        <w:rPr>
          <w:sz w:val="21"/>
        </w:rPr>
        <w:t>each</w:t>
      </w:r>
      <w:r>
        <w:rPr>
          <w:spacing w:val="7"/>
          <w:sz w:val="21"/>
        </w:rPr>
        <w:t xml:space="preserve"> </w:t>
      </w:r>
      <w:r>
        <w:rPr>
          <w:sz w:val="21"/>
        </w:rPr>
        <w:t>individual</w:t>
      </w:r>
      <w:r>
        <w:rPr>
          <w:spacing w:val="7"/>
          <w:sz w:val="21"/>
        </w:rPr>
        <w:t xml:space="preserve"> </w:t>
      </w:r>
      <w:r>
        <w:rPr>
          <w:sz w:val="21"/>
        </w:rPr>
        <w:t>employee</w:t>
      </w:r>
      <w:r>
        <w:rPr>
          <w:spacing w:val="7"/>
          <w:sz w:val="21"/>
        </w:rPr>
        <w:t xml:space="preserve"> </w:t>
      </w:r>
      <w:r>
        <w:rPr>
          <w:sz w:val="21"/>
        </w:rPr>
        <w:t>and</w:t>
      </w:r>
      <w:r>
        <w:rPr>
          <w:spacing w:val="7"/>
          <w:sz w:val="21"/>
        </w:rPr>
        <w:t xml:space="preserve"> </w:t>
      </w:r>
      <w:r>
        <w:rPr>
          <w:sz w:val="21"/>
        </w:rPr>
        <w:t>the</w:t>
      </w:r>
      <w:r>
        <w:rPr>
          <w:spacing w:val="7"/>
          <w:sz w:val="21"/>
        </w:rPr>
        <w:t xml:space="preserve"> </w:t>
      </w:r>
      <w:r>
        <w:rPr>
          <w:sz w:val="21"/>
        </w:rPr>
        <w:t>various</w:t>
      </w:r>
      <w:r>
        <w:rPr>
          <w:spacing w:val="-56"/>
          <w:sz w:val="21"/>
        </w:rPr>
        <w:t xml:space="preserve"> </w:t>
      </w:r>
      <w:r>
        <w:rPr>
          <w:sz w:val="21"/>
        </w:rPr>
        <w:t>Sections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units</w:t>
      </w:r>
      <w:r>
        <w:rPr>
          <w:spacing w:val="-1"/>
          <w:sz w:val="21"/>
        </w:rPr>
        <w:t xml:space="preserve"> </w:t>
      </w:r>
      <w:r>
        <w:rPr>
          <w:sz w:val="21"/>
        </w:rPr>
        <w:t>of the</w:t>
      </w:r>
      <w:r>
        <w:rPr>
          <w:spacing w:val="-1"/>
          <w:sz w:val="21"/>
        </w:rPr>
        <w:t xml:space="preserve"> </w:t>
      </w:r>
      <w:r>
        <w:rPr>
          <w:sz w:val="21"/>
        </w:rPr>
        <w:t>organization.</w:t>
      </w:r>
    </w:p>
    <w:p w14:paraId="532B9D32" w14:textId="77777777" w:rsidR="00447697" w:rsidRDefault="00BE6F0B">
      <w:pPr>
        <w:pStyle w:val="ListParagraph"/>
        <w:numPr>
          <w:ilvl w:val="2"/>
          <w:numId w:val="29"/>
        </w:numPr>
        <w:tabs>
          <w:tab w:val="left" w:pos="2281"/>
        </w:tabs>
        <w:spacing w:before="162"/>
        <w:ind w:hanging="241"/>
        <w:rPr>
          <w:sz w:val="21"/>
        </w:rPr>
      </w:pPr>
      <w:r>
        <w:rPr>
          <w:sz w:val="21"/>
        </w:rPr>
        <w:t>Prepare</w:t>
      </w:r>
      <w:r>
        <w:rPr>
          <w:spacing w:val="-2"/>
          <w:sz w:val="21"/>
        </w:rPr>
        <w:t xml:space="preserve"> </w:t>
      </w:r>
      <w:r>
        <w:rPr>
          <w:sz w:val="21"/>
        </w:rPr>
        <w:t>employees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career</w:t>
      </w:r>
      <w:r>
        <w:rPr>
          <w:spacing w:val="-2"/>
          <w:sz w:val="21"/>
        </w:rPr>
        <w:t xml:space="preserve"> </w:t>
      </w:r>
      <w:r>
        <w:rPr>
          <w:sz w:val="21"/>
        </w:rPr>
        <w:t>advancement.</w:t>
      </w:r>
    </w:p>
    <w:p w14:paraId="4B3A70E3" w14:textId="77777777" w:rsidR="00447697" w:rsidRDefault="00447697">
      <w:pPr>
        <w:pStyle w:val="BodyText"/>
        <w:spacing w:before="11"/>
        <w:rPr>
          <w:sz w:val="24"/>
        </w:rPr>
      </w:pPr>
    </w:p>
    <w:p w14:paraId="1C09999F" w14:textId="77777777" w:rsidR="00447697" w:rsidRDefault="00BE6F0B">
      <w:pPr>
        <w:pStyle w:val="ListParagraph"/>
        <w:numPr>
          <w:ilvl w:val="2"/>
          <w:numId w:val="29"/>
        </w:numPr>
        <w:tabs>
          <w:tab w:val="left" w:pos="2271"/>
        </w:tabs>
        <w:spacing w:line="314" w:lineRule="auto"/>
        <w:ind w:left="2400" w:right="1440" w:hanging="360"/>
        <w:rPr>
          <w:sz w:val="21"/>
        </w:rPr>
      </w:pPr>
      <w:r>
        <w:rPr>
          <w:sz w:val="21"/>
        </w:rPr>
        <w:t>Create</w:t>
      </w:r>
      <w:r>
        <w:rPr>
          <w:spacing w:val="23"/>
          <w:sz w:val="21"/>
        </w:rPr>
        <w:t xml:space="preserve"> </w:t>
      </w:r>
      <w:r>
        <w:rPr>
          <w:sz w:val="21"/>
        </w:rPr>
        <w:t>a</w:t>
      </w:r>
      <w:r>
        <w:rPr>
          <w:spacing w:val="25"/>
          <w:sz w:val="21"/>
        </w:rPr>
        <w:t xml:space="preserve"> </w:t>
      </w:r>
      <w:r>
        <w:rPr>
          <w:sz w:val="21"/>
        </w:rPr>
        <w:t>work</w:t>
      </w:r>
      <w:r>
        <w:rPr>
          <w:spacing w:val="25"/>
          <w:sz w:val="21"/>
        </w:rPr>
        <w:t xml:space="preserve"> </w:t>
      </w:r>
      <w:r>
        <w:rPr>
          <w:sz w:val="21"/>
        </w:rPr>
        <w:t>force</w:t>
      </w:r>
      <w:r>
        <w:rPr>
          <w:spacing w:val="25"/>
          <w:sz w:val="21"/>
        </w:rPr>
        <w:t xml:space="preserve"> </w:t>
      </w:r>
      <w:r>
        <w:rPr>
          <w:sz w:val="21"/>
        </w:rPr>
        <w:t>with</w:t>
      </w:r>
      <w:r>
        <w:rPr>
          <w:spacing w:val="23"/>
          <w:sz w:val="21"/>
        </w:rPr>
        <w:t xml:space="preserve"> </w:t>
      </w:r>
      <w:r>
        <w:rPr>
          <w:sz w:val="21"/>
        </w:rPr>
        <w:t>the</w:t>
      </w:r>
      <w:r>
        <w:rPr>
          <w:spacing w:val="25"/>
          <w:sz w:val="21"/>
        </w:rPr>
        <w:t xml:space="preserve"> </w:t>
      </w:r>
      <w:r>
        <w:rPr>
          <w:sz w:val="21"/>
        </w:rPr>
        <w:t>occupational</w:t>
      </w:r>
      <w:r>
        <w:rPr>
          <w:spacing w:val="26"/>
          <w:sz w:val="21"/>
        </w:rPr>
        <w:t xml:space="preserve"> </w:t>
      </w:r>
      <w:r>
        <w:rPr>
          <w:sz w:val="21"/>
        </w:rPr>
        <w:t>skills</w:t>
      </w:r>
      <w:r>
        <w:rPr>
          <w:spacing w:val="22"/>
          <w:sz w:val="21"/>
        </w:rPr>
        <w:t xml:space="preserve"> </w:t>
      </w:r>
      <w:r>
        <w:rPr>
          <w:sz w:val="21"/>
        </w:rPr>
        <w:t>necessary</w:t>
      </w:r>
      <w:r>
        <w:rPr>
          <w:spacing w:val="23"/>
          <w:sz w:val="21"/>
        </w:rPr>
        <w:t xml:space="preserve"> </w:t>
      </w:r>
      <w:r>
        <w:rPr>
          <w:sz w:val="21"/>
        </w:rPr>
        <w:t>to</w:t>
      </w:r>
      <w:r>
        <w:rPr>
          <w:spacing w:val="23"/>
          <w:sz w:val="21"/>
        </w:rPr>
        <w:t xml:space="preserve"> </w:t>
      </w:r>
      <w:r>
        <w:rPr>
          <w:sz w:val="21"/>
        </w:rPr>
        <w:t>meet</w:t>
      </w:r>
      <w:r>
        <w:rPr>
          <w:spacing w:val="24"/>
          <w:sz w:val="21"/>
        </w:rPr>
        <w:t xml:space="preserve"> </w:t>
      </w:r>
      <w:r>
        <w:rPr>
          <w:sz w:val="21"/>
        </w:rPr>
        <w:t>current</w:t>
      </w:r>
      <w:r>
        <w:rPr>
          <w:spacing w:val="24"/>
          <w:sz w:val="21"/>
        </w:rPr>
        <w:t xml:space="preserve"> </w:t>
      </w:r>
      <w:r>
        <w:rPr>
          <w:sz w:val="21"/>
        </w:rPr>
        <w:t>and</w:t>
      </w:r>
      <w:r>
        <w:rPr>
          <w:spacing w:val="23"/>
          <w:sz w:val="21"/>
        </w:rPr>
        <w:t xml:space="preserve"> </w:t>
      </w:r>
      <w:r>
        <w:rPr>
          <w:sz w:val="21"/>
        </w:rPr>
        <w:t>future</w:t>
      </w:r>
      <w:r>
        <w:rPr>
          <w:spacing w:val="-55"/>
          <w:sz w:val="21"/>
        </w:rPr>
        <w:t xml:space="preserve"> </w:t>
      </w:r>
      <w:r>
        <w:rPr>
          <w:sz w:val="21"/>
        </w:rPr>
        <w:t>employment</w:t>
      </w:r>
      <w:r>
        <w:rPr>
          <w:spacing w:val="-2"/>
          <w:sz w:val="21"/>
        </w:rPr>
        <w:t xml:space="preserve"> </w:t>
      </w:r>
      <w:r>
        <w:rPr>
          <w:sz w:val="21"/>
        </w:rPr>
        <w:t>needs.</w:t>
      </w:r>
    </w:p>
    <w:p w14:paraId="3757247B" w14:textId="77777777" w:rsidR="00447697" w:rsidRDefault="00BE6F0B">
      <w:pPr>
        <w:pStyle w:val="ListParagraph"/>
        <w:numPr>
          <w:ilvl w:val="2"/>
          <w:numId w:val="29"/>
        </w:numPr>
        <w:tabs>
          <w:tab w:val="left" w:pos="2281"/>
        </w:tabs>
        <w:spacing w:before="164"/>
        <w:ind w:hanging="241"/>
        <w:rPr>
          <w:sz w:val="21"/>
        </w:rPr>
      </w:pPr>
      <w:r>
        <w:rPr>
          <w:sz w:val="21"/>
        </w:rPr>
        <w:t>Keep</w:t>
      </w:r>
      <w:r>
        <w:rPr>
          <w:spacing w:val="-2"/>
          <w:sz w:val="21"/>
        </w:rPr>
        <w:t xml:space="preserve"> </w:t>
      </w:r>
      <w:r>
        <w:rPr>
          <w:sz w:val="21"/>
        </w:rPr>
        <w:t>employees</w:t>
      </w:r>
      <w:r>
        <w:rPr>
          <w:spacing w:val="-2"/>
          <w:sz w:val="21"/>
        </w:rPr>
        <w:t xml:space="preserve"> </w:t>
      </w:r>
      <w:r>
        <w:rPr>
          <w:sz w:val="21"/>
        </w:rPr>
        <w:t>current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changing</w:t>
      </w:r>
      <w:r>
        <w:rPr>
          <w:spacing w:val="-2"/>
          <w:sz w:val="21"/>
        </w:rPr>
        <w:t xml:space="preserve"> </w:t>
      </w:r>
      <w:r>
        <w:rPr>
          <w:sz w:val="21"/>
        </w:rPr>
        <w:t>technologies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workplace.</w:t>
      </w:r>
    </w:p>
    <w:p w14:paraId="251F539C" w14:textId="77777777" w:rsidR="00447697" w:rsidRDefault="00447697">
      <w:pPr>
        <w:pStyle w:val="BodyText"/>
        <w:spacing w:before="9"/>
        <w:rPr>
          <w:sz w:val="20"/>
        </w:rPr>
      </w:pPr>
    </w:p>
    <w:p w14:paraId="3DD741BE" w14:textId="77777777" w:rsidR="00447697" w:rsidRDefault="00BE6F0B">
      <w:pPr>
        <w:pStyle w:val="Heading5"/>
        <w:numPr>
          <w:ilvl w:val="2"/>
          <w:numId w:val="28"/>
        </w:numPr>
        <w:tabs>
          <w:tab w:val="left" w:pos="2160"/>
          <w:tab w:val="left" w:pos="2161"/>
        </w:tabs>
        <w:ind w:hanging="721"/>
      </w:pPr>
      <w:r>
        <w:t>Responsibilities</w:t>
      </w:r>
    </w:p>
    <w:p w14:paraId="0601E71A" w14:textId="77777777" w:rsidR="00447697" w:rsidRDefault="00447697">
      <w:pPr>
        <w:pStyle w:val="BodyText"/>
        <w:spacing w:before="10"/>
        <w:rPr>
          <w:rFonts w:ascii="Arial"/>
          <w:b/>
          <w:sz w:val="24"/>
        </w:rPr>
      </w:pPr>
    </w:p>
    <w:p w14:paraId="120B7217" w14:textId="77777777" w:rsidR="00447697" w:rsidRDefault="00BE6F0B">
      <w:pPr>
        <w:pStyle w:val="BodyText"/>
        <w:spacing w:line="319" w:lineRule="auto"/>
        <w:ind w:left="2160" w:right="973"/>
      </w:pPr>
      <w:r>
        <w:t>Development</w:t>
      </w:r>
      <w:r>
        <w:rPr>
          <w:spacing w:val="22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administration</w:t>
      </w:r>
      <w:r>
        <w:rPr>
          <w:spacing w:val="22"/>
        </w:rPr>
        <w:t xml:space="preserve"> </w:t>
      </w:r>
      <w:r>
        <w:t>falls</w:t>
      </w:r>
      <w:r>
        <w:rPr>
          <w:spacing w:val="23"/>
        </w:rPr>
        <w:t xml:space="preserve"> </w:t>
      </w:r>
      <w:r>
        <w:t>under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general</w:t>
      </w:r>
      <w:r>
        <w:rPr>
          <w:spacing w:val="24"/>
        </w:rPr>
        <w:t xml:space="preserve"> </w:t>
      </w:r>
      <w:r>
        <w:t>responsibility</w:t>
      </w:r>
      <w:r>
        <w:rPr>
          <w:spacing w:val="22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HR</w:t>
      </w:r>
      <w:r>
        <w:rPr>
          <w:spacing w:val="23"/>
        </w:rPr>
        <w:t xml:space="preserve"> </w:t>
      </w:r>
      <w:r>
        <w:t>Section’s</w:t>
      </w:r>
      <w:r>
        <w:rPr>
          <w:spacing w:val="-56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Unit,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shall strongly</w:t>
      </w:r>
      <w:r>
        <w:rPr>
          <w:spacing w:val="-4"/>
        </w:rPr>
        <w:t xml:space="preserve"> </w:t>
      </w:r>
      <w:r>
        <w:t>depend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cooperation</w:t>
      </w:r>
      <w:r>
        <w:rPr>
          <w:spacing w:val="-2"/>
        </w:rPr>
        <w:t xml:space="preserve"> </w:t>
      </w:r>
      <w:r>
        <w:t>of all sections.</w:t>
      </w:r>
    </w:p>
    <w:p w14:paraId="5C24A52F" w14:textId="77777777" w:rsidR="00447697" w:rsidRDefault="00BE6F0B">
      <w:pPr>
        <w:pStyle w:val="Heading6"/>
        <w:numPr>
          <w:ilvl w:val="3"/>
          <w:numId w:val="28"/>
        </w:numPr>
        <w:tabs>
          <w:tab w:val="left" w:pos="2238"/>
        </w:tabs>
        <w:spacing w:before="157"/>
        <w:ind w:hanging="798"/>
      </w:pPr>
      <w:r>
        <w:t>Senior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Team</w:t>
      </w:r>
    </w:p>
    <w:p w14:paraId="04E1EB32" w14:textId="77777777" w:rsidR="00447697" w:rsidRDefault="00447697">
      <w:pPr>
        <w:pStyle w:val="BodyText"/>
        <w:rPr>
          <w:rFonts w:ascii="Arial"/>
          <w:b/>
          <w:i/>
          <w:sz w:val="25"/>
        </w:rPr>
      </w:pPr>
    </w:p>
    <w:p w14:paraId="6A089EF3" w14:textId="77777777" w:rsidR="00447697" w:rsidRDefault="00BE6F0B">
      <w:pPr>
        <w:pStyle w:val="BodyText"/>
        <w:spacing w:line="350" w:lineRule="auto"/>
        <w:ind w:left="2280" w:right="1438"/>
        <w:jc w:val="both"/>
      </w:pPr>
      <w:r>
        <w:t>The</w:t>
      </w:r>
      <w:r>
        <w:rPr>
          <w:spacing w:val="1"/>
        </w:rPr>
        <w:t xml:space="preserve"> </w:t>
      </w:r>
      <w:r>
        <w:t>Senior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Team</w:t>
      </w:r>
      <w:r>
        <w:rPr>
          <w:spacing w:val="1"/>
        </w:rPr>
        <w:t xml:space="preserve"> </w:t>
      </w:r>
      <w:r>
        <w:t>(SMT)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share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responsibility</w:t>
      </w:r>
      <w:r>
        <w:rPr>
          <w:spacing w:val="1"/>
        </w:rPr>
        <w:t xml:space="preserve"> </w:t>
      </w:r>
      <w:r>
        <w:t>for</w:t>
      </w:r>
      <w:r>
        <w:rPr>
          <w:spacing w:val="58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 xml:space="preserve">personnel development </w:t>
      </w:r>
      <w:proofErr w:type="spellStart"/>
      <w:r>
        <w:t>programmes</w:t>
      </w:r>
      <w:proofErr w:type="spellEnd"/>
      <w:r>
        <w:t>. SMT will ensure that training and development</w:t>
      </w:r>
      <w:r>
        <w:rPr>
          <w:spacing w:val="1"/>
        </w:rPr>
        <w:t xml:space="preserve"> </w:t>
      </w:r>
      <w:r>
        <w:t>plans are prepared and updated by the Training Unit in consultation with supervisors</w:t>
      </w:r>
      <w:r>
        <w:rPr>
          <w:spacing w:val="1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employee,</w:t>
      </w:r>
      <w:r>
        <w:rPr>
          <w:spacing w:val="33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part</w:t>
      </w:r>
      <w:r>
        <w:rPr>
          <w:spacing w:val="33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employee</w:t>
      </w:r>
      <w:r>
        <w:rPr>
          <w:spacing w:val="36"/>
        </w:rPr>
        <w:t xml:space="preserve"> </w:t>
      </w:r>
      <w:r>
        <w:t>performance</w:t>
      </w:r>
      <w:r>
        <w:rPr>
          <w:spacing w:val="35"/>
        </w:rPr>
        <w:t xml:space="preserve"> </w:t>
      </w:r>
      <w:r>
        <w:t>management</w:t>
      </w:r>
      <w:r>
        <w:rPr>
          <w:spacing w:val="34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consistent</w:t>
      </w:r>
      <w:r>
        <w:rPr>
          <w:spacing w:val="-5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mission</w:t>
      </w:r>
      <w:r>
        <w:rPr>
          <w:spacing w:val="-3"/>
        </w:rPr>
        <w:t xml:space="preserve"> </w:t>
      </w:r>
      <w:r>
        <w:t>and needs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Section.</w:t>
      </w:r>
    </w:p>
    <w:p w14:paraId="67C6BC8C" w14:textId="77777777" w:rsidR="00447697" w:rsidRDefault="00447697">
      <w:pPr>
        <w:spacing w:line="350" w:lineRule="auto"/>
        <w:jc w:val="both"/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4E3C32C1" w14:textId="77777777" w:rsidR="00447697" w:rsidRDefault="00BE6F0B">
      <w:pPr>
        <w:pStyle w:val="Heading6"/>
        <w:numPr>
          <w:ilvl w:val="3"/>
          <w:numId w:val="28"/>
        </w:numPr>
        <w:tabs>
          <w:tab w:val="left" w:pos="2238"/>
        </w:tabs>
        <w:spacing w:before="131"/>
        <w:ind w:hanging="798"/>
      </w:pPr>
      <w:r>
        <w:lastRenderedPageBreak/>
        <w:t>Section</w:t>
      </w:r>
      <w:r>
        <w:rPr>
          <w:spacing w:val="-1"/>
        </w:rPr>
        <w:t xml:space="preserve"> </w:t>
      </w:r>
      <w:r>
        <w:t>Heads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Managers</w:t>
      </w:r>
    </w:p>
    <w:p w14:paraId="76740587" w14:textId="77777777" w:rsidR="00447697" w:rsidRDefault="00447697">
      <w:pPr>
        <w:pStyle w:val="BodyText"/>
        <w:spacing w:before="9"/>
        <w:rPr>
          <w:rFonts w:ascii="Arial"/>
          <w:b/>
          <w:i/>
          <w:sz w:val="20"/>
        </w:rPr>
      </w:pPr>
    </w:p>
    <w:p w14:paraId="5C051011" w14:textId="77777777" w:rsidR="00447697" w:rsidRDefault="00BE6F0B">
      <w:pPr>
        <w:pStyle w:val="BodyText"/>
        <w:ind w:left="2280"/>
      </w:pPr>
      <w:r>
        <w:t>Section</w:t>
      </w:r>
      <w:r>
        <w:rPr>
          <w:spacing w:val="-4"/>
        </w:rPr>
        <w:t xml:space="preserve"> </w:t>
      </w:r>
      <w:r>
        <w:t>Heads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Managers</w:t>
      </w:r>
      <w:r>
        <w:rPr>
          <w:spacing w:val="-3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immediate</w:t>
      </w:r>
      <w:r>
        <w:rPr>
          <w:spacing w:val="-2"/>
        </w:rPr>
        <w:t xml:space="preserve"> </w:t>
      </w:r>
      <w:r>
        <w:t>supervisor/MD have</w:t>
      </w:r>
      <w:r>
        <w:rPr>
          <w:spacing w:val="-2"/>
        </w:rPr>
        <w:t xml:space="preserve"> </w:t>
      </w:r>
      <w:r>
        <w:t>the</w:t>
      </w:r>
    </w:p>
    <w:p w14:paraId="4946381D" w14:textId="77777777" w:rsidR="00447697" w:rsidRDefault="00BE6F0B">
      <w:pPr>
        <w:pStyle w:val="BodyText"/>
        <w:spacing w:before="169" w:line="314" w:lineRule="auto"/>
        <w:ind w:left="2280" w:right="798"/>
      </w:pPr>
      <w:r>
        <w:t xml:space="preserve">primary responsibility to intimate Training Unit about their </w:t>
      </w:r>
      <w:proofErr w:type="spellStart"/>
      <w:r>
        <w:t>respectiv</w:t>
      </w:r>
      <w:proofErr w:type="spellEnd"/>
      <w:r>
        <w:t xml:space="preserve"> and individual development</w:t>
      </w:r>
      <w:r>
        <w:rPr>
          <w:spacing w:val="-56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to:</w:t>
      </w:r>
    </w:p>
    <w:p w14:paraId="25E38581" w14:textId="77777777" w:rsidR="00447697" w:rsidRDefault="00BE6F0B">
      <w:pPr>
        <w:pStyle w:val="ListParagraph"/>
        <w:numPr>
          <w:ilvl w:val="4"/>
          <w:numId w:val="28"/>
        </w:numPr>
        <w:tabs>
          <w:tab w:val="left" w:pos="2569"/>
        </w:tabs>
        <w:spacing w:before="212" w:line="312" w:lineRule="auto"/>
        <w:ind w:right="1440" w:hanging="461"/>
        <w:jc w:val="both"/>
        <w:rPr>
          <w:sz w:val="21"/>
        </w:rPr>
      </w:pPr>
      <w:r>
        <w:rPr>
          <w:sz w:val="21"/>
        </w:rPr>
        <w:t>Working</w:t>
      </w:r>
      <w:r>
        <w:rPr>
          <w:spacing w:val="1"/>
          <w:sz w:val="21"/>
        </w:rPr>
        <w:t xml:space="preserve"> </w:t>
      </w:r>
      <w:r>
        <w:rPr>
          <w:sz w:val="21"/>
        </w:rPr>
        <w:t>in</w:t>
      </w:r>
      <w:r>
        <w:rPr>
          <w:spacing w:val="1"/>
          <w:sz w:val="21"/>
        </w:rPr>
        <w:t xml:space="preserve"> </w:t>
      </w:r>
      <w:r>
        <w:rPr>
          <w:sz w:val="21"/>
        </w:rPr>
        <w:t>partnership</w:t>
      </w:r>
      <w:r>
        <w:rPr>
          <w:spacing w:val="1"/>
          <w:sz w:val="21"/>
        </w:rPr>
        <w:t xml:space="preserve"> </w:t>
      </w:r>
      <w:r>
        <w:rPr>
          <w:sz w:val="21"/>
        </w:rPr>
        <w:t>with</w:t>
      </w:r>
      <w:r>
        <w:rPr>
          <w:spacing w:val="1"/>
          <w:sz w:val="21"/>
        </w:rPr>
        <w:t xml:space="preserve"> </w:t>
      </w:r>
      <w:r>
        <w:rPr>
          <w:sz w:val="21"/>
        </w:rPr>
        <w:t>individual</w:t>
      </w:r>
      <w:r>
        <w:rPr>
          <w:spacing w:val="1"/>
          <w:sz w:val="21"/>
        </w:rPr>
        <w:t xml:space="preserve"> </w:t>
      </w:r>
      <w:r>
        <w:rPr>
          <w:sz w:val="21"/>
        </w:rPr>
        <w:t>employees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assess</w:t>
      </w:r>
      <w:r>
        <w:rPr>
          <w:spacing w:val="1"/>
          <w:sz w:val="21"/>
        </w:rPr>
        <w:t xml:space="preserve"> </w:t>
      </w:r>
      <w:r>
        <w:rPr>
          <w:sz w:val="21"/>
        </w:rPr>
        <w:t>training</w:t>
      </w:r>
      <w:r>
        <w:rPr>
          <w:spacing w:val="1"/>
          <w:sz w:val="21"/>
        </w:rPr>
        <w:t xml:space="preserve"> </w:t>
      </w:r>
      <w:r>
        <w:rPr>
          <w:sz w:val="21"/>
        </w:rPr>
        <w:t>needs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-56"/>
          <w:sz w:val="21"/>
        </w:rPr>
        <w:t xml:space="preserve"> </w:t>
      </w:r>
      <w:r>
        <w:rPr>
          <w:sz w:val="21"/>
        </w:rPr>
        <w:t>coordinate</w:t>
      </w:r>
      <w:r>
        <w:rPr>
          <w:spacing w:val="-2"/>
          <w:sz w:val="21"/>
        </w:rPr>
        <w:t xml:space="preserve"> </w:t>
      </w:r>
      <w:r>
        <w:rPr>
          <w:sz w:val="21"/>
        </w:rPr>
        <w:t>work</w:t>
      </w:r>
      <w:r>
        <w:rPr>
          <w:spacing w:val="1"/>
          <w:sz w:val="21"/>
        </w:rPr>
        <w:t xml:space="preserve"> </w:t>
      </w:r>
      <w:r>
        <w:rPr>
          <w:sz w:val="21"/>
        </w:rPr>
        <w:t>unit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individual employee</w:t>
      </w:r>
      <w:r>
        <w:rPr>
          <w:spacing w:val="-2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2"/>
          <w:sz w:val="21"/>
        </w:rPr>
        <w:t xml:space="preserve"> </w:t>
      </w:r>
      <w:r>
        <w:rPr>
          <w:sz w:val="21"/>
        </w:rPr>
        <w:t>plans,</w:t>
      </w:r>
    </w:p>
    <w:p w14:paraId="24857EF4" w14:textId="77777777" w:rsidR="00447697" w:rsidRDefault="00BE6F0B">
      <w:pPr>
        <w:pStyle w:val="ListParagraph"/>
        <w:numPr>
          <w:ilvl w:val="4"/>
          <w:numId w:val="28"/>
        </w:numPr>
        <w:tabs>
          <w:tab w:val="left" w:pos="2561"/>
          <w:tab w:val="left" w:pos="2562"/>
        </w:tabs>
        <w:spacing w:before="171"/>
        <w:ind w:left="2561" w:hanging="402"/>
        <w:rPr>
          <w:sz w:val="21"/>
        </w:rPr>
      </w:pPr>
      <w:r>
        <w:rPr>
          <w:sz w:val="21"/>
        </w:rPr>
        <w:t>Ensuring</w:t>
      </w:r>
      <w:r>
        <w:rPr>
          <w:spacing w:val="-2"/>
          <w:sz w:val="21"/>
        </w:rPr>
        <w:t xml:space="preserve"> </w:t>
      </w:r>
      <w:r>
        <w:rPr>
          <w:sz w:val="21"/>
        </w:rPr>
        <w:t>implementation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employee</w:t>
      </w:r>
      <w:r>
        <w:rPr>
          <w:spacing w:val="-2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5"/>
          <w:sz w:val="21"/>
        </w:rPr>
        <w:t xml:space="preserve"> </w:t>
      </w:r>
      <w:r>
        <w:rPr>
          <w:sz w:val="21"/>
        </w:rPr>
        <w:t>plans,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</w:p>
    <w:p w14:paraId="30642F5B" w14:textId="77777777" w:rsidR="00447697" w:rsidRDefault="00447697">
      <w:pPr>
        <w:pStyle w:val="BodyText"/>
        <w:spacing w:before="9"/>
        <w:rPr>
          <w:sz w:val="20"/>
        </w:rPr>
      </w:pPr>
    </w:p>
    <w:p w14:paraId="0E79924C" w14:textId="77777777" w:rsidR="00447697" w:rsidRDefault="00BE6F0B">
      <w:pPr>
        <w:pStyle w:val="ListParagraph"/>
        <w:numPr>
          <w:ilvl w:val="4"/>
          <w:numId w:val="28"/>
        </w:numPr>
        <w:tabs>
          <w:tab w:val="left" w:pos="2561"/>
          <w:tab w:val="left" w:pos="2562"/>
        </w:tabs>
        <w:ind w:left="2561" w:hanging="402"/>
        <w:rPr>
          <w:sz w:val="21"/>
        </w:rPr>
      </w:pPr>
      <w:r>
        <w:rPr>
          <w:sz w:val="21"/>
        </w:rPr>
        <w:t>Incorporating</w:t>
      </w:r>
      <w:r>
        <w:rPr>
          <w:spacing w:val="-1"/>
          <w:sz w:val="21"/>
        </w:rPr>
        <w:t xml:space="preserve"> </w:t>
      </w:r>
      <w:r>
        <w:rPr>
          <w:sz w:val="21"/>
        </w:rPr>
        <w:t>training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2"/>
          <w:sz w:val="21"/>
        </w:rPr>
        <w:t xml:space="preserve"> </w:t>
      </w:r>
      <w:r>
        <w:rPr>
          <w:sz w:val="21"/>
        </w:rPr>
        <w:t>into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proofErr w:type="gramStart"/>
      <w:r>
        <w:rPr>
          <w:sz w:val="21"/>
        </w:rPr>
        <w:t>PASS</w:t>
      </w:r>
      <w:r>
        <w:rPr>
          <w:spacing w:val="-1"/>
          <w:sz w:val="21"/>
        </w:rPr>
        <w:t xml:space="preserve"> </w:t>
      </w:r>
      <w:r>
        <w:rPr>
          <w:sz w:val="21"/>
        </w:rPr>
        <w:t>.</w:t>
      </w:r>
      <w:proofErr w:type="gramEnd"/>
    </w:p>
    <w:p w14:paraId="68EE3816" w14:textId="77777777" w:rsidR="00447697" w:rsidRDefault="00447697">
      <w:pPr>
        <w:pStyle w:val="BodyText"/>
        <w:spacing w:before="11"/>
        <w:rPr>
          <w:sz w:val="20"/>
        </w:rPr>
      </w:pPr>
    </w:p>
    <w:p w14:paraId="15EA92F7" w14:textId="77777777" w:rsidR="00447697" w:rsidRDefault="00BE6F0B">
      <w:pPr>
        <w:pStyle w:val="Heading6"/>
        <w:numPr>
          <w:ilvl w:val="3"/>
          <w:numId w:val="28"/>
        </w:numPr>
        <w:tabs>
          <w:tab w:val="left" w:pos="2300"/>
        </w:tabs>
        <w:ind w:left="2299" w:hanging="860"/>
      </w:pPr>
      <w:r>
        <w:t>Professional,</w:t>
      </w:r>
      <w:r>
        <w:rPr>
          <w:spacing w:val="-2"/>
        </w:rPr>
        <w:t xml:space="preserve"> </w:t>
      </w:r>
      <w:r>
        <w:t>Associate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staff</w:t>
      </w:r>
    </w:p>
    <w:p w14:paraId="6314C194" w14:textId="77777777" w:rsidR="00447697" w:rsidRDefault="00447697">
      <w:pPr>
        <w:pStyle w:val="BodyText"/>
        <w:spacing w:before="4"/>
        <w:rPr>
          <w:rFonts w:ascii="Arial"/>
          <w:b/>
          <w:i/>
          <w:sz w:val="24"/>
        </w:rPr>
      </w:pPr>
    </w:p>
    <w:p w14:paraId="2E533F48" w14:textId="77777777" w:rsidR="00447697" w:rsidRDefault="00BE6F0B">
      <w:pPr>
        <w:pStyle w:val="BodyText"/>
        <w:spacing w:line="319" w:lineRule="auto"/>
        <w:ind w:left="2160" w:right="1438"/>
        <w:jc w:val="both"/>
      </w:pPr>
      <w:r>
        <w:t>Organization employees have responsibility for initiating discussion to identify and assess</w:t>
      </w:r>
      <w:r>
        <w:rPr>
          <w:spacing w:val="-57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to:</w:t>
      </w:r>
    </w:p>
    <w:p w14:paraId="4AAF71F1" w14:textId="77777777" w:rsidR="00447697" w:rsidRDefault="00BE6F0B">
      <w:pPr>
        <w:pStyle w:val="ListParagraph"/>
        <w:numPr>
          <w:ilvl w:val="4"/>
          <w:numId w:val="28"/>
        </w:numPr>
        <w:tabs>
          <w:tab w:val="left" w:pos="2502"/>
        </w:tabs>
        <w:spacing w:before="203" w:line="314" w:lineRule="auto"/>
        <w:ind w:left="2520" w:right="1437" w:hanging="360"/>
        <w:jc w:val="both"/>
        <w:rPr>
          <w:sz w:val="21"/>
        </w:rPr>
      </w:pPr>
      <w:r>
        <w:rPr>
          <w:sz w:val="21"/>
        </w:rPr>
        <w:t>Working in partnership with supervisors to meet the work output targets and their own</w:t>
      </w:r>
      <w:r>
        <w:rPr>
          <w:spacing w:val="-56"/>
          <w:sz w:val="21"/>
        </w:rPr>
        <w:t xml:space="preserve"> </w:t>
      </w:r>
      <w:r>
        <w:rPr>
          <w:sz w:val="21"/>
        </w:rPr>
        <w:t>training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2"/>
          <w:sz w:val="21"/>
        </w:rPr>
        <w:t xml:space="preserve"> </w:t>
      </w:r>
      <w:r>
        <w:rPr>
          <w:sz w:val="21"/>
        </w:rPr>
        <w:t>needs.</w:t>
      </w:r>
    </w:p>
    <w:p w14:paraId="47B2FAA6" w14:textId="77777777" w:rsidR="00447697" w:rsidRDefault="00BE6F0B">
      <w:pPr>
        <w:pStyle w:val="ListParagraph"/>
        <w:numPr>
          <w:ilvl w:val="4"/>
          <w:numId w:val="28"/>
        </w:numPr>
        <w:tabs>
          <w:tab w:val="left" w:pos="2521"/>
        </w:tabs>
        <w:spacing w:before="212" w:line="345" w:lineRule="auto"/>
        <w:ind w:left="2520" w:right="1412" w:hanging="360"/>
        <w:jc w:val="both"/>
        <w:rPr>
          <w:sz w:val="21"/>
        </w:rPr>
      </w:pPr>
      <w:r>
        <w:rPr>
          <w:sz w:val="21"/>
        </w:rPr>
        <w:t>Organization employees may identify, where possible, specific needs related to their</w:t>
      </w:r>
      <w:r>
        <w:rPr>
          <w:spacing w:val="1"/>
          <w:sz w:val="21"/>
        </w:rPr>
        <w:t xml:space="preserve"> </w:t>
      </w:r>
      <w:r>
        <w:rPr>
          <w:sz w:val="21"/>
        </w:rPr>
        <w:t>individual work experiences, which are required to meet all of the performance and</w:t>
      </w:r>
      <w:r>
        <w:rPr>
          <w:spacing w:val="1"/>
          <w:sz w:val="21"/>
        </w:rPr>
        <w:t xml:space="preserve"> </w:t>
      </w:r>
      <w:r>
        <w:rPr>
          <w:sz w:val="21"/>
        </w:rPr>
        <w:t>advancement</w:t>
      </w:r>
      <w:r>
        <w:rPr>
          <w:spacing w:val="1"/>
          <w:sz w:val="21"/>
        </w:rPr>
        <w:t xml:space="preserve"> </w:t>
      </w:r>
      <w:r>
        <w:rPr>
          <w:sz w:val="21"/>
        </w:rPr>
        <w:t>criteria,</w:t>
      </w:r>
      <w:r>
        <w:rPr>
          <w:spacing w:val="1"/>
          <w:sz w:val="21"/>
        </w:rPr>
        <w:t xml:space="preserve"> </w:t>
      </w:r>
      <w:r>
        <w:rPr>
          <w:sz w:val="21"/>
        </w:rPr>
        <w:t>which</w:t>
      </w:r>
      <w:r>
        <w:rPr>
          <w:spacing w:val="1"/>
          <w:sz w:val="21"/>
        </w:rPr>
        <w:t xml:space="preserve"> </w:t>
      </w:r>
      <w:r>
        <w:rPr>
          <w:sz w:val="21"/>
        </w:rPr>
        <w:t>may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1"/>
          <w:sz w:val="21"/>
        </w:rPr>
        <w:t xml:space="preserve"> </w:t>
      </w:r>
      <w:r>
        <w:rPr>
          <w:sz w:val="21"/>
        </w:rPr>
        <w:t>defined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established</w:t>
      </w:r>
      <w:r>
        <w:rPr>
          <w:spacing w:val="1"/>
          <w:sz w:val="21"/>
        </w:rPr>
        <w:t xml:space="preserve"> </w:t>
      </w:r>
      <w:r>
        <w:rPr>
          <w:sz w:val="21"/>
        </w:rPr>
        <w:t>by</w:t>
      </w:r>
      <w:r>
        <w:rPr>
          <w:spacing w:val="1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1"/>
          <w:sz w:val="21"/>
        </w:rPr>
        <w:t xml:space="preserve"> </w:t>
      </w:r>
      <w:r>
        <w:rPr>
          <w:sz w:val="21"/>
        </w:rPr>
        <w:t>management.</w:t>
      </w:r>
    </w:p>
    <w:p w14:paraId="384692D0" w14:textId="77777777" w:rsidR="00447697" w:rsidRDefault="00BE6F0B">
      <w:pPr>
        <w:pStyle w:val="ListParagraph"/>
        <w:numPr>
          <w:ilvl w:val="4"/>
          <w:numId w:val="28"/>
        </w:numPr>
        <w:tabs>
          <w:tab w:val="left" w:pos="2526"/>
        </w:tabs>
        <w:spacing w:before="179" w:line="314" w:lineRule="auto"/>
        <w:ind w:left="2520" w:right="1423" w:hanging="360"/>
        <w:jc w:val="both"/>
        <w:rPr>
          <w:sz w:val="21"/>
        </w:rPr>
      </w:pPr>
      <w:r>
        <w:rPr>
          <w:sz w:val="21"/>
        </w:rPr>
        <w:t xml:space="preserve">Employees may apply for </w:t>
      </w:r>
      <w:proofErr w:type="spellStart"/>
      <w:r>
        <w:rPr>
          <w:sz w:val="21"/>
        </w:rPr>
        <w:t>programme</w:t>
      </w:r>
      <w:proofErr w:type="spellEnd"/>
      <w:r>
        <w:rPr>
          <w:sz w:val="21"/>
        </w:rPr>
        <w:t xml:space="preserve"> participation and their participation shall be of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highest</w:t>
      </w:r>
      <w:r>
        <w:rPr>
          <w:spacing w:val="-2"/>
          <w:sz w:val="21"/>
        </w:rPr>
        <w:t xml:space="preserve"> </w:t>
      </w:r>
      <w:r>
        <w:rPr>
          <w:sz w:val="21"/>
        </w:rPr>
        <w:t>quality</w:t>
      </w:r>
      <w:r>
        <w:rPr>
          <w:spacing w:val="-4"/>
          <w:sz w:val="21"/>
        </w:rPr>
        <w:t xml:space="preserve"> </w:t>
      </w:r>
      <w:r>
        <w:rPr>
          <w:sz w:val="21"/>
        </w:rPr>
        <w:t>possible.</w:t>
      </w:r>
    </w:p>
    <w:p w14:paraId="067B0D9B" w14:textId="77777777" w:rsidR="00447697" w:rsidRDefault="00BE6F0B">
      <w:pPr>
        <w:pStyle w:val="ListParagraph"/>
        <w:numPr>
          <w:ilvl w:val="4"/>
          <w:numId w:val="28"/>
        </w:numPr>
        <w:tabs>
          <w:tab w:val="left" w:pos="2506"/>
        </w:tabs>
        <w:spacing w:before="212" w:line="314" w:lineRule="auto"/>
        <w:ind w:left="2520" w:right="1437" w:hanging="300"/>
        <w:jc w:val="both"/>
        <w:rPr>
          <w:sz w:val="21"/>
        </w:rPr>
      </w:pPr>
      <w:r>
        <w:rPr>
          <w:sz w:val="21"/>
        </w:rPr>
        <w:t>Employees may petition through established channels for specialized and subsidized</w:t>
      </w:r>
      <w:r>
        <w:rPr>
          <w:spacing w:val="1"/>
          <w:sz w:val="21"/>
        </w:rPr>
        <w:t xml:space="preserve"> </w:t>
      </w:r>
      <w:proofErr w:type="spellStart"/>
      <w:r>
        <w:rPr>
          <w:sz w:val="21"/>
        </w:rPr>
        <w:t>programmes</w:t>
      </w:r>
      <w:proofErr w:type="spellEnd"/>
      <w:r>
        <w:rPr>
          <w:sz w:val="21"/>
        </w:rPr>
        <w:t>.</w:t>
      </w:r>
    </w:p>
    <w:p w14:paraId="39C5B732" w14:textId="77777777" w:rsidR="00447697" w:rsidRDefault="00BE6F0B">
      <w:pPr>
        <w:pStyle w:val="Heading6"/>
        <w:numPr>
          <w:ilvl w:val="3"/>
          <w:numId w:val="28"/>
        </w:numPr>
        <w:tabs>
          <w:tab w:val="left" w:pos="2300"/>
        </w:tabs>
        <w:spacing w:before="167"/>
        <w:ind w:left="2299" w:hanging="860"/>
      </w:pPr>
      <w:r>
        <w:t>Training</w:t>
      </w:r>
      <w:r>
        <w:rPr>
          <w:spacing w:val="-1"/>
        </w:rPr>
        <w:t xml:space="preserve"> </w:t>
      </w:r>
      <w:proofErr w:type="spellStart"/>
      <w:r>
        <w:t>Programme</w:t>
      </w:r>
      <w:proofErr w:type="spellEnd"/>
      <w:r>
        <w:rPr>
          <w:spacing w:val="-4"/>
        </w:rPr>
        <w:t xml:space="preserve"> </w:t>
      </w:r>
      <w:r>
        <w:t>Design</w:t>
      </w:r>
    </w:p>
    <w:p w14:paraId="7111C25E" w14:textId="77777777" w:rsidR="00447697" w:rsidRDefault="00447697">
      <w:pPr>
        <w:pStyle w:val="BodyText"/>
        <w:spacing w:before="3"/>
        <w:rPr>
          <w:rFonts w:ascii="Arial"/>
          <w:b/>
          <w:i/>
          <w:sz w:val="24"/>
        </w:rPr>
      </w:pPr>
    </w:p>
    <w:p w14:paraId="515A7BBF" w14:textId="77777777" w:rsidR="00447697" w:rsidRDefault="00BE6F0B">
      <w:pPr>
        <w:pStyle w:val="BodyText"/>
        <w:spacing w:line="350" w:lineRule="auto"/>
        <w:ind w:left="2160" w:right="1413"/>
        <w:jc w:val="both"/>
      </w:pPr>
      <w:r>
        <w:t>Training Manager based in HR Section will be mainly responsible for designing training</w:t>
      </w:r>
      <w:r>
        <w:rPr>
          <w:spacing w:val="1"/>
        </w:rPr>
        <w:t xml:space="preserve"> </w:t>
      </w:r>
      <w:r>
        <w:t>programs in a manner that will maximize the potential benefit of employee participation 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regions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Sections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involved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designing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proofErr w:type="spellStart"/>
      <w:r>
        <w:t>programmes</w:t>
      </w:r>
      <w:proofErr w:type="spellEnd"/>
      <w:r>
        <w:t>. Further, the program shall ensure that the contents do not exclude any</w:t>
      </w:r>
      <w:r>
        <w:rPr>
          <w:spacing w:val="1"/>
        </w:rPr>
        <w:t xml:space="preserve"> </w:t>
      </w:r>
      <w:r>
        <w:t>employee from participation. Employee development programs shall include, but not be</w:t>
      </w:r>
      <w:r>
        <w:rPr>
          <w:spacing w:val="1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following:</w:t>
      </w:r>
    </w:p>
    <w:p w14:paraId="174A21EF" w14:textId="77777777" w:rsidR="00447697" w:rsidRDefault="00BE6F0B">
      <w:pPr>
        <w:pStyle w:val="ListParagraph"/>
        <w:numPr>
          <w:ilvl w:val="4"/>
          <w:numId w:val="28"/>
        </w:numPr>
        <w:tabs>
          <w:tab w:val="left" w:pos="2761"/>
        </w:tabs>
        <w:spacing w:before="180" w:line="314" w:lineRule="auto"/>
        <w:ind w:left="2760" w:right="1441" w:hanging="360"/>
        <w:rPr>
          <w:sz w:val="21"/>
        </w:rPr>
      </w:pPr>
      <w:r>
        <w:rPr>
          <w:sz w:val="21"/>
        </w:rPr>
        <w:t>In-house</w:t>
      </w:r>
      <w:r>
        <w:rPr>
          <w:spacing w:val="8"/>
          <w:sz w:val="21"/>
        </w:rPr>
        <w:t xml:space="preserve"> </w:t>
      </w:r>
      <w:r>
        <w:rPr>
          <w:sz w:val="21"/>
        </w:rPr>
        <w:t>general</w:t>
      </w:r>
      <w:r>
        <w:rPr>
          <w:spacing w:val="9"/>
          <w:sz w:val="21"/>
        </w:rPr>
        <w:t xml:space="preserve"> </w:t>
      </w:r>
      <w:r>
        <w:rPr>
          <w:sz w:val="21"/>
        </w:rPr>
        <w:t>programs</w:t>
      </w:r>
      <w:r>
        <w:rPr>
          <w:spacing w:val="8"/>
          <w:sz w:val="21"/>
        </w:rPr>
        <w:t xml:space="preserve"> </w:t>
      </w:r>
      <w:r>
        <w:rPr>
          <w:sz w:val="21"/>
        </w:rPr>
        <w:t>designed</w:t>
      </w:r>
      <w:r>
        <w:rPr>
          <w:spacing w:val="6"/>
          <w:sz w:val="21"/>
        </w:rPr>
        <w:t xml:space="preserve"> </w:t>
      </w:r>
      <w:r>
        <w:rPr>
          <w:sz w:val="21"/>
        </w:rPr>
        <w:t>for</w:t>
      </w:r>
      <w:r>
        <w:rPr>
          <w:spacing w:val="7"/>
          <w:sz w:val="21"/>
        </w:rPr>
        <w:t xml:space="preserve"> </w:t>
      </w:r>
      <w:r>
        <w:rPr>
          <w:sz w:val="21"/>
        </w:rPr>
        <w:t>all</w:t>
      </w:r>
      <w:r>
        <w:rPr>
          <w:spacing w:val="9"/>
          <w:sz w:val="21"/>
        </w:rPr>
        <w:t xml:space="preserve"> </w:t>
      </w:r>
      <w:r>
        <w:rPr>
          <w:sz w:val="21"/>
        </w:rPr>
        <w:t>levels</w:t>
      </w:r>
      <w:r>
        <w:rPr>
          <w:spacing w:val="8"/>
          <w:sz w:val="21"/>
        </w:rPr>
        <w:t xml:space="preserve"> </w:t>
      </w:r>
      <w:r>
        <w:rPr>
          <w:sz w:val="21"/>
        </w:rPr>
        <w:t>of</w:t>
      </w:r>
      <w:r>
        <w:rPr>
          <w:spacing w:val="9"/>
          <w:sz w:val="21"/>
        </w:rPr>
        <w:t xml:space="preserve"> </w:t>
      </w:r>
      <w:r>
        <w:rPr>
          <w:sz w:val="21"/>
        </w:rPr>
        <w:t>personnel</w:t>
      </w:r>
      <w:r>
        <w:rPr>
          <w:spacing w:val="8"/>
          <w:sz w:val="21"/>
        </w:rPr>
        <w:t xml:space="preserve"> </w:t>
      </w:r>
      <w:r>
        <w:rPr>
          <w:sz w:val="21"/>
        </w:rPr>
        <w:t>in</w:t>
      </w:r>
      <w:r>
        <w:rPr>
          <w:spacing w:val="8"/>
          <w:sz w:val="21"/>
        </w:rPr>
        <w:t xml:space="preserve"> </w:t>
      </w:r>
      <w:r>
        <w:rPr>
          <w:sz w:val="21"/>
        </w:rPr>
        <w:t>the</w:t>
      </w:r>
      <w:r>
        <w:rPr>
          <w:spacing w:val="9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-56"/>
          <w:sz w:val="21"/>
        </w:rPr>
        <w:t xml:space="preserve"> </w:t>
      </w:r>
      <w:r>
        <w:rPr>
          <w:sz w:val="21"/>
        </w:rPr>
        <w:t>service.</w:t>
      </w:r>
    </w:p>
    <w:p w14:paraId="1204959C" w14:textId="77777777" w:rsidR="00447697" w:rsidRDefault="00BE6F0B">
      <w:pPr>
        <w:pStyle w:val="ListParagraph"/>
        <w:numPr>
          <w:ilvl w:val="4"/>
          <w:numId w:val="28"/>
        </w:numPr>
        <w:tabs>
          <w:tab w:val="left" w:pos="2761"/>
        </w:tabs>
        <w:spacing w:before="169"/>
        <w:ind w:left="2760" w:hanging="361"/>
        <w:rPr>
          <w:sz w:val="21"/>
        </w:rPr>
      </w:pPr>
      <w:r>
        <w:rPr>
          <w:sz w:val="21"/>
        </w:rPr>
        <w:t>In-house</w:t>
      </w:r>
      <w:r>
        <w:rPr>
          <w:spacing w:val="-2"/>
          <w:sz w:val="21"/>
        </w:rPr>
        <w:t xml:space="preserve"> </w:t>
      </w:r>
      <w:r>
        <w:rPr>
          <w:sz w:val="21"/>
        </w:rPr>
        <w:t>programs</w:t>
      </w:r>
      <w:r>
        <w:rPr>
          <w:spacing w:val="-2"/>
          <w:sz w:val="21"/>
        </w:rPr>
        <w:t xml:space="preserve"> </w:t>
      </w:r>
      <w:r>
        <w:rPr>
          <w:sz w:val="21"/>
        </w:rPr>
        <w:t>designed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meet</w:t>
      </w:r>
      <w:r>
        <w:rPr>
          <w:spacing w:val="-2"/>
          <w:sz w:val="21"/>
        </w:rPr>
        <w:t xml:space="preserve"> </w:t>
      </w:r>
      <w:r>
        <w:rPr>
          <w:sz w:val="21"/>
        </w:rPr>
        <w:t>specific</w:t>
      </w:r>
      <w:r>
        <w:rPr>
          <w:spacing w:val="-5"/>
          <w:sz w:val="21"/>
        </w:rPr>
        <w:t xml:space="preserve"> </w:t>
      </w:r>
      <w:r>
        <w:rPr>
          <w:sz w:val="21"/>
        </w:rPr>
        <w:t>Sectional</w:t>
      </w:r>
      <w:r>
        <w:rPr>
          <w:spacing w:val="-1"/>
          <w:sz w:val="21"/>
        </w:rPr>
        <w:t xml:space="preserve"> </w:t>
      </w:r>
      <w:r>
        <w:rPr>
          <w:sz w:val="21"/>
        </w:rPr>
        <w:t>requirements.</w:t>
      </w:r>
    </w:p>
    <w:p w14:paraId="54EC3599" w14:textId="77777777" w:rsidR="00447697" w:rsidRDefault="00447697">
      <w:pPr>
        <w:pStyle w:val="BodyText"/>
        <w:spacing w:before="3"/>
        <w:rPr>
          <w:sz w:val="24"/>
        </w:rPr>
      </w:pPr>
    </w:p>
    <w:p w14:paraId="04D103B4" w14:textId="77777777" w:rsidR="00447697" w:rsidRDefault="00BE6F0B">
      <w:pPr>
        <w:pStyle w:val="ListParagraph"/>
        <w:numPr>
          <w:ilvl w:val="4"/>
          <w:numId w:val="28"/>
        </w:numPr>
        <w:tabs>
          <w:tab w:val="left" w:pos="2761"/>
        </w:tabs>
        <w:spacing w:line="321" w:lineRule="auto"/>
        <w:ind w:left="2760" w:right="1412" w:hanging="360"/>
        <w:rPr>
          <w:sz w:val="21"/>
        </w:rPr>
      </w:pPr>
      <w:r>
        <w:rPr>
          <w:sz w:val="21"/>
        </w:rPr>
        <w:t>In-house</w:t>
      </w:r>
      <w:r>
        <w:rPr>
          <w:spacing w:val="15"/>
          <w:sz w:val="21"/>
        </w:rPr>
        <w:t xml:space="preserve"> </w:t>
      </w:r>
      <w:r>
        <w:rPr>
          <w:sz w:val="21"/>
        </w:rPr>
        <w:t>programs</w:t>
      </w:r>
      <w:r>
        <w:rPr>
          <w:spacing w:val="15"/>
          <w:sz w:val="21"/>
        </w:rPr>
        <w:t xml:space="preserve"> </w:t>
      </w:r>
      <w:r>
        <w:rPr>
          <w:sz w:val="21"/>
        </w:rPr>
        <w:t>designed</w:t>
      </w:r>
      <w:r>
        <w:rPr>
          <w:spacing w:val="16"/>
          <w:sz w:val="21"/>
        </w:rPr>
        <w:t xml:space="preserve"> </w:t>
      </w:r>
      <w:r>
        <w:rPr>
          <w:sz w:val="21"/>
        </w:rPr>
        <w:t>to</w:t>
      </w:r>
      <w:r>
        <w:rPr>
          <w:spacing w:val="16"/>
          <w:sz w:val="21"/>
        </w:rPr>
        <w:t xml:space="preserve"> </w:t>
      </w:r>
      <w:r>
        <w:rPr>
          <w:sz w:val="21"/>
        </w:rPr>
        <w:t>specific</w:t>
      </w:r>
      <w:r>
        <w:rPr>
          <w:spacing w:val="14"/>
          <w:sz w:val="21"/>
        </w:rPr>
        <w:t xml:space="preserve"> </w:t>
      </w:r>
      <w:r>
        <w:rPr>
          <w:sz w:val="21"/>
        </w:rPr>
        <w:t>levels</w:t>
      </w:r>
      <w:r>
        <w:rPr>
          <w:spacing w:val="15"/>
          <w:sz w:val="21"/>
        </w:rPr>
        <w:t xml:space="preserve"> </w:t>
      </w:r>
      <w:r>
        <w:rPr>
          <w:sz w:val="21"/>
        </w:rPr>
        <w:t>of</w:t>
      </w:r>
      <w:r>
        <w:rPr>
          <w:spacing w:val="17"/>
          <w:sz w:val="21"/>
        </w:rPr>
        <w:t xml:space="preserve"> </w:t>
      </w:r>
      <w:r>
        <w:rPr>
          <w:sz w:val="21"/>
        </w:rPr>
        <w:t>personnel.</w:t>
      </w:r>
      <w:r>
        <w:rPr>
          <w:spacing w:val="14"/>
          <w:sz w:val="21"/>
        </w:rPr>
        <w:t xml:space="preserve"> </w:t>
      </w:r>
      <w:r>
        <w:rPr>
          <w:sz w:val="21"/>
        </w:rPr>
        <w:t>Such</w:t>
      </w:r>
      <w:r>
        <w:rPr>
          <w:spacing w:val="16"/>
          <w:sz w:val="21"/>
        </w:rPr>
        <w:t xml:space="preserve"> </w:t>
      </w:r>
      <w:r>
        <w:rPr>
          <w:sz w:val="21"/>
        </w:rPr>
        <w:t>determinations,</w:t>
      </w:r>
      <w:r>
        <w:rPr>
          <w:spacing w:val="-56"/>
          <w:sz w:val="21"/>
        </w:rPr>
        <w:t xml:space="preserve"> </w:t>
      </w:r>
      <w:r>
        <w:rPr>
          <w:sz w:val="21"/>
        </w:rPr>
        <w:t>however,</w:t>
      </w:r>
      <w:r>
        <w:rPr>
          <w:spacing w:val="-3"/>
          <w:sz w:val="21"/>
        </w:rPr>
        <w:t xml:space="preserve"> </w:t>
      </w:r>
      <w:r>
        <w:rPr>
          <w:sz w:val="21"/>
        </w:rPr>
        <w:t>shall ensure</w:t>
      </w:r>
      <w:r>
        <w:rPr>
          <w:spacing w:val="-2"/>
          <w:sz w:val="21"/>
        </w:rPr>
        <w:t xml:space="preserve"> </w:t>
      </w:r>
      <w:r>
        <w:rPr>
          <w:sz w:val="21"/>
        </w:rPr>
        <w:t>that</w:t>
      </w:r>
      <w:r>
        <w:rPr>
          <w:spacing w:val="-4"/>
          <w:sz w:val="21"/>
        </w:rPr>
        <w:t xml:space="preserve"> </w:t>
      </w:r>
      <w:r>
        <w:rPr>
          <w:sz w:val="21"/>
        </w:rPr>
        <w:t>unnecessary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unrealistic</w:t>
      </w:r>
      <w:r>
        <w:rPr>
          <w:spacing w:val="-1"/>
          <w:sz w:val="21"/>
        </w:rPr>
        <w:t xml:space="preserve"> </w:t>
      </w:r>
      <w:r>
        <w:rPr>
          <w:sz w:val="21"/>
        </w:rPr>
        <w:t>barriers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not</w:t>
      </w:r>
      <w:r>
        <w:rPr>
          <w:spacing w:val="-2"/>
          <w:sz w:val="21"/>
        </w:rPr>
        <w:t xml:space="preserve"> </w:t>
      </w:r>
      <w:r>
        <w:rPr>
          <w:sz w:val="21"/>
        </w:rPr>
        <w:t>imposed.</w:t>
      </w:r>
    </w:p>
    <w:p w14:paraId="6187D10D" w14:textId="77777777" w:rsidR="00447697" w:rsidRDefault="00447697">
      <w:pPr>
        <w:spacing w:line="321" w:lineRule="auto"/>
        <w:rPr>
          <w:sz w:val="21"/>
        </w:rPr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326BD68F" w14:textId="77777777" w:rsidR="00447697" w:rsidRDefault="00BE6F0B">
      <w:pPr>
        <w:pStyle w:val="ListParagraph"/>
        <w:numPr>
          <w:ilvl w:val="4"/>
          <w:numId w:val="28"/>
        </w:numPr>
        <w:tabs>
          <w:tab w:val="left" w:pos="2761"/>
        </w:tabs>
        <w:spacing w:before="176" w:line="338" w:lineRule="auto"/>
        <w:ind w:left="2760" w:right="1434" w:hanging="360"/>
        <w:jc w:val="both"/>
        <w:rPr>
          <w:sz w:val="21"/>
        </w:rPr>
      </w:pPr>
      <w:bookmarkStart w:id="1258" w:name="_bookmark38"/>
      <w:bookmarkEnd w:id="1258"/>
      <w:r>
        <w:rPr>
          <w:sz w:val="21"/>
        </w:rPr>
        <w:lastRenderedPageBreak/>
        <w:t>Programs</w:t>
      </w:r>
      <w:r>
        <w:rPr>
          <w:spacing w:val="1"/>
          <w:sz w:val="21"/>
        </w:rPr>
        <w:t xml:space="preserve"> </w:t>
      </w:r>
      <w:r>
        <w:rPr>
          <w:sz w:val="21"/>
        </w:rPr>
        <w:t>provided</w:t>
      </w:r>
      <w:r>
        <w:rPr>
          <w:spacing w:val="1"/>
          <w:sz w:val="21"/>
        </w:rPr>
        <w:t xml:space="preserve"> </w:t>
      </w:r>
      <w:r>
        <w:rPr>
          <w:sz w:val="21"/>
        </w:rPr>
        <w:t>by</w:t>
      </w:r>
      <w:r>
        <w:rPr>
          <w:spacing w:val="1"/>
          <w:sz w:val="21"/>
        </w:rPr>
        <w:t xml:space="preserve"> </w:t>
      </w:r>
      <w:r>
        <w:rPr>
          <w:sz w:val="21"/>
        </w:rPr>
        <w:t>other</w:t>
      </w:r>
      <w:r>
        <w:rPr>
          <w:spacing w:val="1"/>
          <w:sz w:val="21"/>
        </w:rPr>
        <w:t xml:space="preserve"> </w:t>
      </w:r>
      <w:r>
        <w:rPr>
          <w:sz w:val="21"/>
        </w:rPr>
        <w:t>agencies</w:t>
      </w:r>
      <w:r>
        <w:rPr>
          <w:spacing w:val="1"/>
          <w:sz w:val="21"/>
        </w:rPr>
        <w:t xml:space="preserve"> </w:t>
      </w:r>
      <w:r>
        <w:rPr>
          <w:sz w:val="21"/>
        </w:rPr>
        <w:t>or</w:t>
      </w:r>
      <w:r>
        <w:rPr>
          <w:spacing w:val="1"/>
          <w:sz w:val="21"/>
        </w:rPr>
        <w:t xml:space="preserve"> </w:t>
      </w:r>
      <w:r>
        <w:rPr>
          <w:sz w:val="21"/>
        </w:rPr>
        <w:t>entities</w:t>
      </w:r>
      <w:r>
        <w:rPr>
          <w:spacing w:val="1"/>
          <w:sz w:val="21"/>
        </w:rPr>
        <w:t xml:space="preserve"> </w:t>
      </w:r>
      <w:r>
        <w:rPr>
          <w:sz w:val="21"/>
        </w:rPr>
        <w:t>with</w:t>
      </w:r>
      <w:r>
        <w:rPr>
          <w:spacing w:val="1"/>
          <w:sz w:val="21"/>
        </w:rPr>
        <w:t xml:space="preserve"> </w:t>
      </w:r>
      <w:r>
        <w:rPr>
          <w:sz w:val="21"/>
        </w:rPr>
        <w:t>proven</w:t>
      </w:r>
      <w:r>
        <w:rPr>
          <w:spacing w:val="1"/>
          <w:sz w:val="21"/>
        </w:rPr>
        <w:t xml:space="preserve"> </w:t>
      </w:r>
      <w:r>
        <w:rPr>
          <w:sz w:val="21"/>
        </w:rPr>
        <w:t>capabilities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-56"/>
          <w:sz w:val="21"/>
        </w:rPr>
        <w:t xml:space="preserve"> </w:t>
      </w:r>
      <w:r>
        <w:rPr>
          <w:sz w:val="21"/>
        </w:rPr>
        <w:t>expertise and which have been sanctioned and approved by the Human Resource</w:t>
      </w:r>
      <w:r>
        <w:rPr>
          <w:spacing w:val="1"/>
          <w:sz w:val="21"/>
        </w:rPr>
        <w:t xml:space="preserve"> </w:t>
      </w:r>
      <w:r>
        <w:rPr>
          <w:sz w:val="21"/>
        </w:rPr>
        <w:t>Section.</w:t>
      </w:r>
    </w:p>
    <w:p w14:paraId="6E1308EF" w14:textId="77777777" w:rsidR="00447697" w:rsidRDefault="00BE6F0B">
      <w:pPr>
        <w:pStyle w:val="ListParagraph"/>
        <w:numPr>
          <w:ilvl w:val="4"/>
          <w:numId w:val="28"/>
        </w:numPr>
        <w:tabs>
          <w:tab w:val="left" w:pos="2761"/>
        </w:tabs>
        <w:spacing w:before="184" w:line="319" w:lineRule="auto"/>
        <w:ind w:left="2760" w:right="1441" w:hanging="360"/>
        <w:jc w:val="both"/>
        <w:rPr>
          <w:sz w:val="21"/>
        </w:rPr>
      </w:pPr>
      <w:r>
        <w:rPr>
          <w:sz w:val="21"/>
        </w:rPr>
        <w:t>Specialized</w:t>
      </w:r>
      <w:r>
        <w:rPr>
          <w:spacing w:val="1"/>
          <w:sz w:val="21"/>
        </w:rPr>
        <w:t xml:space="preserve"> </w:t>
      </w:r>
      <w:r>
        <w:rPr>
          <w:sz w:val="21"/>
        </w:rPr>
        <w:t>programs at other institutions</w:t>
      </w:r>
      <w:r>
        <w:rPr>
          <w:spacing w:val="1"/>
          <w:sz w:val="21"/>
        </w:rPr>
        <w:t xml:space="preserve"> </w:t>
      </w:r>
      <w:r>
        <w:rPr>
          <w:sz w:val="21"/>
        </w:rPr>
        <w:t>that may be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benefit to</w:t>
      </w:r>
      <w:r>
        <w:rPr>
          <w:spacing w:val="1"/>
          <w:sz w:val="21"/>
        </w:rPr>
        <w:t xml:space="preserve"> </w:t>
      </w:r>
      <w:r>
        <w:rPr>
          <w:sz w:val="21"/>
        </w:rPr>
        <w:t>individual</w:t>
      </w:r>
      <w:r>
        <w:rPr>
          <w:spacing w:val="1"/>
          <w:sz w:val="21"/>
        </w:rPr>
        <w:t xml:space="preserve"> </w:t>
      </w:r>
      <w:r>
        <w:rPr>
          <w:sz w:val="21"/>
        </w:rPr>
        <w:t>employees.</w:t>
      </w:r>
    </w:p>
    <w:p w14:paraId="6B4AA29F" w14:textId="77777777" w:rsidR="00447697" w:rsidRDefault="00BE6F0B">
      <w:pPr>
        <w:pStyle w:val="ListParagraph"/>
        <w:numPr>
          <w:ilvl w:val="4"/>
          <w:numId w:val="28"/>
        </w:numPr>
        <w:tabs>
          <w:tab w:val="left" w:pos="2761"/>
        </w:tabs>
        <w:spacing w:before="202" w:line="316" w:lineRule="auto"/>
        <w:ind w:left="2760" w:right="1420" w:hanging="360"/>
        <w:jc w:val="both"/>
        <w:rPr>
          <w:sz w:val="21"/>
        </w:rPr>
      </w:pPr>
      <w:r>
        <w:rPr>
          <w:sz w:val="21"/>
        </w:rPr>
        <w:t>Participation</w:t>
      </w:r>
      <w:r>
        <w:rPr>
          <w:spacing w:val="1"/>
          <w:sz w:val="21"/>
        </w:rPr>
        <w:t xml:space="preserve"> </w:t>
      </w:r>
      <w:r>
        <w:rPr>
          <w:sz w:val="21"/>
        </w:rPr>
        <w:t>in</w:t>
      </w:r>
      <w:r>
        <w:rPr>
          <w:spacing w:val="1"/>
          <w:sz w:val="21"/>
        </w:rPr>
        <w:t xml:space="preserve"> </w:t>
      </w:r>
      <w:r>
        <w:rPr>
          <w:sz w:val="21"/>
        </w:rPr>
        <w:t>formal</w:t>
      </w:r>
      <w:r>
        <w:rPr>
          <w:spacing w:val="1"/>
          <w:sz w:val="21"/>
        </w:rPr>
        <w:t xml:space="preserve"> </w:t>
      </w:r>
      <w:r>
        <w:rPr>
          <w:sz w:val="21"/>
        </w:rPr>
        <w:t>institutionalized</w:t>
      </w:r>
      <w:r>
        <w:rPr>
          <w:spacing w:val="1"/>
          <w:sz w:val="21"/>
        </w:rPr>
        <w:t xml:space="preserve"> </w:t>
      </w:r>
      <w:r>
        <w:rPr>
          <w:sz w:val="21"/>
        </w:rPr>
        <w:t>education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training</w:t>
      </w:r>
      <w:r>
        <w:rPr>
          <w:spacing w:val="1"/>
          <w:sz w:val="21"/>
        </w:rPr>
        <w:t xml:space="preserve"> </w:t>
      </w:r>
      <w:r>
        <w:rPr>
          <w:sz w:val="21"/>
        </w:rPr>
        <w:t>efforts</w:t>
      </w:r>
      <w:r>
        <w:rPr>
          <w:spacing w:val="1"/>
          <w:sz w:val="21"/>
        </w:rPr>
        <w:t xml:space="preserve"> </w:t>
      </w:r>
      <w:r>
        <w:rPr>
          <w:sz w:val="21"/>
        </w:rPr>
        <w:t>available</w:t>
      </w:r>
      <w:r>
        <w:rPr>
          <w:spacing w:val="1"/>
          <w:sz w:val="21"/>
        </w:rPr>
        <w:t xml:space="preserve"> </w:t>
      </w:r>
      <w:r>
        <w:rPr>
          <w:sz w:val="21"/>
        </w:rPr>
        <w:t>outside</w:t>
      </w:r>
      <w:r>
        <w:rPr>
          <w:spacing w:val="-2"/>
          <w:sz w:val="21"/>
        </w:rPr>
        <w:t xml:space="preserve"> </w:t>
      </w:r>
      <w:r>
        <w:rPr>
          <w:sz w:val="21"/>
        </w:rPr>
        <w:t>of the</w:t>
      </w:r>
      <w:r>
        <w:rPr>
          <w:spacing w:val="-1"/>
          <w:sz w:val="21"/>
        </w:rPr>
        <w:t xml:space="preserve"> </w:t>
      </w:r>
      <w:r>
        <w:rPr>
          <w:sz w:val="21"/>
        </w:rPr>
        <w:t>organization.</w:t>
      </w:r>
    </w:p>
    <w:p w14:paraId="294D99E3" w14:textId="77777777" w:rsidR="00447697" w:rsidRDefault="00BE6F0B">
      <w:pPr>
        <w:pStyle w:val="Heading5"/>
        <w:numPr>
          <w:ilvl w:val="1"/>
          <w:numId w:val="29"/>
        </w:numPr>
        <w:tabs>
          <w:tab w:val="left" w:pos="2021"/>
          <w:tab w:val="left" w:pos="2022"/>
        </w:tabs>
        <w:spacing w:before="37"/>
        <w:ind w:hanging="582"/>
      </w:pPr>
      <w:r>
        <w:t>Internships</w:t>
      </w:r>
    </w:p>
    <w:p w14:paraId="21155124" w14:textId="77777777" w:rsidR="00447697" w:rsidRDefault="00BE6F0B">
      <w:pPr>
        <w:pStyle w:val="BodyText"/>
        <w:spacing w:before="172" w:line="314" w:lineRule="auto"/>
        <w:ind w:left="2021" w:right="973"/>
      </w:pPr>
      <w:r>
        <w:t>Organization</w:t>
      </w:r>
      <w:r>
        <w:rPr>
          <w:spacing w:val="26"/>
        </w:rPr>
        <w:t xml:space="preserve"> </w:t>
      </w:r>
      <w:r>
        <w:t>will</w:t>
      </w:r>
      <w:r>
        <w:rPr>
          <w:spacing w:val="27"/>
        </w:rPr>
        <w:t xml:space="preserve"> </w:t>
      </w:r>
      <w:r>
        <w:t>offer</w:t>
      </w:r>
      <w:r>
        <w:rPr>
          <w:spacing w:val="25"/>
        </w:rPr>
        <w:t xml:space="preserve"> </w:t>
      </w:r>
      <w:r>
        <w:t>two</w:t>
      </w:r>
      <w:r>
        <w:rPr>
          <w:spacing w:val="27"/>
        </w:rPr>
        <w:t xml:space="preserve"> </w:t>
      </w:r>
      <w:r>
        <w:t>kinds</w:t>
      </w:r>
      <w:r>
        <w:rPr>
          <w:spacing w:val="26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internship:</w:t>
      </w:r>
      <w:r>
        <w:rPr>
          <w:spacing w:val="24"/>
        </w:rPr>
        <w:t xml:space="preserve"> </w:t>
      </w:r>
      <w:r>
        <w:t>a)</w:t>
      </w:r>
      <w:r>
        <w:rPr>
          <w:spacing w:val="23"/>
        </w:rPr>
        <w:t xml:space="preserve"> </w:t>
      </w:r>
      <w:r>
        <w:t>Summer</w:t>
      </w:r>
      <w:r>
        <w:rPr>
          <w:spacing w:val="26"/>
        </w:rPr>
        <w:t xml:space="preserve"> </w:t>
      </w:r>
      <w:r>
        <w:t>Internship</w:t>
      </w:r>
      <w:r>
        <w:rPr>
          <w:spacing w:val="26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b)</w:t>
      </w:r>
      <w:r>
        <w:rPr>
          <w:spacing w:val="25"/>
        </w:rPr>
        <w:t xml:space="preserve"> </w:t>
      </w:r>
      <w:proofErr w:type="spellStart"/>
      <w:r>
        <w:t>Programme</w:t>
      </w:r>
      <w:proofErr w:type="spellEnd"/>
      <w:r>
        <w:rPr>
          <w:spacing w:val="-55"/>
        </w:rPr>
        <w:t xml:space="preserve"> </w:t>
      </w:r>
      <w:r>
        <w:t>Internships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National and</w:t>
      </w:r>
      <w:r>
        <w:rPr>
          <w:spacing w:val="-1"/>
        </w:rPr>
        <w:t xml:space="preserve"> </w:t>
      </w:r>
      <w:r>
        <w:t>International</w:t>
      </w:r>
      <w:r>
        <w:rPr>
          <w:spacing w:val="-3"/>
        </w:rPr>
        <w:t xml:space="preserve"> </w:t>
      </w:r>
      <w:r>
        <w:t>interns</w:t>
      </w:r>
    </w:p>
    <w:p w14:paraId="49D683FB" w14:textId="77777777" w:rsidR="00447697" w:rsidRDefault="00447697">
      <w:pPr>
        <w:pStyle w:val="BodyText"/>
        <w:spacing w:before="2"/>
        <w:rPr>
          <w:sz w:val="35"/>
        </w:rPr>
      </w:pPr>
    </w:p>
    <w:p w14:paraId="45920CF9" w14:textId="77777777" w:rsidR="00447697" w:rsidRDefault="00BE6F0B">
      <w:pPr>
        <w:pStyle w:val="Heading5"/>
        <w:numPr>
          <w:ilvl w:val="2"/>
          <w:numId w:val="27"/>
        </w:numPr>
        <w:tabs>
          <w:tab w:val="left" w:pos="2160"/>
          <w:tab w:val="left" w:pos="2161"/>
        </w:tabs>
        <w:ind w:hanging="721"/>
      </w:pPr>
      <w:r>
        <w:t>Summer</w:t>
      </w:r>
      <w:r>
        <w:rPr>
          <w:spacing w:val="-3"/>
        </w:rPr>
        <w:t xml:space="preserve"> </w:t>
      </w:r>
      <w:r>
        <w:t>Internship:</w:t>
      </w:r>
    </w:p>
    <w:p w14:paraId="0F088FAA" w14:textId="77777777" w:rsidR="00447697" w:rsidRDefault="00447697">
      <w:pPr>
        <w:pStyle w:val="BodyText"/>
        <w:rPr>
          <w:rFonts w:ascii="Arial"/>
          <w:b/>
          <w:sz w:val="24"/>
        </w:rPr>
      </w:pPr>
    </w:p>
    <w:p w14:paraId="567C331D" w14:textId="77777777" w:rsidR="00447697" w:rsidRDefault="00447697">
      <w:pPr>
        <w:pStyle w:val="BodyText"/>
        <w:spacing w:before="2"/>
        <w:rPr>
          <w:rFonts w:ascii="Arial"/>
          <w:b/>
          <w:sz w:val="22"/>
        </w:rPr>
      </w:pPr>
    </w:p>
    <w:p w14:paraId="75C1CEE0" w14:textId="77777777" w:rsidR="00447697" w:rsidRDefault="00BE6F0B">
      <w:pPr>
        <w:pStyle w:val="BodyText"/>
        <w:spacing w:line="338" w:lineRule="auto"/>
        <w:ind w:left="2160" w:right="1438"/>
        <w:jc w:val="both"/>
      </w:pPr>
      <w:r>
        <w:t>Summer internships will</w:t>
      </w:r>
      <w:r>
        <w:rPr>
          <w:spacing w:val="1"/>
        </w:rPr>
        <w:t xml:space="preserve"> </w:t>
      </w:r>
      <w:r>
        <w:t>be for 10 weeks i.e. 40 hours per week</w:t>
      </w:r>
      <w:r>
        <w:rPr>
          <w:spacing w:val="1"/>
        </w:rPr>
        <w:t xml:space="preserve"> </w:t>
      </w:r>
      <w:r>
        <w:t>to do field work</w:t>
      </w:r>
      <w:r>
        <w:rPr>
          <w:spacing w:val="58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the summer vacations as a requirement of university degree. Summer internship will be</w:t>
      </w:r>
      <w:r>
        <w:rPr>
          <w:spacing w:val="1"/>
        </w:rPr>
        <w:t xml:space="preserve"> </w:t>
      </w:r>
      <w:r>
        <w:t>unpaid.</w:t>
      </w:r>
    </w:p>
    <w:p w14:paraId="272A646F" w14:textId="77777777" w:rsidR="00447697" w:rsidRDefault="00BE6F0B">
      <w:pPr>
        <w:pStyle w:val="Heading5"/>
        <w:spacing w:before="16"/>
        <w:ind w:firstLine="0"/>
        <w:jc w:val="both"/>
      </w:pPr>
      <w:r>
        <w:t>Eligibility</w:t>
      </w:r>
      <w:r>
        <w:rPr>
          <w:spacing w:val="-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summer</w:t>
      </w:r>
      <w:r>
        <w:rPr>
          <w:spacing w:val="-3"/>
        </w:rPr>
        <w:t xml:space="preserve"> </w:t>
      </w:r>
      <w:r>
        <w:t>internships:</w:t>
      </w:r>
    </w:p>
    <w:p w14:paraId="205BAFF2" w14:textId="77777777" w:rsidR="00447697" w:rsidRDefault="00447697">
      <w:pPr>
        <w:pStyle w:val="BodyText"/>
        <w:spacing w:before="11"/>
        <w:rPr>
          <w:rFonts w:ascii="Arial"/>
          <w:b/>
          <w:sz w:val="35"/>
        </w:rPr>
      </w:pPr>
    </w:p>
    <w:p w14:paraId="7879A489" w14:textId="77777777" w:rsidR="00447697" w:rsidRDefault="00BE6F0B">
      <w:pPr>
        <w:pStyle w:val="ListParagraph"/>
        <w:numPr>
          <w:ilvl w:val="3"/>
          <w:numId w:val="27"/>
        </w:numPr>
        <w:tabs>
          <w:tab w:val="left" w:pos="2641"/>
        </w:tabs>
        <w:spacing w:line="345" w:lineRule="auto"/>
        <w:ind w:right="1690"/>
        <w:rPr>
          <w:sz w:val="21"/>
        </w:rPr>
      </w:pPr>
      <w:r>
        <w:rPr>
          <w:sz w:val="21"/>
        </w:rPr>
        <w:t>Summer interns will be inducted on recommendations of Higher Education</w:t>
      </w:r>
      <w:r>
        <w:rPr>
          <w:spacing w:val="1"/>
          <w:sz w:val="21"/>
        </w:rPr>
        <w:t xml:space="preserve"> </w:t>
      </w:r>
      <w:r>
        <w:rPr>
          <w:sz w:val="21"/>
        </w:rPr>
        <w:t>Commission (HEC) recognized University and reputed and registered</w:t>
      </w:r>
      <w:r>
        <w:rPr>
          <w:spacing w:val="1"/>
          <w:sz w:val="21"/>
        </w:rPr>
        <w:t xml:space="preserve"> </w:t>
      </w:r>
      <w:r>
        <w:rPr>
          <w:sz w:val="21"/>
        </w:rPr>
        <w:t>international universities. The prospective interns should have maintained at least</w:t>
      </w:r>
      <w:r>
        <w:rPr>
          <w:spacing w:val="-56"/>
          <w:sz w:val="21"/>
        </w:rPr>
        <w:t xml:space="preserve"> </w:t>
      </w:r>
      <w:r>
        <w:rPr>
          <w:sz w:val="21"/>
        </w:rPr>
        <w:t>second</w:t>
      </w:r>
      <w:r>
        <w:rPr>
          <w:spacing w:val="-1"/>
          <w:sz w:val="21"/>
        </w:rPr>
        <w:t xml:space="preserve"> </w:t>
      </w:r>
      <w:r>
        <w:rPr>
          <w:sz w:val="21"/>
        </w:rPr>
        <w:t>division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GP</w:t>
      </w:r>
      <w:r>
        <w:rPr>
          <w:spacing w:val="-1"/>
          <w:sz w:val="21"/>
        </w:rPr>
        <w:t xml:space="preserve"> </w:t>
      </w:r>
      <w:r>
        <w:rPr>
          <w:sz w:val="21"/>
        </w:rPr>
        <w:t>2.5</w:t>
      </w:r>
      <w:r>
        <w:rPr>
          <w:spacing w:val="-4"/>
          <w:sz w:val="21"/>
        </w:rPr>
        <w:t xml:space="preserve"> </w:t>
      </w:r>
      <w:r>
        <w:rPr>
          <w:sz w:val="21"/>
        </w:rPr>
        <w:t>throughout</w:t>
      </w:r>
      <w:r>
        <w:rPr>
          <w:spacing w:val="-2"/>
          <w:sz w:val="21"/>
        </w:rPr>
        <w:t xml:space="preserve"> </w:t>
      </w:r>
      <w:r>
        <w:rPr>
          <w:sz w:val="21"/>
        </w:rPr>
        <w:t>their</w:t>
      </w:r>
      <w:r>
        <w:rPr>
          <w:spacing w:val="-2"/>
          <w:sz w:val="21"/>
        </w:rPr>
        <w:t xml:space="preserve"> </w:t>
      </w:r>
      <w:r>
        <w:rPr>
          <w:sz w:val="21"/>
        </w:rPr>
        <w:t>academic</w:t>
      </w:r>
      <w:r>
        <w:rPr>
          <w:spacing w:val="-4"/>
          <w:sz w:val="21"/>
        </w:rPr>
        <w:t xml:space="preserve"> </w:t>
      </w:r>
      <w:r>
        <w:rPr>
          <w:sz w:val="21"/>
        </w:rPr>
        <w:t>career.</w:t>
      </w:r>
    </w:p>
    <w:p w14:paraId="6DAA22DD" w14:textId="77777777" w:rsidR="00447697" w:rsidRDefault="00BE6F0B">
      <w:pPr>
        <w:pStyle w:val="ListParagraph"/>
        <w:numPr>
          <w:ilvl w:val="3"/>
          <w:numId w:val="27"/>
        </w:numPr>
        <w:tabs>
          <w:tab w:val="left" w:pos="2641"/>
        </w:tabs>
        <w:spacing w:before="13"/>
        <w:ind w:hanging="361"/>
        <w:rPr>
          <w:sz w:val="21"/>
        </w:rPr>
      </w:pPr>
      <w:r>
        <w:rPr>
          <w:sz w:val="21"/>
        </w:rPr>
        <w:t>Internships</w:t>
      </w:r>
      <w:r>
        <w:rPr>
          <w:spacing w:val="-2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1"/>
          <w:sz w:val="21"/>
        </w:rPr>
        <w:t xml:space="preserve"> </w:t>
      </w:r>
      <w:r>
        <w:rPr>
          <w:sz w:val="21"/>
        </w:rPr>
        <w:t>should</w:t>
      </w:r>
      <w:r>
        <w:rPr>
          <w:spacing w:val="-2"/>
          <w:sz w:val="21"/>
        </w:rPr>
        <w:t xml:space="preserve"> </w:t>
      </w:r>
      <w:r>
        <w:rPr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sz w:val="21"/>
        </w:rPr>
        <w:t>countersigned by</w:t>
      </w:r>
      <w:r>
        <w:rPr>
          <w:spacing w:val="-4"/>
          <w:sz w:val="21"/>
        </w:rPr>
        <w:t xml:space="preserve"> </w:t>
      </w:r>
      <w:r>
        <w:rPr>
          <w:sz w:val="21"/>
        </w:rPr>
        <w:t>Section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proofErr w:type="gramStart"/>
      <w:r>
        <w:rPr>
          <w:sz w:val="21"/>
        </w:rPr>
        <w:t>college</w:t>
      </w:r>
      <w:r>
        <w:rPr>
          <w:spacing w:val="-1"/>
          <w:sz w:val="21"/>
        </w:rPr>
        <w:t xml:space="preserve"> </w:t>
      </w:r>
      <w:r>
        <w:rPr>
          <w:sz w:val="21"/>
        </w:rPr>
        <w:t>.</w:t>
      </w:r>
      <w:proofErr w:type="gramEnd"/>
    </w:p>
    <w:p w14:paraId="3308654F" w14:textId="77777777" w:rsidR="00447697" w:rsidRDefault="00BE6F0B">
      <w:pPr>
        <w:pStyle w:val="ListParagraph"/>
        <w:numPr>
          <w:ilvl w:val="3"/>
          <w:numId w:val="27"/>
        </w:numPr>
        <w:tabs>
          <w:tab w:val="left" w:pos="2641"/>
        </w:tabs>
        <w:spacing w:before="162" w:line="319" w:lineRule="auto"/>
        <w:ind w:right="1414"/>
        <w:rPr>
          <w:sz w:val="21"/>
        </w:rPr>
      </w:pPr>
      <w:r>
        <w:rPr>
          <w:sz w:val="21"/>
        </w:rPr>
        <w:t>Complete</w:t>
      </w:r>
      <w:r>
        <w:rPr>
          <w:spacing w:val="1"/>
          <w:sz w:val="21"/>
        </w:rPr>
        <w:t xml:space="preserve"> </w:t>
      </w:r>
      <w:r>
        <w:rPr>
          <w:sz w:val="21"/>
        </w:rPr>
        <w:t>all</w:t>
      </w:r>
      <w:r>
        <w:rPr>
          <w:spacing w:val="6"/>
          <w:sz w:val="21"/>
        </w:rPr>
        <w:t xml:space="preserve"> </w:t>
      </w:r>
      <w:r>
        <w:rPr>
          <w:sz w:val="21"/>
        </w:rPr>
        <w:t>academic</w:t>
      </w:r>
      <w:r>
        <w:rPr>
          <w:spacing w:val="2"/>
          <w:sz w:val="21"/>
        </w:rPr>
        <w:t xml:space="preserve"> </w:t>
      </w:r>
      <w:r>
        <w:rPr>
          <w:sz w:val="21"/>
        </w:rPr>
        <w:t>assignments</w:t>
      </w:r>
      <w:r>
        <w:rPr>
          <w:spacing w:val="5"/>
          <w:sz w:val="21"/>
        </w:rPr>
        <w:t xml:space="preserve"> </w:t>
      </w:r>
      <w:r>
        <w:rPr>
          <w:sz w:val="21"/>
        </w:rPr>
        <w:t>and</w:t>
      </w:r>
      <w:r>
        <w:rPr>
          <w:spacing w:val="5"/>
          <w:sz w:val="21"/>
        </w:rPr>
        <w:t xml:space="preserve"> </w:t>
      </w:r>
      <w:r>
        <w:rPr>
          <w:sz w:val="21"/>
        </w:rPr>
        <w:t>reporting</w:t>
      </w:r>
      <w:r>
        <w:rPr>
          <w:spacing w:val="5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4"/>
          <w:sz w:val="21"/>
        </w:rPr>
        <w:t xml:space="preserve"> </w:t>
      </w:r>
      <w:r>
        <w:rPr>
          <w:sz w:val="21"/>
        </w:rPr>
        <w:t>of</w:t>
      </w:r>
      <w:r>
        <w:rPr>
          <w:spacing w:val="6"/>
          <w:sz w:val="21"/>
        </w:rPr>
        <w:t xml:space="preserve"> </w:t>
      </w:r>
      <w:r>
        <w:rPr>
          <w:sz w:val="21"/>
        </w:rPr>
        <w:t>the</w:t>
      </w:r>
      <w:r>
        <w:rPr>
          <w:spacing w:val="5"/>
          <w:sz w:val="21"/>
        </w:rPr>
        <w:t xml:space="preserve"> </w:t>
      </w:r>
      <w:r>
        <w:rPr>
          <w:sz w:val="21"/>
        </w:rPr>
        <w:t>internship</w:t>
      </w:r>
      <w:r>
        <w:rPr>
          <w:spacing w:val="5"/>
          <w:sz w:val="21"/>
        </w:rPr>
        <w:t xml:space="preserve"> </w:t>
      </w:r>
      <w:r>
        <w:rPr>
          <w:sz w:val="21"/>
        </w:rPr>
        <w:t>as</w:t>
      </w:r>
      <w:r>
        <w:rPr>
          <w:spacing w:val="-56"/>
          <w:sz w:val="21"/>
        </w:rPr>
        <w:t xml:space="preserve"> </w:t>
      </w:r>
      <w:r>
        <w:rPr>
          <w:sz w:val="21"/>
        </w:rPr>
        <w:t>specified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Section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college</w:t>
      </w:r>
    </w:p>
    <w:p w14:paraId="64234643" w14:textId="77777777" w:rsidR="00447697" w:rsidRDefault="00BE6F0B">
      <w:pPr>
        <w:pStyle w:val="Heading5"/>
        <w:numPr>
          <w:ilvl w:val="2"/>
          <w:numId w:val="27"/>
        </w:numPr>
        <w:tabs>
          <w:tab w:val="left" w:pos="2160"/>
          <w:tab w:val="left" w:pos="2161"/>
        </w:tabs>
        <w:spacing w:before="34"/>
        <w:ind w:hanging="721"/>
      </w:pPr>
      <w:proofErr w:type="spellStart"/>
      <w:r>
        <w:t>Programme</w:t>
      </w:r>
      <w:proofErr w:type="spellEnd"/>
      <w:r>
        <w:rPr>
          <w:spacing w:val="-2"/>
        </w:rPr>
        <w:t xml:space="preserve"> </w:t>
      </w:r>
      <w:r>
        <w:t>internship</w:t>
      </w:r>
    </w:p>
    <w:p w14:paraId="384B6BE1" w14:textId="77777777" w:rsidR="00447697" w:rsidRDefault="00BE6F0B">
      <w:pPr>
        <w:pStyle w:val="ListParagraph"/>
        <w:numPr>
          <w:ilvl w:val="3"/>
          <w:numId w:val="27"/>
        </w:numPr>
        <w:tabs>
          <w:tab w:val="left" w:pos="2521"/>
        </w:tabs>
        <w:spacing w:before="169" w:line="350" w:lineRule="auto"/>
        <w:ind w:left="2520" w:right="1486"/>
        <w:rPr>
          <w:sz w:val="21"/>
        </w:rPr>
      </w:pPr>
      <w:r>
        <w:rPr>
          <w:sz w:val="21"/>
        </w:rPr>
        <w:t>Fresh university graduates will be inducted for a period of four months. Interns will be</w:t>
      </w:r>
      <w:r>
        <w:rPr>
          <w:spacing w:val="-56"/>
          <w:sz w:val="21"/>
        </w:rPr>
        <w:t xml:space="preserve"> </w:t>
      </w:r>
      <w:r>
        <w:rPr>
          <w:sz w:val="21"/>
        </w:rPr>
        <w:t xml:space="preserve">paid a stipend of </w:t>
      </w:r>
      <w:r>
        <w:rPr>
          <w:color w:val="C00000"/>
          <w:sz w:val="21"/>
        </w:rPr>
        <w:t xml:space="preserve">Rs. 6000/- per month. </w:t>
      </w:r>
      <w:proofErr w:type="spellStart"/>
      <w:r>
        <w:rPr>
          <w:sz w:val="21"/>
        </w:rPr>
        <w:t>Programme</w:t>
      </w:r>
      <w:proofErr w:type="spellEnd"/>
      <w:r>
        <w:rPr>
          <w:sz w:val="21"/>
        </w:rPr>
        <w:t xml:space="preserve"> interns will be inducted on the</w:t>
      </w:r>
      <w:r>
        <w:rPr>
          <w:spacing w:val="1"/>
          <w:sz w:val="21"/>
        </w:rPr>
        <w:t xml:space="preserve"> </w:t>
      </w:r>
      <w:r>
        <w:rPr>
          <w:sz w:val="21"/>
        </w:rPr>
        <w:t>written request of regions/Section. Internship positions will be announced</w:t>
      </w:r>
      <w:r>
        <w:rPr>
          <w:spacing w:val="1"/>
          <w:sz w:val="21"/>
        </w:rPr>
        <w:t xml:space="preserve"> </w:t>
      </w:r>
      <w:r>
        <w:rPr>
          <w:sz w:val="21"/>
        </w:rPr>
        <w:t>internally/informally. Fresh university graduates will be inducted through test and</w:t>
      </w:r>
      <w:r>
        <w:rPr>
          <w:spacing w:val="1"/>
          <w:sz w:val="21"/>
        </w:rPr>
        <w:t xml:space="preserve"> </w:t>
      </w:r>
      <w:r>
        <w:rPr>
          <w:sz w:val="21"/>
        </w:rPr>
        <w:t>interviews</w:t>
      </w:r>
      <w:r>
        <w:rPr>
          <w:spacing w:val="-2"/>
          <w:sz w:val="21"/>
        </w:rPr>
        <w:t xml:space="preserve"> </w:t>
      </w:r>
      <w:r>
        <w:rPr>
          <w:sz w:val="21"/>
        </w:rPr>
        <w:t>conducted</w:t>
      </w:r>
      <w:r>
        <w:rPr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HR Section.</w:t>
      </w:r>
    </w:p>
    <w:p w14:paraId="40767406" w14:textId="77777777" w:rsidR="00447697" w:rsidRDefault="00BE6F0B">
      <w:pPr>
        <w:pStyle w:val="Heading5"/>
        <w:numPr>
          <w:ilvl w:val="2"/>
          <w:numId w:val="27"/>
        </w:numPr>
        <w:tabs>
          <w:tab w:val="left" w:pos="2160"/>
          <w:tab w:val="left" w:pos="2161"/>
        </w:tabs>
        <w:spacing w:line="241" w:lineRule="exact"/>
        <w:ind w:hanging="721"/>
      </w:pPr>
      <w:r>
        <w:t>Internship</w:t>
      </w:r>
      <w:r>
        <w:rPr>
          <w:spacing w:val="-2"/>
        </w:rPr>
        <w:t xml:space="preserve"> </w:t>
      </w:r>
      <w:r>
        <w:t>Supervisor</w:t>
      </w:r>
    </w:p>
    <w:p w14:paraId="1B4DE97E" w14:textId="77777777" w:rsidR="00447697" w:rsidRDefault="00BE6F0B">
      <w:pPr>
        <w:pStyle w:val="BodyText"/>
        <w:spacing w:before="174" w:line="345" w:lineRule="auto"/>
        <w:ind w:left="2520" w:right="1563"/>
      </w:pPr>
      <w:r>
        <w:t>Organization will nominate a full time professional as Intern Supervisor. Every Intern</w:t>
      </w:r>
      <w:r>
        <w:rPr>
          <w:spacing w:val="-56"/>
        </w:rPr>
        <w:t xml:space="preserve"> </w:t>
      </w:r>
      <w:r>
        <w:t>will be evaluated after internship period is over. Internship Supervisor will organize</w:t>
      </w:r>
      <w:r>
        <w:rPr>
          <w:spacing w:val="1"/>
        </w:rPr>
        <w:t xml:space="preserve"> </w:t>
      </w:r>
      <w:r>
        <w:t xml:space="preserve">an orientation prior to summer internship </w:t>
      </w:r>
      <w:proofErr w:type="spellStart"/>
      <w:r>
        <w:t>programme</w:t>
      </w:r>
      <w:proofErr w:type="spellEnd"/>
      <w:r>
        <w:t xml:space="preserve"> to orient Interns with policies,</w:t>
      </w:r>
      <w:r>
        <w:rPr>
          <w:spacing w:val="1"/>
        </w:rPr>
        <w:t xml:space="preserve"> </w:t>
      </w:r>
      <w:r>
        <w:t>procedures,</w:t>
      </w:r>
      <w:r>
        <w:rPr>
          <w:spacing w:val="-4"/>
        </w:rPr>
        <w:t xml:space="preserve"> </w:t>
      </w:r>
      <w:r>
        <w:t>rules,</w:t>
      </w:r>
      <w:r>
        <w:rPr>
          <w:spacing w:val="-2"/>
        </w:rPr>
        <w:t xml:space="preserve"> </w:t>
      </w:r>
      <w:r>
        <w:t>and regulations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Organization.</w:t>
      </w:r>
    </w:p>
    <w:p w14:paraId="17033C0D" w14:textId="77777777" w:rsidR="00447697" w:rsidRDefault="00447697">
      <w:pPr>
        <w:spacing w:line="345" w:lineRule="auto"/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722377D1" w14:textId="77777777" w:rsidR="00447697" w:rsidRDefault="00BE6F0B">
      <w:pPr>
        <w:pStyle w:val="Heading1"/>
        <w:numPr>
          <w:ilvl w:val="0"/>
          <w:numId w:val="60"/>
        </w:numPr>
        <w:tabs>
          <w:tab w:val="left" w:pos="1962"/>
        </w:tabs>
        <w:spacing w:before="90"/>
        <w:ind w:left="1961" w:hanging="431"/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6D6D568C" wp14:editId="169E3279">
            <wp:simplePos x="0" y="0"/>
            <wp:positionH relativeFrom="page">
              <wp:posOffset>635</wp:posOffset>
            </wp:positionH>
            <wp:positionV relativeFrom="page">
              <wp:posOffset>10048875</wp:posOffset>
            </wp:positionV>
            <wp:extent cx="7555357" cy="176529"/>
            <wp:effectExtent l="0" t="0" r="0" b="0"/>
            <wp:wrapNone/>
            <wp:docPr id="3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357" cy="176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259" w:name="_bookmark39"/>
      <w:bookmarkEnd w:id="1259"/>
      <w:r>
        <w:t>AUTHORITY</w:t>
      </w:r>
      <w:r>
        <w:rPr>
          <w:spacing w:val="-3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RESPONSIBILITY</w:t>
      </w:r>
    </w:p>
    <w:p w14:paraId="55B87680" w14:textId="77777777" w:rsidR="00447697" w:rsidRDefault="00BE6F0B">
      <w:pPr>
        <w:pStyle w:val="Heading4"/>
        <w:numPr>
          <w:ilvl w:val="1"/>
          <w:numId w:val="26"/>
        </w:numPr>
        <w:tabs>
          <w:tab w:val="left" w:pos="2021"/>
          <w:tab w:val="left" w:pos="2022"/>
        </w:tabs>
        <w:spacing w:before="283"/>
        <w:ind w:hanging="582"/>
      </w:pPr>
      <w:r>
        <w:t>Management</w:t>
      </w:r>
    </w:p>
    <w:p w14:paraId="20A6E3CB" w14:textId="77777777" w:rsidR="00447697" w:rsidRDefault="00447697">
      <w:pPr>
        <w:pStyle w:val="BodyText"/>
        <w:spacing w:before="7"/>
        <w:rPr>
          <w:rFonts w:ascii="Arial"/>
          <w:b/>
          <w:sz w:val="22"/>
        </w:rPr>
      </w:pPr>
    </w:p>
    <w:p w14:paraId="3D7DADAD" w14:textId="77777777" w:rsidR="00447697" w:rsidRDefault="00BE6F0B">
      <w:pPr>
        <w:pStyle w:val="BodyText"/>
        <w:ind w:left="2021"/>
      </w:pPr>
      <w:r>
        <w:t>Management</w:t>
      </w:r>
      <w:r>
        <w:rPr>
          <w:spacing w:val="-2"/>
        </w:rPr>
        <w:t xml:space="preserve"> </w:t>
      </w:r>
      <w:r>
        <w:t>shall:</w:t>
      </w:r>
    </w:p>
    <w:p w14:paraId="197C91E7" w14:textId="77777777" w:rsidR="00447697" w:rsidRDefault="00447697">
      <w:pPr>
        <w:pStyle w:val="BodyText"/>
        <w:spacing w:before="6"/>
        <w:rPr>
          <w:sz w:val="24"/>
        </w:rPr>
      </w:pPr>
    </w:p>
    <w:p w14:paraId="5AF60C67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520"/>
          <w:tab w:val="left" w:pos="2521"/>
        </w:tabs>
        <w:spacing w:line="314" w:lineRule="auto"/>
        <w:ind w:right="1439"/>
        <w:rPr>
          <w:sz w:val="21"/>
        </w:rPr>
      </w:pPr>
      <w:r>
        <w:rPr>
          <w:sz w:val="21"/>
        </w:rPr>
        <w:t>Initiate</w:t>
      </w:r>
      <w:r>
        <w:rPr>
          <w:spacing w:val="41"/>
          <w:sz w:val="21"/>
        </w:rPr>
        <w:t xml:space="preserve"> </w:t>
      </w:r>
      <w:r>
        <w:rPr>
          <w:sz w:val="21"/>
        </w:rPr>
        <w:t>personnel</w:t>
      </w:r>
      <w:r>
        <w:rPr>
          <w:spacing w:val="44"/>
          <w:sz w:val="21"/>
        </w:rPr>
        <w:t xml:space="preserve"> </w:t>
      </w:r>
      <w:r>
        <w:rPr>
          <w:sz w:val="21"/>
        </w:rPr>
        <w:t>transactions</w:t>
      </w:r>
      <w:r>
        <w:rPr>
          <w:spacing w:val="41"/>
          <w:sz w:val="21"/>
        </w:rPr>
        <w:t xml:space="preserve"> </w:t>
      </w:r>
      <w:r>
        <w:rPr>
          <w:sz w:val="21"/>
        </w:rPr>
        <w:t>for</w:t>
      </w:r>
      <w:r>
        <w:rPr>
          <w:spacing w:val="42"/>
          <w:sz w:val="21"/>
        </w:rPr>
        <w:t xml:space="preserve"> </w:t>
      </w:r>
      <w:r>
        <w:rPr>
          <w:sz w:val="21"/>
        </w:rPr>
        <w:t>their</w:t>
      </w:r>
      <w:r>
        <w:rPr>
          <w:spacing w:val="42"/>
          <w:sz w:val="21"/>
        </w:rPr>
        <w:t xml:space="preserve"> </w:t>
      </w:r>
      <w:r>
        <w:rPr>
          <w:sz w:val="21"/>
        </w:rPr>
        <w:t>employees,</w:t>
      </w:r>
      <w:r>
        <w:rPr>
          <w:spacing w:val="42"/>
          <w:sz w:val="21"/>
        </w:rPr>
        <w:t xml:space="preserve"> </w:t>
      </w:r>
      <w:r>
        <w:rPr>
          <w:sz w:val="21"/>
        </w:rPr>
        <w:t>using</w:t>
      </w:r>
      <w:r>
        <w:rPr>
          <w:spacing w:val="43"/>
          <w:sz w:val="21"/>
        </w:rPr>
        <w:t xml:space="preserve"> </w:t>
      </w:r>
      <w:r>
        <w:rPr>
          <w:sz w:val="21"/>
        </w:rPr>
        <w:t>forms</w:t>
      </w:r>
      <w:r>
        <w:rPr>
          <w:spacing w:val="43"/>
          <w:sz w:val="21"/>
        </w:rPr>
        <w:t xml:space="preserve"> </w:t>
      </w:r>
      <w:r>
        <w:rPr>
          <w:sz w:val="21"/>
        </w:rPr>
        <w:t>developed</w:t>
      </w:r>
      <w:r>
        <w:rPr>
          <w:spacing w:val="42"/>
          <w:sz w:val="21"/>
        </w:rPr>
        <w:t xml:space="preserve"> </w:t>
      </w:r>
      <w:r>
        <w:rPr>
          <w:sz w:val="21"/>
        </w:rPr>
        <w:t>by</w:t>
      </w:r>
      <w:r>
        <w:rPr>
          <w:spacing w:val="41"/>
          <w:sz w:val="21"/>
        </w:rPr>
        <w:t xml:space="preserve"> </w:t>
      </w:r>
      <w:r>
        <w:rPr>
          <w:sz w:val="21"/>
        </w:rPr>
        <w:t>the</w:t>
      </w:r>
      <w:r>
        <w:rPr>
          <w:spacing w:val="-56"/>
          <w:sz w:val="21"/>
        </w:rPr>
        <w:t xml:space="preserve"> </w:t>
      </w:r>
      <w:r>
        <w:rPr>
          <w:sz w:val="21"/>
        </w:rPr>
        <w:t>Human</w:t>
      </w:r>
      <w:r>
        <w:rPr>
          <w:spacing w:val="-2"/>
          <w:sz w:val="21"/>
        </w:rPr>
        <w:t xml:space="preserve"> </w:t>
      </w:r>
      <w:r>
        <w:rPr>
          <w:sz w:val="21"/>
        </w:rPr>
        <w:t>Resource</w:t>
      </w:r>
      <w:r>
        <w:rPr>
          <w:spacing w:val="-2"/>
          <w:sz w:val="21"/>
        </w:rPr>
        <w:t xml:space="preserve"> </w:t>
      </w:r>
      <w:r>
        <w:rPr>
          <w:sz w:val="21"/>
        </w:rPr>
        <w:t>Section.</w:t>
      </w:r>
    </w:p>
    <w:p w14:paraId="2C46C22E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520"/>
          <w:tab w:val="left" w:pos="2521"/>
        </w:tabs>
        <w:spacing w:before="169"/>
        <w:ind w:hanging="481"/>
        <w:rPr>
          <w:sz w:val="21"/>
        </w:rPr>
      </w:pPr>
      <w:r>
        <w:rPr>
          <w:sz w:val="21"/>
        </w:rPr>
        <w:t>Direct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supervise</w:t>
      </w:r>
      <w:r>
        <w:rPr>
          <w:spacing w:val="-2"/>
          <w:sz w:val="21"/>
        </w:rPr>
        <w:t xml:space="preserve"> </w:t>
      </w:r>
      <w:r>
        <w:rPr>
          <w:sz w:val="21"/>
        </w:rPr>
        <w:t>all</w:t>
      </w:r>
      <w:r>
        <w:rPr>
          <w:spacing w:val="-4"/>
          <w:sz w:val="21"/>
        </w:rPr>
        <w:t xml:space="preserve"> </w:t>
      </w:r>
      <w:r>
        <w:rPr>
          <w:sz w:val="21"/>
        </w:rPr>
        <w:t>operations,</w:t>
      </w:r>
      <w:r>
        <w:rPr>
          <w:spacing w:val="-3"/>
          <w:sz w:val="21"/>
        </w:rPr>
        <w:t xml:space="preserve"> </w:t>
      </w:r>
      <w:r>
        <w:rPr>
          <w:sz w:val="21"/>
        </w:rPr>
        <w:t>functions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work of</w:t>
      </w:r>
      <w:r>
        <w:rPr>
          <w:spacing w:val="-1"/>
          <w:sz w:val="21"/>
        </w:rPr>
        <w:t xml:space="preserve"> </w:t>
      </w:r>
      <w:r>
        <w:rPr>
          <w:sz w:val="21"/>
        </w:rPr>
        <w:t>employees.</w:t>
      </w:r>
    </w:p>
    <w:p w14:paraId="319434BB" w14:textId="77777777" w:rsidR="00447697" w:rsidRDefault="00447697">
      <w:pPr>
        <w:pStyle w:val="BodyText"/>
        <w:spacing w:before="5"/>
        <w:rPr>
          <w:sz w:val="24"/>
        </w:rPr>
      </w:pPr>
    </w:p>
    <w:p w14:paraId="1DB7B17E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520"/>
          <w:tab w:val="left" w:pos="2521"/>
        </w:tabs>
        <w:spacing w:before="1" w:line="319" w:lineRule="auto"/>
        <w:ind w:right="1439"/>
        <w:rPr>
          <w:sz w:val="21"/>
        </w:rPr>
      </w:pPr>
      <w:r>
        <w:rPr>
          <w:sz w:val="21"/>
        </w:rPr>
        <w:t>Determine</w:t>
      </w:r>
      <w:r>
        <w:rPr>
          <w:spacing w:val="15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place</w:t>
      </w:r>
      <w:r>
        <w:rPr>
          <w:spacing w:val="12"/>
          <w:sz w:val="21"/>
        </w:rPr>
        <w:t xml:space="preserve"> </w:t>
      </w:r>
      <w:r>
        <w:rPr>
          <w:sz w:val="21"/>
        </w:rPr>
        <w:t>of</w:t>
      </w:r>
      <w:r>
        <w:rPr>
          <w:spacing w:val="14"/>
          <w:sz w:val="21"/>
        </w:rPr>
        <w:t xml:space="preserve"> </w:t>
      </w:r>
      <w:r>
        <w:rPr>
          <w:sz w:val="21"/>
        </w:rPr>
        <w:t>work,</w:t>
      </w:r>
      <w:r>
        <w:rPr>
          <w:spacing w:val="14"/>
          <w:sz w:val="21"/>
        </w:rPr>
        <w:t xml:space="preserve"> </w:t>
      </w:r>
      <w:r>
        <w:rPr>
          <w:sz w:val="21"/>
        </w:rPr>
        <w:t>appropriate</w:t>
      </w:r>
      <w:r>
        <w:rPr>
          <w:spacing w:val="12"/>
          <w:sz w:val="21"/>
        </w:rPr>
        <w:t xml:space="preserve"> </w:t>
      </w:r>
      <w:r>
        <w:rPr>
          <w:sz w:val="21"/>
        </w:rPr>
        <w:t>methods,</w:t>
      </w:r>
      <w:r>
        <w:rPr>
          <w:spacing w:val="14"/>
          <w:sz w:val="21"/>
        </w:rPr>
        <w:t xml:space="preserve"> </w:t>
      </w:r>
      <w:r>
        <w:rPr>
          <w:sz w:val="21"/>
        </w:rPr>
        <w:t>processes,</w:t>
      </w:r>
      <w:r>
        <w:rPr>
          <w:spacing w:val="14"/>
          <w:sz w:val="21"/>
        </w:rPr>
        <w:t xml:space="preserve"> </w:t>
      </w:r>
      <w:r>
        <w:rPr>
          <w:sz w:val="21"/>
        </w:rPr>
        <w:t>and</w:t>
      </w:r>
      <w:r>
        <w:rPr>
          <w:spacing w:val="13"/>
          <w:sz w:val="21"/>
        </w:rPr>
        <w:t xml:space="preserve"> </w:t>
      </w:r>
      <w:r>
        <w:rPr>
          <w:sz w:val="21"/>
        </w:rPr>
        <w:t>manner</w:t>
      </w:r>
      <w:r>
        <w:rPr>
          <w:spacing w:val="14"/>
          <w:sz w:val="21"/>
        </w:rPr>
        <w:t xml:space="preserve"> </w:t>
      </w:r>
      <w:r>
        <w:rPr>
          <w:sz w:val="21"/>
        </w:rPr>
        <w:t>of</w:t>
      </w:r>
      <w:r>
        <w:rPr>
          <w:spacing w:val="-56"/>
          <w:sz w:val="21"/>
        </w:rPr>
        <w:t xml:space="preserve"> </w:t>
      </w:r>
      <w:r>
        <w:rPr>
          <w:sz w:val="21"/>
        </w:rPr>
        <w:t>performing</w:t>
      </w:r>
      <w:r>
        <w:rPr>
          <w:spacing w:val="-2"/>
          <w:sz w:val="21"/>
        </w:rPr>
        <w:t xml:space="preserve"> </w:t>
      </w:r>
      <w:r>
        <w:rPr>
          <w:sz w:val="21"/>
        </w:rPr>
        <w:t>work</w:t>
      </w:r>
      <w:r>
        <w:rPr>
          <w:spacing w:val="1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all employees.</w:t>
      </w:r>
    </w:p>
    <w:p w14:paraId="2B20F429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520"/>
          <w:tab w:val="left" w:pos="2521"/>
        </w:tabs>
        <w:spacing w:before="159"/>
        <w:ind w:hanging="481"/>
        <w:rPr>
          <w:sz w:val="21"/>
        </w:rPr>
      </w:pPr>
      <w:r>
        <w:rPr>
          <w:sz w:val="21"/>
        </w:rPr>
        <w:t>Establish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revise</w:t>
      </w:r>
      <w:r>
        <w:rPr>
          <w:spacing w:val="-2"/>
          <w:sz w:val="21"/>
        </w:rPr>
        <w:t xml:space="preserve"> </w:t>
      </w:r>
      <w:r>
        <w:rPr>
          <w:sz w:val="21"/>
        </w:rPr>
        <w:t>schedules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work.</w:t>
      </w:r>
    </w:p>
    <w:p w14:paraId="2A438404" w14:textId="77777777" w:rsidR="00447697" w:rsidRDefault="00447697">
      <w:pPr>
        <w:pStyle w:val="BodyText"/>
      </w:pPr>
    </w:p>
    <w:p w14:paraId="7B2C4CFD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520"/>
          <w:tab w:val="left" w:pos="2521"/>
        </w:tabs>
        <w:ind w:hanging="481"/>
        <w:rPr>
          <w:sz w:val="21"/>
        </w:rPr>
      </w:pPr>
      <w:r>
        <w:rPr>
          <w:sz w:val="21"/>
        </w:rPr>
        <w:t>Assign</w:t>
      </w:r>
      <w:r>
        <w:rPr>
          <w:spacing w:val="-2"/>
          <w:sz w:val="21"/>
        </w:rPr>
        <w:t xml:space="preserve"> </w:t>
      </w:r>
      <w:r>
        <w:rPr>
          <w:sz w:val="21"/>
        </w:rPr>
        <w:t>work periods,</w:t>
      </w:r>
      <w:r>
        <w:rPr>
          <w:spacing w:val="-3"/>
          <w:sz w:val="21"/>
        </w:rPr>
        <w:t xml:space="preserve"> </w:t>
      </w:r>
      <w:r>
        <w:rPr>
          <w:sz w:val="21"/>
        </w:rPr>
        <w:t>work</w:t>
      </w:r>
      <w:r>
        <w:rPr>
          <w:spacing w:val="-2"/>
          <w:sz w:val="21"/>
        </w:rPr>
        <w:t xml:space="preserve"> </w:t>
      </w:r>
      <w:r>
        <w:rPr>
          <w:sz w:val="21"/>
        </w:rPr>
        <w:t>days,</w:t>
      </w:r>
      <w:r>
        <w:rPr>
          <w:spacing w:val="-2"/>
          <w:sz w:val="21"/>
        </w:rPr>
        <w:t xml:space="preserve"> </w:t>
      </w:r>
      <w:r>
        <w:rPr>
          <w:sz w:val="21"/>
        </w:rPr>
        <w:t>hours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work and</w:t>
      </w:r>
      <w:r>
        <w:rPr>
          <w:spacing w:val="-2"/>
          <w:sz w:val="21"/>
        </w:rPr>
        <w:t xml:space="preserve"> </w:t>
      </w:r>
      <w:r>
        <w:rPr>
          <w:sz w:val="21"/>
        </w:rPr>
        <w:t>work</w:t>
      </w:r>
      <w:r>
        <w:rPr>
          <w:spacing w:val="1"/>
          <w:sz w:val="21"/>
        </w:rPr>
        <w:t xml:space="preserve"> </w:t>
      </w:r>
      <w:r>
        <w:rPr>
          <w:sz w:val="21"/>
        </w:rPr>
        <w:t>locations.</w:t>
      </w:r>
    </w:p>
    <w:p w14:paraId="6D92874F" w14:textId="77777777" w:rsidR="00447697" w:rsidRDefault="00447697">
      <w:pPr>
        <w:pStyle w:val="BodyText"/>
        <w:spacing w:before="11"/>
        <w:rPr>
          <w:sz w:val="20"/>
        </w:rPr>
      </w:pPr>
    </w:p>
    <w:p w14:paraId="295DD637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520"/>
          <w:tab w:val="left" w:pos="2521"/>
        </w:tabs>
        <w:ind w:hanging="481"/>
        <w:rPr>
          <w:sz w:val="21"/>
        </w:rPr>
      </w:pPr>
      <w:r>
        <w:rPr>
          <w:sz w:val="21"/>
        </w:rPr>
        <w:t>Designate,</w:t>
      </w:r>
      <w:r>
        <w:rPr>
          <w:spacing w:val="-4"/>
          <w:sz w:val="21"/>
        </w:rPr>
        <w:t xml:space="preserve"> </w:t>
      </w:r>
      <w:r>
        <w:rPr>
          <w:sz w:val="21"/>
        </w:rPr>
        <w:t>assign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reassign</w:t>
      </w:r>
      <w:r>
        <w:rPr>
          <w:spacing w:val="-3"/>
          <w:sz w:val="21"/>
        </w:rPr>
        <w:t xml:space="preserve"> </w:t>
      </w:r>
      <w:r>
        <w:rPr>
          <w:sz w:val="21"/>
        </w:rPr>
        <w:t>all</w:t>
      </w:r>
      <w:r>
        <w:rPr>
          <w:spacing w:val="-1"/>
          <w:sz w:val="21"/>
        </w:rPr>
        <w:t xml:space="preserve"> </w:t>
      </w:r>
      <w:r>
        <w:rPr>
          <w:sz w:val="21"/>
        </w:rPr>
        <w:t>work</w:t>
      </w:r>
      <w:r>
        <w:rPr>
          <w:spacing w:val="-1"/>
          <w:sz w:val="21"/>
        </w:rPr>
        <w:t xml:space="preserve"> </w:t>
      </w:r>
      <w:r>
        <w:rPr>
          <w:sz w:val="21"/>
        </w:rPr>
        <w:t>duties.</w:t>
      </w:r>
    </w:p>
    <w:p w14:paraId="0FEFC0D8" w14:textId="77777777" w:rsidR="00447697" w:rsidRDefault="00447697">
      <w:pPr>
        <w:pStyle w:val="BodyText"/>
        <w:spacing w:before="8"/>
        <w:rPr>
          <w:sz w:val="24"/>
        </w:rPr>
      </w:pPr>
    </w:p>
    <w:p w14:paraId="7BC5CF2B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520"/>
          <w:tab w:val="left" w:pos="2521"/>
        </w:tabs>
        <w:spacing w:line="314" w:lineRule="auto"/>
        <w:ind w:right="1442"/>
        <w:rPr>
          <w:sz w:val="21"/>
        </w:rPr>
      </w:pPr>
      <w:r>
        <w:rPr>
          <w:sz w:val="21"/>
        </w:rPr>
        <w:t>Evaluate</w:t>
      </w:r>
      <w:r>
        <w:rPr>
          <w:spacing w:val="49"/>
          <w:sz w:val="21"/>
        </w:rPr>
        <w:t xml:space="preserve"> </w:t>
      </w:r>
      <w:r>
        <w:rPr>
          <w:sz w:val="21"/>
        </w:rPr>
        <w:t>and</w:t>
      </w:r>
      <w:r>
        <w:rPr>
          <w:spacing w:val="53"/>
          <w:sz w:val="21"/>
        </w:rPr>
        <w:t xml:space="preserve"> </w:t>
      </w:r>
      <w:r>
        <w:rPr>
          <w:sz w:val="21"/>
        </w:rPr>
        <w:t>judge</w:t>
      </w:r>
      <w:r>
        <w:rPr>
          <w:spacing w:val="53"/>
          <w:sz w:val="21"/>
        </w:rPr>
        <w:t xml:space="preserve"> </w:t>
      </w:r>
      <w:r>
        <w:rPr>
          <w:sz w:val="21"/>
        </w:rPr>
        <w:t>the</w:t>
      </w:r>
      <w:r>
        <w:rPr>
          <w:spacing w:val="50"/>
          <w:sz w:val="21"/>
        </w:rPr>
        <w:t xml:space="preserve"> </w:t>
      </w:r>
      <w:r>
        <w:rPr>
          <w:sz w:val="21"/>
        </w:rPr>
        <w:t>skill,</w:t>
      </w:r>
      <w:r>
        <w:rPr>
          <w:spacing w:val="51"/>
          <w:sz w:val="21"/>
        </w:rPr>
        <w:t xml:space="preserve"> </w:t>
      </w:r>
      <w:r>
        <w:rPr>
          <w:sz w:val="21"/>
        </w:rPr>
        <w:t>ability,</w:t>
      </w:r>
      <w:r>
        <w:rPr>
          <w:spacing w:val="51"/>
          <w:sz w:val="21"/>
        </w:rPr>
        <w:t xml:space="preserve"> </w:t>
      </w:r>
      <w:r>
        <w:rPr>
          <w:sz w:val="21"/>
        </w:rPr>
        <w:t>efficiency</w:t>
      </w:r>
      <w:r>
        <w:rPr>
          <w:spacing w:val="50"/>
          <w:sz w:val="21"/>
        </w:rPr>
        <w:t xml:space="preserve"> </w:t>
      </w:r>
      <w:r>
        <w:rPr>
          <w:sz w:val="21"/>
        </w:rPr>
        <w:t>and</w:t>
      </w:r>
      <w:r>
        <w:rPr>
          <w:spacing w:val="53"/>
          <w:sz w:val="21"/>
        </w:rPr>
        <w:t xml:space="preserve"> </w:t>
      </w:r>
      <w:r>
        <w:rPr>
          <w:sz w:val="21"/>
        </w:rPr>
        <w:t>general</w:t>
      </w:r>
      <w:r>
        <w:rPr>
          <w:spacing w:val="51"/>
          <w:sz w:val="21"/>
        </w:rPr>
        <w:t xml:space="preserve"> </w:t>
      </w:r>
      <w:r>
        <w:rPr>
          <w:sz w:val="21"/>
        </w:rPr>
        <w:t>work</w:t>
      </w:r>
      <w:r>
        <w:rPr>
          <w:spacing w:val="55"/>
          <w:sz w:val="21"/>
        </w:rPr>
        <w:t xml:space="preserve"> </w:t>
      </w:r>
      <w:r>
        <w:rPr>
          <w:sz w:val="21"/>
        </w:rPr>
        <w:t>performance</w:t>
      </w:r>
      <w:r>
        <w:rPr>
          <w:spacing w:val="53"/>
          <w:sz w:val="21"/>
        </w:rPr>
        <w:t xml:space="preserve"> </w:t>
      </w:r>
      <w:r>
        <w:rPr>
          <w:sz w:val="21"/>
        </w:rPr>
        <w:t>of</w:t>
      </w:r>
      <w:r>
        <w:rPr>
          <w:spacing w:val="-56"/>
          <w:sz w:val="21"/>
        </w:rPr>
        <w:t xml:space="preserve"> </w:t>
      </w:r>
      <w:r>
        <w:rPr>
          <w:sz w:val="21"/>
        </w:rPr>
        <w:t>employees.</w:t>
      </w:r>
    </w:p>
    <w:p w14:paraId="6EA9A75E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501"/>
          <w:tab w:val="left" w:pos="2502"/>
        </w:tabs>
        <w:spacing w:before="171"/>
        <w:ind w:left="2501" w:hanging="462"/>
        <w:rPr>
          <w:sz w:val="21"/>
        </w:rPr>
      </w:pPr>
      <w:r>
        <w:rPr>
          <w:sz w:val="21"/>
        </w:rPr>
        <w:t>Take</w:t>
      </w:r>
      <w:r>
        <w:rPr>
          <w:spacing w:val="-4"/>
          <w:sz w:val="21"/>
        </w:rPr>
        <w:t xml:space="preserve"> </w:t>
      </w:r>
      <w:r>
        <w:rPr>
          <w:sz w:val="21"/>
        </w:rPr>
        <w:t>actions,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z w:val="21"/>
        </w:rPr>
        <w:t>necessary,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carry</w:t>
      </w:r>
      <w:r>
        <w:rPr>
          <w:spacing w:val="-6"/>
          <w:sz w:val="21"/>
        </w:rPr>
        <w:t xml:space="preserve"> </w:t>
      </w:r>
      <w:r>
        <w:rPr>
          <w:sz w:val="21"/>
        </w:rPr>
        <w:t>out</w:t>
      </w:r>
      <w:r>
        <w:rPr>
          <w:spacing w:val="-4"/>
          <w:sz w:val="21"/>
        </w:rPr>
        <w:t xml:space="preserve"> </w:t>
      </w:r>
      <w:r>
        <w:rPr>
          <w:sz w:val="21"/>
        </w:rPr>
        <w:t>organization’s</w:t>
      </w:r>
      <w:r>
        <w:rPr>
          <w:spacing w:val="50"/>
          <w:sz w:val="21"/>
        </w:rPr>
        <w:t xml:space="preserve"> </w:t>
      </w:r>
      <w:r>
        <w:rPr>
          <w:sz w:val="21"/>
        </w:rPr>
        <w:t>mission.</w:t>
      </w:r>
    </w:p>
    <w:p w14:paraId="7D86C000" w14:textId="77777777" w:rsidR="00447697" w:rsidRDefault="00447697">
      <w:pPr>
        <w:pStyle w:val="BodyText"/>
        <w:spacing w:before="4"/>
        <w:rPr>
          <w:sz w:val="20"/>
        </w:rPr>
      </w:pPr>
    </w:p>
    <w:p w14:paraId="3580ADC5" w14:textId="77777777" w:rsidR="00447697" w:rsidRDefault="00BE6F0B">
      <w:pPr>
        <w:pStyle w:val="Heading4"/>
        <w:numPr>
          <w:ilvl w:val="1"/>
          <w:numId w:val="26"/>
        </w:numPr>
        <w:tabs>
          <w:tab w:val="left" w:pos="2021"/>
          <w:tab w:val="left" w:pos="2022"/>
        </w:tabs>
        <w:spacing w:before="1"/>
        <w:ind w:hanging="582"/>
      </w:pPr>
      <w:r>
        <w:t>Human</w:t>
      </w:r>
      <w:r>
        <w:rPr>
          <w:spacing w:val="-1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Section</w:t>
      </w:r>
    </w:p>
    <w:p w14:paraId="24973C74" w14:textId="77777777" w:rsidR="00447697" w:rsidRDefault="00447697">
      <w:pPr>
        <w:pStyle w:val="BodyText"/>
        <w:spacing w:before="2"/>
        <w:rPr>
          <w:rFonts w:ascii="Arial"/>
          <w:b/>
          <w:sz w:val="22"/>
        </w:rPr>
      </w:pPr>
    </w:p>
    <w:p w14:paraId="58F6F878" w14:textId="77777777" w:rsidR="00447697" w:rsidRDefault="00BE6F0B">
      <w:pPr>
        <w:pStyle w:val="BodyText"/>
        <w:ind w:left="2021"/>
      </w:pPr>
      <w:r>
        <w:t>Organization’s</w:t>
      </w:r>
      <w:r>
        <w:rPr>
          <w:spacing w:val="45"/>
        </w:rPr>
        <w:t xml:space="preserve"> </w:t>
      </w:r>
      <w:r>
        <w:t>Human</w:t>
      </w:r>
      <w:r>
        <w:rPr>
          <w:spacing w:val="48"/>
        </w:rPr>
        <w:t xml:space="preserve"> </w:t>
      </w:r>
      <w:proofErr w:type="spellStart"/>
      <w:r>
        <w:t>ResourceSectionshall</w:t>
      </w:r>
      <w:proofErr w:type="spellEnd"/>
      <w:r>
        <w:t>:</w:t>
      </w:r>
    </w:p>
    <w:p w14:paraId="15A6F4A1" w14:textId="77777777" w:rsidR="00447697" w:rsidRDefault="00447697">
      <w:pPr>
        <w:pStyle w:val="BodyText"/>
        <w:spacing w:before="6"/>
        <w:rPr>
          <w:sz w:val="24"/>
        </w:rPr>
      </w:pPr>
    </w:p>
    <w:p w14:paraId="41038095" w14:textId="77777777" w:rsidR="00447697" w:rsidRDefault="00BE6F0B">
      <w:pPr>
        <w:pStyle w:val="ListParagraph"/>
        <w:numPr>
          <w:ilvl w:val="0"/>
          <w:numId w:val="25"/>
        </w:numPr>
        <w:tabs>
          <w:tab w:val="left" w:pos="2362"/>
        </w:tabs>
        <w:spacing w:before="1" w:line="338" w:lineRule="auto"/>
        <w:ind w:right="1416" w:hanging="384"/>
        <w:jc w:val="both"/>
        <w:rPr>
          <w:sz w:val="21"/>
        </w:rPr>
      </w:pPr>
      <w:r>
        <w:rPr>
          <w:sz w:val="21"/>
        </w:rPr>
        <w:t>Be</w:t>
      </w:r>
      <w:r>
        <w:rPr>
          <w:spacing w:val="1"/>
          <w:sz w:val="21"/>
        </w:rPr>
        <w:t xml:space="preserve"> </w:t>
      </w:r>
      <w:r>
        <w:rPr>
          <w:sz w:val="21"/>
        </w:rPr>
        <w:t>overall</w:t>
      </w:r>
      <w:r>
        <w:rPr>
          <w:spacing w:val="1"/>
          <w:sz w:val="21"/>
        </w:rPr>
        <w:t xml:space="preserve"> </w:t>
      </w:r>
      <w:r>
        <w:rPr>
          <w:sz w:val="21"/>
        </w:rPr>
        <w:t>responsible</w:t>
      </w:r>
      <w:r>
        <w:rPr>
          <w:spacing w:val="1"/>
          <w:sz w:val="21"/>
        </w:rPr>
        <w:t xml:space="preserve"> </w:t>
      </w:r>
      <w:r>
        <w:rPr>
          <w:sz w:val="21"/>
        </w:rPr>
        <w:t>for</w:t>
      </w:r>
      <w:r>
        <w:rPr>
          <w:spacing w:val="1"/>
          <w:sz w:val="21"/>
        </w:rPr>
        <w:t xml:space="preserve"> </w:t>
      </w:r>
      <w:r>
        <w:rPr>
          <w:sz w:val="21"/>
        </w:rPr>
        <w:t>establishing,</w:t>
      </w:r>
      <w:r>
        <w:rPr>
          <w:spacing w:val="1"/>
          <w:sz w:val="21"/>
        </w:rPr>
        <w:t xml:space="preserve"> </w:t>
      </w:r>
      <w:r>
        <w:rPr>
          <w:sz w:val="21"/>
        </w:rPr>
        <w:t>maintaining,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coordinating</w:t>
      </w:r>
      <w:r>
        <w:rPr>
          <w:spacing w:val="1"/>
          <w:sz w:val="21"/>
        </w:rPr>
        <w:t xml:space="preserve"> </w:t>
      </w:r>
      <w:r>
        <w:rPr>
          <w:sz w:val="21"/>
        </w:rPr>
        <w:t>personnel</w:t>
      </w:r>
      <w:r>
        <w:rPr>
          <w:spacing w:val="1"/>
          <w:sz w:val="21"/>
        </w:rPr>
        <w:t xml:space="preserve"> </w:t>
      </w:r>
      <w:r>
        <w:rPr>
          <w:sz w:val="21"/>
        </w:rPr>
        <w:t>transactions and records management systems and procedures for all Organization</w:t>
      </w:r>
      <w:r>
        <w:rPr>
          <w:spacing w:val="1"/>
          <w:sz w:val="21"/>
        </w:rPr>
        <w:t xml:space="preserve"> </w:t>
      </w:r>
      <w:r>
        <w:rPr>
          <w:sz w:val="21"/>
        </w:rPr>
        <w:t>employees</w:t>
      </w:r>
      <w:r>
        <w:rPr>
          <w:spacing w:val="-2"/>
          <w:sz w:val="21"/>
        </w:rPr>
        <w:t xml:space="preserve"> </w:t>
      </w:r>
      <w:r>
        <w:rPr>
          <w:sz w:val="21"/>
        </w:rPr>
        <w:t>consistent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provincial and</w:t>
      </w:r>
      <w:r>
        <w:rPr>
          <w:spacing w:val="-1"/>
          <w:sz w:val="21"/>
        </w:rPr>
        <w:t xml:space="preserve"> </w:t>
      </w:r>
      <w:r>
        <w:rPr>
          <w:sz w:val="21"/>
        </w:rPr>
        <w:t>federal laws.</w:t>
      </w:r>
    </w:p>
    <w:p w14:paraId="3E68A188" w14:textId="77777777" w:rsidR="00447697" w:rsidRDefault="00BE6F0B">
      <w:pPr>
        <w:pStyle w:val="ListParagraph"/>
        <w:numPr>
          <w:ilvl w:val="0"/>
          <w:numId w:val="25"/>
        </w:numPr>
        <w:tabs>
          <w:tab w:val="left" w:pos="2362"/>
        </w:tabs>
        <w:spacing w:before="188" w:line="314" w:lineRule="auto"/>
        <w:ind w:right="1438" w:hanging="384"/>
        <w:jc w:val="both"/>
        <w:rPr>
          <w:sz w:val="21"/>
        </w:rPr>
      </w:pPr>
      <w:r>
        <w:rPr>
          <w:sz w:val="21"/>
        </w:rPr>
        <w:t>Advise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assist</w:t>
      </w:r>
      <w:r>
        <w:rPr>
          <w:spacing w:val="1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1"/>
          <w:sz w:val="21"/>
        </w:rPr>
        <w:t xml:space="preserve"> </w:t>
      </w:r>
      <w:r>
        <w:rPr>
          <w:sz w:val="21"/>
        </w:rPr>
        <w:t>Management</w:t>
      </w:r>
      <w:r>
        <w:rPr>
          <w:spacing w:val="1"/>
          <w:sz w:val="21"/>
        </w:rPr>
        <w:t xml:space="preserve"> </w:t>
      </w:r>
      <w:r>
        <w:rPr>
          <w:sz w:val="21"/>
        </w:rPr>
        <w:t>on</w:t>
      </w:r>
      <w:r>
        <w:rPr>
          <w:spacing w:val="1"/>
          <w:sz w:val="21"/>
        </w:rPr>
        <w:t xml:space="preserve"> </w:t>
      </w:r>
      <w:r>
        <w:rPr>
          <w:sz w:val="21"/>
        </w:rPr>
        <w:t>all</w:t>
      </w:r>
      <w:r>
        <w:rPr>
          <w:spacing w:val="1"/>
          <w:sz w:val="21"/>
        </w:rPr>
        <w:t xml:space="preserve"> </w:t>
      </w:r>
      <w:r>
        <w:rPr>
          <w:sz w:val="21"/>
        </w:rPr>
        <w:t>transactions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records</w:t>
      </w:r>
      <w:r>
        <w:rPr>
          <w:spacing w:val="1"/>
          <w:sz w:val="21"/>
        </w:rPr>
        <w:t xml:space="preserve"> </w:t>
      </w:r>
      <w:r>
        <w:rPr>
          <w:sz w:val="21"/>
        </w:rPr>
        <w:t>management</w:t>
      </w:r>
      <w:r>
        <w:rPr>
          <w:spacing w:val="-3"/>
          <w:sz w:val="21"/>
        </w:rPr>
        <w:t xml:space="preserve"> </w:t>
      </w:r>
      <w:r>
        <w:rPr>
          <w:sz w:val="21"/>
        </w:rPr>
        <w:t>systems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procedures</w:t>
      </w:r>
      <w:r>
        <w:rPr>
          <w:spacing w:val="-2"/>
          <w:sz w:val="21"/>
        </w:rPr>
        <w:t xml:space="preserve"> </w:t>
      </w:r>
      <w:r>
        <w:rPr>
          <w:sz w:val="21"/>
        </w:rPr>
        <w:t>related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personnel.</w:t>
      </w:r>
    </w:p>
    <w:p w14:paraId="4F09AA3C" w14:textId="77777777" w:rsidR="00447697" w:rsidRDefault="00BE6F0B">
      <w:pPr>
        <w:pStyle w:val="Heading4"/>
        <w:numPr>
          <w:ilvl w:val="1"/>
          <w:numId w:val="26"/>
        </w:numPr>
        <w:tabs>
          <w:tab w:val="left" w:pos="2021"/>
          <w:tab w:val="left" w:pos="2022"/>
        </w:tabs>
        <w:spacing w:before="164"/>
        <w:ind w:hanging="582"/>
      </w:pPr>
      <w:r>
        <w:t>Finance</w:t>
      </w:r>
      <w:r>
        <w:rPr>
          <w:spacing w:val="-3"/>
        </w:rPr>
        <w:t xml:space="preserve"> </w:t>
      </w:r>
      <w:r>
        <w:t>Section</w:t>
      </w:r>
    </w:p>
    <w:p w14:paraId="40D492BE" w14:textId="77777777" w:rsidR="00447697" w:rsidRDefault="00447697">
      <w:pPr>
        <w:pStyle w:val="BodyText"/>
        <w:spacing w:before="1"/>
        <w:rPr>
          <w:rFonts w:ascii="Arial"/>
          <w:b/>
          <w:sz w:val="22"/>
        </w:rPr>
      </w:pPr>
    </w:p>
    <w:p w14:paraId="360E5FC9" w14:textId="77777777" w:rsidR="00447697" w:rsidRDefault="00BE6F0B">
      <w:pPr>
        <w:pStyle w:val="BodyText"/>
        <w:ind w:left="2040"/>
      </w:pPr>
      <w:r>
        <w:t>Finance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records:</w:t>
      </w:r>
    </w:p>
    <w:p w14:paraId="607D76E9" w14:textId="77777777" w:rsidR="00447697" w:rsidRDefault="00447697">
      <w:pPr>
        <w:pStyle w:val="BodyText"/>
        <w:spacing w:before="1"/>
      </w:pPr>
    </w:p>
    <w:p w14:paraId="4847C121" w14:textId="77777777" w:rsidR="00447697" w:rsidRDefault="00BE6F0B">
      <w:pPr>
        <w:pStyle w:val="ListParagraph"/>
        <w:numPr>
          <w:ilvl w:val="0"/>
          <w:numId w:val="24"/>
        </w:numPr>
        <w:tabs>
          <w:tab w:val="left" w:pos="2401"/>
        </w:tabs>
        <w:spacing w:before="1"/>
        <w:ind w:hanging="361"/>
        <w:rPr>
          <w:sz w:val="21"/>
        </w:rPr>
      </w:pPr>
      <w:r>
        <w:rPr>
          <w:sz w:val="21"/>
        </w:rPr>
        <w:t>Medical</w:t>
      </w:r>
      <w:r>
        <w:rPr>
          <w:spacing w:val="-4"/>
          <w:sz w:val="21"/>
        </w:rPr>
        <w:t xml:space="preserve"> </w:t>
      </w:r>
      <w:r>
        <w:rPr>
          <w:sz w:val="21"/>
        </w:rPr>
        <w:t>Record:</w:t>
      </w:r>
      <w:r>
        <w:rPr>
          <w:spacing w:val="-3"/>
          <w:sz w:val="21"/>
        </w:rPr>
        <w:t xml:space="preserve"> </w:t>
      </w:r>
      <w:r>
        <w:rPr>
          <w:sz w:val="21"/>
        </w:rPr>
        <w:t>Copies</w:t>
      </w:r>
      <w:r>
        <w:rPr>
          <w:spacing w:val="-1"/>
          <w:sz w:val="21"/>
        </w:rPr>
        <w:t xml:space="preserve"> </w:t>
      </w:r>
      <w:r>
        <w:rPr>
          <w:sz w:val="21"/>
        </w:rPr>
        <w:t>of bills,</w:t>
      </w:r>
      <w:r>
        <w:rPr>
          <w:spacing w:val="-3"/>
          <w:sz w:val="21"/>
        </w:rPr>
        <w:t xml:space="preserve"> </w:t>
      </w:r>
      <w:r>
        <w:rPr>
          <w:sz w:val="21"/>
        </w:rPr>
        <w:t>prescriptions,</w:t>
      </w:r>
      <w:r>
        <w:rPr>
          <w:spacing w:val="-2"/>
          <w:sz w:val="21"/>
        </w:rPr>
        <w:t xml:space="preserve"> </w:t>
      </w:r>
      <w:r>
        <w:rPr>
          <w:sz w:val="21"/>
        </w:rPr>
        <w:t>date</w:t>
      </w:r>
      <w:r>
        <w:rPr>
          <w:spacing w:val="-4"/>
          <w:sz w:val="21"/>
        </w:rPr>
        <w:t xml:space="preserve"> </w:t>
      </w:r>
      <w:r>
        <w:rPr>
          <w:sz w:val="21"/>
        </w:rPr>
        <w:t>&amp;</w:t>
      </w:r>
      <w:r>
        <w:rPr>
          <w:spacing w:val="-1"/>
          <w:sz w:val="21"/>
        </w:rPr>
        <w:t xml:space="preserve"> </w:t>
      </w:r>
      <w:r>
        <w:rPr>
          <w:sz w:val="21"/>
        </w:rPr>
        <w:t>value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reimbursements.</w:t>
      </w:r>
    </w:p>
    <w:p w14:paraId="03C8EBD4" w14:textId="77777777" w:rsidR="00447697" w:rsidRDefault="00447697">
      <w:pPr>
        <w:pStyle w:val="BodyText"/>
        <w:spacing w:before="9"/>
        <w:rPr>
          <w:sz w:val="20"/>
        </w:rPr>
      </w:pPr>
    </w:p>
    <w:p w14:paraId="4E0BD984" w14:textId="77777777" w:rsidR="00447697" w:rsidRDefault="00BE6F0B">
      <w:pPr>
        <w:pStyle w:val="ListParagraph"/>
        <w:numPr>
          <w:ilvl w:val="0"/>
          <w:numId w:val="24"/>
        </w:numPr>
        <w:tabs>
          <w:tab w:val="left" w:pos="2401"/>
        </w:tabs>
        <w:ind w:hanging="361"/>
        <w:rPr>
          <w:sz w:val="21"/>
        </w:rPr>
      </w:pPr>
      <w:r>
        <w:rPr>
          <w:sz w:val="21"/>
        </w:rPr>
        <w:t>Staff Time</w:t>
      </w:r>
      <w:r>
        <w:rPr>
          <w:spacing w:val="-4"/>
          <w:sz w:val="21"/>
        </w:rPr>
        <w:t xml:space="preserve"> </w:t>
      </w:r>
      <w:r>
        <w:rPr>
          <w:sz w:val="21"/>
        </w:rPr>
        <w:t>Sheets/Leave</w:t>
      </w:r>
      <w:r>
        <w:rPr>
          <w:spacing w:val="-1"/>
          <w:sz w:val="21"/>
        </w:rPr>
        <w:t xml:space="preserve"> </w:t>
      </w:r>
      <w:r>
        <w:rPr>
          <w:sz w:val="21"/>
        </w:rPr>
        <w:t>Records.</w:t>
      </w:r>
    </w:p>
    <w:p w14:paraId="37A46AF4" w14:textId="77777777" w:rsidR="00447697" w:rsidRDefault="00447697">
      <w:pPr>
        <w:pStyle w:val="BodyText"/>
        <w:spacing w:before="1"/>
      </w:pPr>
    </w:p>
    <w:p w14:paraId="39A7EFDA" w14:textId="77777777" w:rsidR="00447697" w:rsidRDefault="00BE6F0B">
      <w:pPr>
        <w:pStyle w:val="ListParagraph"/>
        <w:numPr>
          <w:ilvl w:val="0"/>
          <w:numId w:val="24"/>
        </w:numPr>
        <w:tabs>
          <w:tab w:val="left" w:pos="2401"/>
        </w:tabs>
        <w:spacing w:before="1"/>
        <w:ind w:hanging="361"/>
        <w:rPr>
          <w:sz w:val="21"/>
        </w:rPr>
      </w:pPr>
      <w:r>
        <w:rPr>
          <w:sz w:val="21"/>
        </w:rPr>
        <w:t>Staff</w:t>
      </w:r>
      <w:r>
        <w:rPr>
          <w:spacing w:val="-1"/>
          <w:sz w:val="21"/>
        </w:rPr>
        <w:t xml:space="preserve"> </w:t>
      </w:r>
      <w:r>
        <w:rPr>
          <w:sz w:val="21"/>
        </w:rPr>
        <w:t>Advances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Repayments.</w:t>
      </w:r>
    </w:p>
    <w:p w14:paraId="7AA95688" w14:textId="77777777" w:rsidR="00447697" w:rsidRDefault="00447697">
      <w:pPr>
        <w:pStyle w:val="BodyText"/>
        <w:spacing w:before="10"/>
        <w:rPr>
          <w:sz w:val="19"/>
        </w:rPr>
      </w:pPr>
    </w:p>
    <w:p w14:paraId="4D69A587" w14:textId="77777777" w:rsidR="00447697" w:rsidRDefault="00BE6F0B">
      <w:pPr>
        <w:pStyle w:val="Heading4"/>
        <w:numPr>
          <w:ilvl w:val="1"/>
          <w:numId w:val="26"/>
        </w:numPr>
        <w:tabs>
          <w:tab w:val="left" w:pos="2021"/>
          <w:tab w:val="left" w:pos="2022"/>
        </w:tabs>
        <w:ind w:hanging="582"/>
      </w:pPr>
      <w:r>
        <w:t>Personnel</w:t>
      </w:r>
      <w:r>
        <w:rPr>
          <w:spacing w:val="-2"/>
        </w:rPr>
        <w:t xml:space="preserve"> </w:t>
      </w:r>
      <w:r>
        <w:t>Records</w:t>
      </w:r>
    </w:p>
    <w:p w14:paraId="69000B46" w14:textId="77777777" w:rsidR="00447697" w:rsidRDefault="00447697">
      <w:pPr>
        <w:pStyle w:val="BodyText"/>
        <w:spacing w:before="5"/>
        <w:rPr>
          <w:rFonts w:ascii="Arial"/>
          <w:b/>
          <w:sz w:val="26"/>
        </w:rPr>
      </w:pPr>
    </w:p>
    <w:p w14:paraId="41BD7776" w14:textId="77777777" w:rsidR="00447697" w:rsidRDefault="00BE6F0B">
      <w:pPr>
        <w:pStyle w:val="BodyText"/>
        <w:spacing w:line="312" w:lineRule="auto"/>
        <w:ind w:left="2021" w:right="1435"/>
      </w:pPr>
      <w:r>
        <w:t>Employees</w:t>
      </w:r>
      <w:r>
        <w:rPr>
          <w:spacing w:val="12"/>
        </w:rPr>
        <w:t xml:space="preserve"> </w:t>
      </w:r>
      <w:r>
        <w:t>shall</w:t>
      </w:r>
      <w:r>
        <w:rPr>
          <w:spacing w:val="13"/>
        </w:rPr>
        <w:t xml:space="preserve"> </w:t>
      </w:r>
      <w:r>
        <w:t>receive</w:t>
      </w:r>
      <w:r>
        <w:rPr>
          <w:spacing w:val="13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copy</w:t>
      </w:r>
      <w:r>
        <w:rPr>
          <w:spacing w:val="11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all</w:t>
      </w:r>
      <w:r>
        <w:rPr>
          <w:spacing w:val="14"/>
        </w:rPr>
        <w:t xml:space="preserve"> </w:t>
      </w:r>
      <w:r>
        <w:t>personnel</w:t>
      </w:r>
      <w:r>
        <w:rPr>
          <w:spacing w:val="13"/>
        </w:rPr>
        <w:t xml:space="preserve"> </w:t>
      </w:r>
      <w:r>
        <w:t>transactions</w:t>
      </w:r>
      <w:r>
        <w:rPr>
          <w:spacing w:val="13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affect</w:t>
      </w:r>
      <w:r>
        <w:rPr>
          <w:spacing w:val="11"/>
        </w:rPr>
        <w:t xml:space="preserve"> </w:t>
      </w:r>
      <w:r>
        <w:t>their</w:t>
      </w:r>
      <w:r>
        <w:rPr>
          <w:spacing w:val="12"/>
        </w:rPr>
        <w:t xml:space="preserve"> </w:t>
      </w:r>
      <w:r>
        <w:t>employment</w:t>
      </w:r>
      <w:r>
        <w:rPr>
          <w:spacing w:val="-5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personal status.</w:t>
      </w:r>
      <w:r>
        <w:rPr>
          <w:spacing w:val="-5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Resource</w:t>
      </w:r>
      <w:r>
        <w:rPr>
          <w:spacing w:val="-1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maintain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updated</w:t>
      </w:r>
      <w:r>
        <w:rPr>
          <w:spacing w:val="-1"/>
        </w:rPr>
        <w:t xml:space="preserve"> </w:t>
      </w:r>
      <w:r>
        <w:t>record of service</w:t>
      </w:r>
      <w:r>
        <w:rPr>
          <w:spacing w:val="-1"/>
        </w:rPr>
        <w:t xml:space="preserve"> </w:t>
      </w:r>
      <w:r>
        <w:t>for</w:t>
      </w:r>
    </w:p>
    <w:p w14:paraId="1C9CCD73" w14:textId="77777777" w:rsidR="00447697" w:rsidRDefault="00447697">
      <w:pPr>
        <w:spacing w:line="312" w:lineRule="auto"/>
        <w:sectPr w:rsidR="00447697">
          <w:pgSz w:w="11900" w:h="16840"/>
          <w:pgMar w:top="1280" w:right="0" w:bottom="1440" w:left="0" w:header="138" w:footer="1161" w:gutter="0"/>
          <w:cols w:space="720"/>
        </w:sectPr>
      </w:pPr>
    </w:p>
    <w:p w14:paraId="4682779D" w14:textId="77777777" w:rsidR="00447697" w:rsidRDefault="00BE6F0B">
      <w:pPr>
        <w:pStyle w:val="BodyText"/>
        <w:spacing w:before="176" w:line="312" w:lineRule="auto"/>
        <w:ind w:left="2021" w:right="1897"/>
      </w:pPr>
      <w:bookmarkStart w:id="1260" w:name="_bookmark40"/>
      <w:bookmarkEnd w:id="1260"/>
      <w:r>
        <w:lastRenderedPageBreak/>
        <w:t>all staff. Separate files shall be maintained for each employee containing the following</w:t>
      </w:r>
      <w:r>
        <w:rPr>
          <w:spacing w:val="-56"/>
        </w:rPr>
        <w:t xml:space="preserve"> </w:t>
      </w:r>
      <w:r>
        <w:t>information:</w:t>
      </w:r>
    </w:p>
    <w:p w14:paraId="16339CC7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401"/>
        </w:tabs>
        <w:spacing w:before="54"/>
        <w:ind w:left="2400" w:hanging="361"/>
        <w:rPr>
          <w:sz w:val="21"/>
        </w:rPr>
      </w:pPr>
      <w:r>
        <w:rPr>
          <w:sz w:val="21"/>
        </w:rPr>
        <w:t>Name</w:t>
      </w:r>
    </w:p>
    <w:p w14:paraId="5512307E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401"/>
        </w:tabs>
        <w:spacing w:before="119"/>
        <w:ind w:left="2400" w:hanging="361"/>
        <w:rPr>
          <w:sz w:val="21"/>
        </w:rPr>
      </w:pPr>
      <w:r>
        <w:rPr>
          <w:sz w:val="21"/>
        </w:rPr>
        <w:t>Father's</w:t>
      </w:r>
      <w:r>
        <w:rPr>
          <w:spacing w:val="-2"/>
          <w:sz w:val="21"/>
        </w:rPr>
        <w:t xml:space="preserve"> </w:t>
      </w:r>
      <w:r>
        <w:rPr>
          <w:sz w:val="21"/>
        </w:rPr>
        <w:t>Name</w:t>
      </w:r>
    </w:p>
    <w:p w14:paraId="35DB4670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401"/>
        </w:tabs>
        <w:spacing w:before="123"/>
        <w:ind w:left="2400" w:hanging="361"/>
        <w:rPr>
          <w:sz w:val="21"/>
        </w:rPr>
      </w:pPr>
      <w:r>
        <w:rPr>
          <w:sz w:val="21"/>
        </w:rPr>
        <w:t>Date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Birth</w:t>
      </w:r>
    </w:p>
    <w:p w14:paraId="382A0969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401"/>
        </w:tabs>
        <w:spacing w:before="119"/>
        <w:ind w:left="2400" w:hanging="361"/>
        <w:rPr>
          <w:sz w:val="21"/>
        </w:rPr>
      </w:pPr>
      <w:r>
        <w:rPr>
          <w:sz w:val="21"/>
        </w:rPr>
        <w:t>Place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Birth,</w:t>
      </w:r>
      <w:r>
        <w:rPr>
          <w:spacing w:val="-2"/>
          <w:sz w:val="21"/>
        </w:rPr>
        <w:t xml:space="preserve"> </w:t>
      </w:r>
      <w:r>
        <w:rPr>
          <w:sz w:val="21"/>
        </w:rPr>
        <w:t>(District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permanent</w:t>
      </w:r>
      <w:r>
        <w:rPr>
          <w:spacing w:val="-3"/>
          <w:sz w:val="21"/>
        </w:rPr>
        <w:t xml:space="preserve"> </w:t>
      </w:r>
      <w:r>
        <w:rPr>
          <w:sz w:val="21"/>
        </w:rPr>
        <w:t>residence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name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Province.)</w:t>
      </w:r>
    </w:p>
    <w:p w14:paraId="3FB7C900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401"/>
        </w:tabs>
        <w:spacing w:before="123"/>
        <w:ind w:left="2400" w:hanging="361"/>
        <w:rPr>
          <w:sz w:val="21"/>
        </w:rPr>
      </w:pPr>
      <w:r>
        <w:rPr>
          <w:sz w:val="21"/>
        </w:rPr>
        <w:t>Qualification</w:t>
      </w:r>
    </w:p>
    <w:p w14:paraId="08A6E643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400"/>
          <w:tab w:val="left" w:pos="2401"/>
        </w:tabs>
        <w:spacing w:before="116"/>
        <w:ind w:left="2400" w:hanging="361"/>
        <w:rPr>
          <w:sz w:val="21"/>
        </w:rPr>
      </w:pPr>
      <w:r>
        <w:rPr>
          <w:sz w:val="21"/>
        </w:rPr>
        <w:t>Present</w:t>
      </w:r>
      <w:r>
        <w:rPr>
          <w:spacing w:val="-2"/>
          <w:sz w:val="21"/>
        </w:rPr>
        <w:t xml:space="preserve"> </w:t>
      </w:r>
      <w:r>
        <w:rPr>
          <w:sz w:val="21"/>
        </w:rPr>
        <w:t>Address</w:t>
      </w:r>
    </w:p>
    <w:p w14:paraId="05DC42FA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401"/>
        </w:tabs>
        <w:spacing w:before="123"/>
        <w:ind w:left="2400" w:hanging="361"/>
        <w:rPr>
          <w:sz w:val="21"/>
        </w:rPr>
      </w:pPr>
      <w:r>
        <w:rPr>
          <w:sz w:val="21"/>
        </w:rPr>
        <w:t>Date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Appointment</w:t>
      </w:r>
    </w:p>
    <w:p w14:paraId="6E0231DB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401"/>
        </w:tabs>
        <w:spacing w:before="119"/>
        <w:ind w:left="2400" w:hanging="361"/>
        <w:rPr>
          <w:sz w:val="21"/>
        </w:rPr>
      </w:pPr>
      <w:r>
        <w:rPr>
          <w:sz w:val="21"/>
        </w:rPr>
        <w:t>Date</w:t>
      </w:r>
      <w:r>
        <w:rPr>
          <w:spacing w:val="-2"/>
          <w:sz w:val="21"/>
        </w:rPr>
        <w:t xml:space="preserve"> </w:t>
      </w:r>
      <w:r>
        <w:rPr>
          <w:sz w:val="21"/>
        </w:rPr>
        <w:t>of Joining</w:t>
      </w:r>
      <w:r>
        <w:rPr>
          <w:spacing w:val="-4"/>
          <w:sz w:val="21"/>
        </w:rPr>
        <w:t xml:space="preserve"> </w:t>
      </w:r>
      <w:r>
        <w:rPr>
          <w:sz w:val="21"/>
        </w:rPr>
        <w:t>Service</w:t>
      </w:r>
    </w:p>
    <w:p w14:paraId="653F91DF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400"/>
          <w:tab w:val="left" w:pos="2401"/>
        </w:tabs>
        <w:spacing w:before="123"/>
        <w:ind w:left="2400" w:hanging="361"/>
        <w:rPr>
          <w:sz w:val="21"/>
        </w:rPr>
      </w:pPr>
      <w:r>
        <w:rPr>
          <w:sz w:val="21"/>
        </w:rPr>
        <w:t>Promotions -</w:t>
      </w:r>
      <w:r>
        <w:rPr>
          <w:spacing w:val="-2"/>
          <w:sz w:val="21"/>
        </w:rPr>
        <w:t xml:space="preserve"> </w:t>
      </w:r>
      <w:r>
        <w:rPr>
          <w:sz w:val="21"/>
        </w:rPr>
        <w:t>dates</w:t>
      </w:r>
      <w:r>
        <w:rPr>
          <w:spacing w:val="-1"/>
          <w:sz w:val="21"/>
        </w:rPr>
        <w:t xml:space="preserve"> </w:t>
      </w:r>
      <w:r>
        <w:rPr>
          <w:sz w:val="21"/>
        </w:rPr>
        <w:t>and grades</w:t>
      </w:r>
    </w:p>
    <w:p w14:paraId="52CC06D4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400"/>
          <w:tab w:val="left" w:pos="2401"/>
        </w:tabs>
        <w:spacing w:before="119"/>
        <w:ind w:left="2400" w:hanging="361"/>
        <w:rPr>
          <w:sz w:val="21"/>
        </w:rPr>
      </w:pPr>
      <w:r>
        <w:rPr>
          <w:sz w:val="21"/>
        </w:rPr>
        <w:t>Number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dependents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their</w:t>
      </w:r>
      <w:r>
        <w:rPr>
          <w:spacing w:val="-3"/>
          <w:sz w:val="21"/>
        </w:rPr>
        <w:t xml:space="preserve"> </w:t>
      </w:r>
      <w:r>
        <w:rPr>
          <w:sz w:val="21"/>
        </w:rPr>
        <w:t>relationship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employee</w:t>
      </w:r>
    </w:p>
    <w:p w14:paraId="782EE5A7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401"/>
        </w:tabs>
        <w:spacing w:before="124"/>
        <w:ind w:left="2400" w:hanging="361"/>
        <w:rPr>
          <w:sz w:val="21"/>
        </w:rPr>
      </w:pPr>
      <w:r>
        <w:rPr>
          <w:sz w:val="21"/>
        </w:rPr>
        <w:t>Copy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Job</w:t>
      </w:r>
      <w:r>
        <w:rPr>
          <w:spacing w:val="-3"/>
          <w:sz w:val="21"/>
        </w:rPr>
        <w:t xml:space="preserve"> </w:t>
      </w:r>
      <w:r>
        <w:rPr>
          <w:sz w:val="21"/>
        </w:rPr>
        <w:t>Description</w:t>
      </w:r>
    </w:p>
    <w:p w14:paraId="3A2D346D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400"/>
          <w:tab w:val="left" w:pos="2401"/>
        </w:tabs>
        <w:spacing w:before="118"/>
        <w:ind w:left="2400" w:hanging="361"/>
        <w:rPr>
          <w:sz w:val="21"/>
        </w:rPr>
      </w:pPr>
      <w:r>
        <w:rPr>
          <w:sz w:val="21"/>
        </w:rPr>
        <w:t>Performance</w:t>
      </w:r>
      <w:r>
        <w:rPr>
          <w:spacing w:val="-2"/>
          <w:sz w:val="21"/>
        </w:rPr>
        <w:t xml:space="preserve"> </w:t>
      </w:r>
      <w:r>
        <w:rPr>
          <w:sz w:val="21"/>
        </w:rPr>
        <w:t>Evaluation</w:t>
      </w:r>
      <w:r>
        <w:rPr>
          <w:spacing w:val="-4"/>
          <w:sz w:val="21"/>
        </w:rPr>
        <w:t xml:space="preserve"> </w:t>
      </w:r>
      <w:r>
        <w:rPr>
          <w:sz w:val="21"/>
        </w:rPr>
        <w:t>Report</w:t>
      </w:r>
    </w:p>
    <w:p w14:paraId="7340FDB4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401"/>
        </w:tabs>
        <w:spacing w:before="119"/>
        <w:ind w:left="2400" w:hanging="361"/>
        <w:rPr>
          <w:sz w:val="21"/>
        </w:rPr>
      </w:pPr>
      <w:r>
        <w:rPr>
          <w:sz w:val="21"/>
        </w:rPr>
        <w:t>Copy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National</w:t>
      </w:r>
      <w:r>
        <w:rPr>
          <w:spacing w:val="1"/>
          <w:sz w:val="21"/>
        </w:rPr>
        <w:t xml:space="preserve"> </w:t>
      </w:r>
      <w:r>
        <w:rPr>
          <w:sz w:val="21"/>
        </w:rPr>
        <w:t>Identity</w:t>
      </w:r>
      <w:r>
        <w:rPr>
          <w:spacing w:val="-1"/>
          <w:sz w:val="21"/>
        </w:rPr>
        <w:t xml:space="preserve"> </w:t>
      </w:r>
      <w:r>
        <w:rPr>
          <w:sz w:val="21"/>
        </w:rPr>
        <w:t>Card</w:t>
      </w:r>
    </w:p>
    <w:p w14:paraId="1F51E6DE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401"/>
        </w:tabs>
        <w:spacing w:before="121"/>
        <w:ind w:left="2400" w:hanging="361"/>
        <w:rPr>
          <w:sz w:val="21"/>
        </w:rPr>
      </w:pPr>
      <w:r>
        <w:rPr>
          <w:sz w:val="21"/>
        </w:rPr>
        <w:t>Employment</w:t>
      </w:r>
      <w:r>
        <w:rPr>
          <w:spacing w:val="-3"/>
          <w:sz w:val="21"/>
        </w:rPr>
        <w:t xml:space="preserve"> </w:t>
      </w:r>
      <w:r>
        <w:rPr>
          <w:sz w:val="21"/>
        </w:rPr>
        <w:t>History</w:t>
      </w:r>
      <w:r>
        <w:rPr>
          <w:spacing w:val="-5"/>
          <w:sz w:val="21"/>
        </w:rPr>
        <w:t xml:space="preserve"> </w:t>
      </w:r>
      <w:r>
        <w:rPr>
          <w:sz w:val="21"/>
        </w:rPr>
        <w:t>(Experience</w:t>
      </w:r>
      <w:r>
        <w:rPr>
          <w:spacing w:val="-2"/>
          <w:sz w:val="21"/>
        </w:rPr>
        <w:t xml:space="preserve"> </w:t>
      </w:r>
      <w:r>
        <w:rPr>
          <w:sz w:val="21"/>
        </w:rPr>
        <w:t>Details)</w:t>
      </w:r>
    </w:p>
    <w:p w14:paraId="24128B85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401"/>
        </w:tabs>
        <w:spacing w:before="118"/>
        <w:ind w:left="2400" w:hanging="361"/>
        <w:rPr>
          <w:sz w:val="21"/>
        </w:rPr>
      </w:pPr>
      <w:r>
        <w:rPr>
          <w:sz w:val="21"/>
        </w:rPr>
        <w:t>Emergency</w:t>
      </w:r>
      <w:r>
        <w:rPr>
          <w:spacing w:val="-4"/>
          <w:sz w:val="21"/>
        </w:rPr>
        <w:t xml:space="preserve"> </w:t>
      </w:r>
      <w:r>
        <w:rPr>
          <w:sz w:val="21"/>
        </w:rPr>
        <w:t>Contact</w:t>
      </w:r>
      <w:r>
        <w:rPr>
          <w:spacing w:val="-2"/>
          <w:sz w:val="21"/>
        </w:rPr>
        <w:t xml:space="preserve"> </w:t>
      </w:r>
      <w:r>
        <w:rPr>
          <w:sz w:val="21"/>
        </w:rPr>
        <w:t>Person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Phone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address</w:t>
      </w:r>
      <w:r>
        <w:rPr>
          <w:spacing w:val="-1"/>
          <w:sz w:val="21"/>
        </w:rPr>
        <w:t xml:space="preserve"> </w:t>
      </w:r>
      <w:r>
        <w:rPr>
          <w:sz w:val="21"/>
        </w:rPr>
        <w:t>(if</w:t>
      </w:r>
      <w:r>
        <w:rPr>
          <w:spacing w:val="-1"/>
          <w:sz w:val="21"/>
        </w:rPr>
        <w:t xml:space="preserve"> </w:t>
      </w:r>
      <w:r>
        <w:rPr>
          <w:sz w:val="21"/>
        </w:rPr>
        <w:t>any)</w:t>
      </w:r>
    </w:p>
    <w:p w14:paraId="767F41FB" w14:textId="77777777" w:rsidR="00447697" w:rsidRDefault="00BE6F0B">
      <w:pPr>
        <w:pStyle w:val="ListParagraph"/>
        <w:numPr>
          <w:ilvl w:val="2"/>
          <w:numId w:val="26"/>
        </w:numPr>
        <w:tabs>
          <w:tab w:val="left" w:pos="2401"/>
        </w:tabs>
        <w:spacing w:before="123"/>
        <w:ind w:left="2400" w:hanging="361"/>
        <w:rPr>
          <w:sz w:val="21"/>
        </w:rPr>
      </w:pPr>
      <w:r>
        <w:rPr>
          <w:sz w:val="21"/>
        </w:rPr>
        <w:t>Legal</w:t>
      </w:r>
      <w:r>
        <w:rPr>
          <w:spacing w:val="-1"/>
          <w:sz w:val="21"/>
        </w:rPr>
        <w:t xml:space="preserve"> </w:t>
      </w:r>
      <w:r>
        <w:rPr>
          <w:sz w:val="21"/>
        </w:rPr>
        <w:t>Heir,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settlement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claims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case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employee's</w:t>
      </w:r>
      <w:r>
        <w:rPr>
          <w:spacing w:val="-2"/>
          <w:sz w:val="21"/>
        </w:rPr>
        <w:t xml:space="preserve"> </w:t>
      </w:r>
      <w:r>
        <w:rPr>
          <w:sz w:val="21"/>
        </w:rPr>
        <w:t>death.</w:t>
      </w:r>
    </w:p>
    <w:p w14:paraId="0B134421" w14:textId="77777777" w:rsidR="00447697" w:rsidRDefault="00447697">
      <w:pPr>
        <w:pStyle w:val="BodyText"/>
        <w:spacing w:before="6"/>
        <w:rPr>
          <w:sz w:val="24"/>
        </w:rPr>
      </w:pPr>
    </w:p>
    <w:p w14:paraId="7D2968E5" w14:textId="77777777" w:rsidR="00447697" w:rsidRDefault="00BE6F0B">
      <w:pPr>
        <w:pStyle w:val="BodyText"/>
        <w:spacing w:line="338" w:lineRule="auto"/>
        <w:ind w:left="2160" w:right="1417"/>
        <w:jc w:val="both"/>
      </w:pPr>
      <w:r>
        <w:t>Each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notify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her</w:t>
      </w:r>
      <w:r>
        <w:rPr>
          <w:spacing w:val="1"/>
        </w:rPr>
        <w:t xml:space="preserve"> </w:t>
      </w:r>
      <w:r>
        <w:t>immediate</w:t>
      </w:r>
      <w:r>
        <w:rPr>
          <w:spacing w:val="1"/>
        </w:rPr>
        <w:t xml:space="preserve"> </w:t>
      </w:r>
      <w:r>
        <w:t>supervisor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Human</w:t>
      </w:r>
      <w:r>
        <w:rPr>
          <w:spacing w:val="58"/>
        </w:rPr>
        <w:t xml:space="preserve"> </w:t>
      </w:r>
      <w:r>
        <w:t>Resource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 changes, which may affect his or her employment or benefit status.</w:t>
      </w:r>
      <w:r>
        <w:rPr>
          <w:spacing w:val="1"/>
        </w:rPr>
        <w:t xml:space="preserve"> </w:t>
      </w:r>
      <w:r>
        <w:t>Examples</w:t>
      </w:r>
      <w:r>
        <w:rPr>
          <w:spacing w:val="-2"/>
        </w:rPr>
        <w:t xml:space="preserve"> </w:t>
      </w:r>
      <w:r>
        <w:t>of changes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personal status</w:t>
      </w:r>
      <w:r>
        <w:rPr>
          <w:spacing w:val="-1"/>
        </w:rPr>
        <w:t xml:space="preserve"> </w:t>
      </w:r>
      <w:r>
        <w:t>include,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to:</w:t>
      </w:r>
    </w:p>
    <w:p w14:paraId="38AA2143" w14:textId="77777777" w:rsidR="00447697" w:rsidRDefault="00BE6F0B">
      <w:pPr>
        <w:pStyle w:val="ListParagraph"/>
        <w:numPr>
          <w:ilvl w:val="3"/>
          <w:numId w:val="26"/>
        </w:numPr>
        <w:tabs>
          <w:tab w:val="left" w:pos="2881"/>
        </w:tabs>
        <w:spacing w:before="146"/>
        <w:ind w:hanging="361"/>
        <w:jc w:val="both"/>
        <w:rPr>
          <w:sz w:val="21"/>
        </w:rPr>
      </w:pPr>
      <w:r>
        <w:rPr>
          <w:sz w:val="21"/>
        </w:rPr>
        <w:t>Marital</w:t>
      </w:r>
      <w:r>
        <w:rPr>
          <w:spacing w:val="-2"/>
          <w:sz w:val="21"/>
        </w:rPr>
        <w:t xml:space="preserve"> </w:t>
      </w:r>
      <w:r>
        <w:rPr>
          <w:sz w:val="21"/>
        </w:rPr>
        <w:t>status</w:t>
      </w:r>
    </w:p>
    <w:p w14:paraId="71CADBC8" w14:textId="77777777" w:rsidR="00447697" w:rsidRDefault="00447697">
      <w:pPr>
        <w:pStyle w:val="BodyText"/>
        <w:spacing w:before="8"/>
        <w:rPr>
          <w:sz w:val="20"/>
        </w:rPr>
      </w:pPr>
    </w:p>
    <w:p w14:paraId="0E5E7CB3" w14:textId="77777777" w:rsidR="00447697" w:rsidRDefault="00BE6F0B">
      <w:pPr>
        <w:pStyle w:val="ListParagraph"/>
        <w:numPr>
          <w:ilvl w:val="3"/>
          <w:numId w:val="26"/>
        </w:numPr>
        <w:tabs>
          <w:tab w:val="left" w:pos="2862"/>
        </w:tabs>
        <w:ind w:left="2861" w:hanging="342"/>
        <w:jc w:val="both"/>
        <w:rPr>
          <w:sz w:val="21"/>
        </w:rPr>
      </w:pPr>
      <w:r>
        <w:rPr>
          <w:sz w:val="21"/>
        </w:rPr>
        <w:t>Dependent</w:t>
      </w:r>
      <w:r>
        <w:rPr>
          <w:spacing w:val="-2"/>
          <w:sz w:val="21"/>
        </w:rPr>
        <w:t xml:space="preserve"> </w:t>
      </w:r>
      <w:r>
        <w:rPr>
          <w:sz w:val="21"/>
        </w:rPr>
        <w:t>status</w:t>
      </w:r>
    </w:p>
    <w:p w14:paraId="59E28803" w14:textId="77777777" w:rsidR="00447697" w:rsidRDefault="00447697">
      <w:pPr>
        <w:pStyle w:val="BodyText"/>
        <w:spacing w:before="2"/>
      </w:pPr>
    </w:p>
    <w:p w14:paraId="6288C2A4" w14:textId="77777777" w:rsidR="00447697" w:rsidRDefault="00BE6F0B">
      <w:pPr>
        <w:pStyle w:val="ListParagraph"/>
        <w:numPr>
          <w:ilvl w:val="3"/>
          <w:numId w:val="26"/>
        </w:numPr>
        <w:tabs>
          <w:tab w:val="left" w:pos="2862"/>
        </w:tabs>
        <w:ind w:left="2861" w:hanging="342"/>
        <w:rPr>
          <w:sz w:val="21"/>
        </w:rPr>
      </w:pPr>
      <w:r>
        <w:rPr>
          <w:sz w:val="21"/>
        </w:rPr>
        <w:t>Legal name</w:t>
      </w:r>
      <w:r>
        <w:rPr>
          <w:spacing w:val="-1"/>
          <w:sz w:val="21"/>
        </w:rPr>
        <w:t xml:space="preserve"> </w:t>
      </w:r>
      <w:r>
        <w:rPr>
          <w:sz w:val="21"/>
        </w:rPr>
        <w:t>change</w:t>
      </w:r>
    </w:p>
    <w:p w14:paraId="339FE878" w14:textId="77777777" w:rsidR="00447697" w:rsidRDefault="00447697">
      <w:pPr>
        <w:pStyle w:val="BodyText"/>
        <w:spacing w:before="8"/>
        <w:rPr>
          <w:sz w:val="20"/>
        </w:rPr>
      </w:pPr>
    </w:p>
    <w:p w14:paraId="18A603BC" w14:textId="77777777" w:rsidR="00447697" w:rsidRDefault="00BE6F0B">
      <w:pPr>
        <w:pStyle w:val="ListParagraph"/>
        <w:numPr>
          <w:ilvl w:val="3"/>
          <w:numId w:val="26"/>
        </w:numPr>
        <w:tabs>
          <w:tab w:val="left" w:pos="2862"/>
        </w:tabs>
        <w:spacing w:before="1"/>
        <w:ind w:left="2861" w:hanging="342"/>
        <w:rPr>
          <w:sz w:val="21"/>
        </w:rPr>
      </w:pPr>
      <w:r>
        <w:rPr>
          <w:sz w:val="21"/>
        </w:rPr>
        <w:t>Physical</w:t>
      </w:r>
      <w:r>
        <w:rPr>
          <w:spacing w:val="-4"/>
          <w:sz w:val="21"/>
        </w:rPr>
        <w:t xml:space="preserve"> </w:t>
      </w:r>
      <w:r>
        <w:rPr>
          <w:sz w:val="21"/>
        </w:rPr>
        <w:t>limitation</w:t>
      </w:r>
    </w:p>
    <w:p w14:paraId="33EA095B" w14:textId="77777777" w:rsidR="00447697" w:rsidRDefault="00447697">
      <w:pPr>
        <w:pStyle w:val="BodyText"/>
        <w:spacing w:before="10"/>
        <w:rPr>
          <w:sz w:val="20"/>
        </w:rPr>
      </w:pPr>
    </w:p>
    <w:p w14:paraId="3475BB88" w14:textId="77777777" w:rsidR="00447697" w:rsidRDefault="00BE6F0B">
      <w:pPr>
        <w:pStyle w:val="ListParagraph"/>
        <w:numPr>
          <w:ilvl w:val="3"/>
          <w:numId w:val="26"/>
        </w:numPr>
        <w:tabs>
          <w:tab w:val="left" w:pos="2881"/>
        </w:tabs>
        <w:ind w:hanging="361"/>
        <w:rPr>
          <w:sz w:val="21"/>
        </w:rPr>
      </w:pPr>
      <w:r>
        <w:rPr>
          <w:sz w:val="21"/>
        </w:rPr>
        <w:t>Additional</w:t>
      </w:r>
      <w:r>
        <w:rPr>
          <w:spacing w:val="-3"/>
          <w:sz w:val="21"/>
        </w:rPr>
        <w:t xml:space="preserve"> </w:t>
      </w:r>
      <w:r>
        <w:rPr>
          <w:sz w:val="21"/>
        </w:rPr>
        <w:t>educations,</w:t>
      </w:r>
      <w:r>
        <w:rPr>
          <w:spacing w:val="-4"/>
          <w:sz w:val="21"/>
        </w:rPr>
        <w:t xml:space="preserve"> </w:t>
      </w:r>
      <w:r>
        <w:rPr>
          <w:sz w:val="21"/>
        </w:rPr>
        <w:t>training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certification</w:t>
      </w:r>
    </w:p>
    <w:p w14:paraId="23A81139" w14:textId="77777777" w:rsidR="00447697" w:rsidRDefault="00447697">
      <w:pPr>
        <w:pStyle w:val="BodyText"/>
      </w:pPr>
    </w:p>
    <w:p w14:paraId="01A96FC2" w14:textId="77777777" w:rsidR="00447697" w:rsidRDefault="00BE6F0B">
      <w:pPr>
        <w:pStyle w:val="ListParagraph"/>
        <w:numPr>
          <w:ilvl w:val="3"/>
          <w:numId w:val="26"/>
        </w:numPr>
        <w:tabs>
          <w:tab w:val="left" w:pos="2881"/>
        </w:tabs>
        <w:ind w:hanging="361"/>
        <w:rPr>
          <w:sz w:val="21"/>
        </w:rPr>
      </w:pPr>
      <w:r>
        <w:rPr>
          <w:sz w:val="21"/>
        </w:rPr>
        <w:t>Revocation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license,</w:t>
      </w:r>
      <w:r>
        <w:rPr>
          <w:spacing w:val="-3"/>
          <w:sz w:val="21"/>
        </w:rPr>
        <w:t xml:space="preserve"> </w:t>
      </w:r>
      <w:r>
        <w:rPr>
          <w:sz w:val="21"/>
        </w:rPr>
        <w:t>permit</w:t>
      </w:r>
      <w:r>
        <w:rPr>
          <w:spacing w:val="-3"/>
          <w:sz w:val="21"/>
        </w:rPr>
        <w:t xml:space="preserve"> </w:t>
      </w:r>
      <w:r>
        <w:rPr>
          <w:sz w:val="21"/>
        </w:rPr>
        <w:t>certification,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credentials</w:t>
      </w:r>
      <w:r>
        <w:rPr>
          <w:spacing w:val="-2"/>
          <w:sz w:val="21"/>
        </w:rPr>
        <w:t xml:space="preserve"> </w:t>
      </w:r>
      <w:r>
        <w:rPr>
          <w:sz w:val="21"/>
        </w:rPr>
        <w:t>required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job</w:t>
      </w:r>
    </w:p>
    <w:p w14:paraId="5C3113DB" w14:textId="77777777" w:rsidR="00447697" w:rsidRDefault="00447697">
      <w:pPr>
        <w:pStyle w:val="BodyText"/>
        <w:spacing w:before="6"/>
        <w:rPr>
          <w:sz w:val="20"/>
        </w:rPr>
      </w:pPr>
    </w:p>
    <w:p w14:paraId="61D3A31B" w14:textId="77777777" w:rsidR="00447697" w:rsidRDefault="00BE6F0B">
      <w:pPr>
        <w:pStyle w:val="ListParagraph"/>
        <w:numPr>
          <w:ilvl w:val="3"/>
          <w:numId w:val="26"/>
        </w:numPr>
        <w:tabs>
          <w:tab w:val="left" w:pos="2881"/>
        </w:tabs>
        <w:ind w:hanging="361"/>
        <w:rPr>
          <w:sz w:val="21"/>
        </w:rPr>
      </w:pPr>
      <w:r>
        <w:rPr>
          <w:sz w:val="21"/>
        </w:rPr>
        <w:t>Changes</w:t>
      </w:r>
      <w:r>
        <w:rPr>
          <w:spacing w:val="-2"/>
          <w:sz w:val="21"/>
        </w:rPr>
        <w:t xml:space="preserve"> </w:t>
      </w:r>
      <w:r>
        <w:rPr>
          <w:sz w:val="21"/>
        </w:rPr>
        <w:t>of address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telephone</w:t>
      </w:r>
      <w:r>
        <w:rPr>
          <w:spacing w:val="-1"/>
          <w:sz w:val="21"/>
        </w:rPr>
        <w:t xml:space="preserve"> </w:t>
      </w:r>
      <w:r>
        <w:rPr>
          <w:sz w:val="21"/>
        </w:rPr>
        <w:t>number</w:t>
      </w:r>
    </w:p>
    <w:p w14:paraId="0F25335B" w14:textId="77777777" w:rsidR="00447697" w:rsidRDefault="00447697">
      <w:pPr>
        <w:pStyle w:val="BodyText"/>
        <w:spacing w:before="2"/>
      </w:pPr>
    </w:p>
    <w:p w14:paraId="212FD6CB" w14:textId="77777777" w:rsidR="00447697" w:rsidRDefault="00BE6F0B">
      <w:pPr>
        <w:pStyle w:val="Heading6"/>
        <w:numPr>
          <w:ilvl w:val="2"/>
          <w:numId w:val="23"/>
        </w:numPr>
        <w:tabs>
          <w:tab w:val="left" w:pos="2160"/>
          <w:tab w:val="left" w:pos="2161"/>
        </w:tabs>
        <w:ind w:hanging="721"/>
      </w:pPr>
      <w:r>
        <w:t>Personnel</w:t>
      </w:r>
      <w:r>
        <w:rPr>
          <w:spacing w:val="-2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Retention</w:t>
      </w:r>
    </w:p>
    <w:p w14:paraId="434FEE15" w14:textId="77777777" w:rsidR="00447697" w:rsidRDefault="00447697">
      <w:pPr>
        <w:pStyle w:val="BodyText"/>
        <w:spacing w:before="6"/>
        <w:rPr>
          <w:rFonts w:ascii="Arial"/>
          <w:b/>
          <w:i/>
          <w:sz w:val="24"/>
        </w:rPr>
      </w:pPr>
    </w:p>
    <w:p w14:paraId="6C6D6847" w14:textId="77777777" w:rsidR="00447697" w:rsidRDefault="00BE6F0B">
      <w:pPr>
        <w:pStyle w:val="BodyText"/>
        <w:spacing w:line="319" w:lineRule="auto"/>
        <w:ind w:left="2160" w:right="1660"/>
      </w:pPr>
      <w:r>
        <w:t>Organization will retain official personnel records for at least five years after the</w:t>
      </w:r>
      <w:r>
        <w:rPr>
          <w:spacing w:val="1"/>
        </w:rPr>
        <w:t xml:space="preserve"> </w:t>
      </w:r>
      <w:r>
        <w:t>retirement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leaving</w:t>
      </w:r>
      <w:r>
        <w:rPr>
          <w:spacing w:val="-2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accordance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prevailing</w:t>
      </w:r>
      <w:r>
        <w:rPr>
          <w:spacing w:val="-2"/>
        </w:rPr>
        <w:t xml:space="preserve"> </w:t>
      </w:r>
      <w:r>
        <w:t>law.</w:t>
      </w:r>
    </w:p>
    <w:p w14:paraId="3C466507" w14:textId="77777777" w:rsidR="00447697" w:rsidRDefault="00BE6F0B">
      <w:pPr>
        <w:pStyle w:val="Heading6"/>
        <w:numPr>
          <w:ilvl w:val="2"/>
          <w:numId w:val="23"/>
        </w:numPr>
        <w:tabs>
          <w:tab w:val="left" w:pos="2160"/>
          <w:tab w:val="left" w:pos="2161"/>
        </w:tabs>
        <w:spacing w:before="162"/>
        <w:ind w:hanging="721"/>
      </w:pPr>
      <w:r>
        <w:t>Location</w:t>
      </w:r>
      <w:r>
        <w:rPr>
          <w:spacing w:val="-1"/>
        </w:rPr>
        <w:t xml:space="preserve"> </w:t>
      </w:r>
      <w:r>
        <w:t>and Custody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Files</w:t>
      </w:r>
    </w:p>
    <w:p w14:paraId="739E937C" w14:textId="77777777" w:rsidR="00447697" w:rsidRDefault="00BE6F0B">
      <w:pPr>
        <w:spacing w:before="171" w:line="360" w:lineRule="auto"/>
        <w:ind w:left="1879" w:right="1600"/>
        <w:jc w:val="both"/>
        <w:rPr>
          <w:sz w:val="20"/>
        </w:rPr>
      </w:pPr>
      <w:r>
        <w:rPr>
          <w:sz w:val="20"/>
        </w:rPr>
        <w:t>The personal files of</w:t>
      </w:r>
      <w:r>
        <w:rPr>
          <w:spacing w:val="1"/>
          <w:sz w:val="20"/>
        </w:rPr>
        <w:t xml:space="preserve"> </w:t>
      </w:r>
      <w:r>
        <w:rPr>
          <w:sz w:val="20"/>
        </w:rPr>
        <w:t>Head</w:t>
      </w:r>
      <w:r>
        <w:rPr>
          <w:spacing w:val="1"/>
          <w:sz w:val="20"/>
        </w:rPr>
        <w:t xml:space="preserve"> </w:t>
      </w:r>
      <w:r>
        <w:rPr>
          <w:sz w:val="20"/>
        </w:rPr>
        <w:t>office staff</w:t>
      </w:r>
      <w:r>
        <w:rPr>
          <w:spacing w:val="1"/>
          <w:sz w:val="20"/>
        </w:rPr>
        <w:t xml:space="preserve"> </w:t>
      </w:r>
      <w:r>
        <w:rPr>
          <w:sz w:val="20"/>
        </w:rPr>
        <w:t>and Regional/Program</w:t>
      </w:r>
      <w:r>
        <w:rPr>
          <w:spacing w:val="1"/>
          <w:sz w:val="20"/>
        </w:rPr>
        <w:t xml:space="preserve"> </w:t>
      </w:r>
      <w:r>
        <w:rPr>
          <w:sz w:val="20"/>
        </w:rPr>
        <w:t>Office Staff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55"/>
          <w:sz w:val="20"/>
        </w:rPr>
        <w:t xml:space="preserve"> </w:t>
      </w:r>
      <w:r>
        <w:rPr>
          <w:sz w:val="20"/>
        </w:rPr>
        <w:t>Officer Level</w:t>
      </w:r>
      <w:r>
        <w:rPr>
          <w:spacing w:val="-53"/>
          <w:sz w:val="20"/>
        </w:rPr>
        <w:t xml:space="preserve"> </w:t>
      </w:r>
      <w:r>
        <w:rPr>
          <w:sz w:val="20"/>
        </w:rPr>
        <w:t>and above should be kept at Head Office. The custody of personal files should remain with the</w:t>
      </w:r>
      <w:r>
        <w:rPr>
          <w:spacing w:val="1"/>
          <w:sz w:val="20"/>
        </w:rPr>
        <w:t xml:space="preserve"> </w:t>
      </w:r>
      <w:r>
        <w:rPr>
          <w:sz w:val="20"/>
        </w:rPr>
        <w:t>Head HR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Head</w:t>
      </w:r>
      <w:r>
        <w:rPr>
          <w:spacing w:val="-1"/>
          <w:sz w:val="20"/>
        </w:rPr>
        <w:t xml:space="preserve"> </w:t>
      </w:r>
      <w:r>
        <w:rPr>
          <w:sz w:val="20"/>
        </w:rPr>
        <w:t>Office</w:t>
      </w:r>
      <w:r>
        <w:rPr>
          <w:spacing w:val="-2"/>
          <w:sz w:val="20"/>
        </w:rPr>
        <w:t xml:space="preserve"> </w:t>
      </w:r>
      <w:r>
        <w:rPr>
          <w:sz w:val="20"/>
        </w:rPr>
        <w:t>apart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4"/>
          <w:sz w:val="20"/>
        </w:rPr>
        <w:t xml:space="preserve"> </w:t>
      </w:r>
      <w:r>
        <w:rPr>
          <w:sz w:val="20"/>
        </w:rPr>
        <w:t>personal</w:t>
      </w:r>
      <w:r>
        <w:rPr>
          <w:spacing w:val="-3"/>
          <w:sz w:val="20"/>
        </w:rPr>
        <w:t xml:space="preserve"> </w:t>
      </w:r>
      <w:r>
        <w:rPr>
          <w:sz w:val="20"/>
        </w:rPr>
        <w:t>Files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Executive Heads.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personal</w:t>
      </w:r>
    </w:p>
    <w:p w14:paraId="258CE300" w14:textId="77777777" w:rsidR="00447697" w:rsidRDefault="00447697">
      <w:pPr>
        <w:spacing w:line="360" w:lineRule="auto"/>
        <w:jc w:val="both"/>
        <w:rPr>
          <w:sz w:val="20"/>
        </w:rPr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28ED40A8" w14:textId="77777777" w:rsidR="00447697" w:rsidRDefault="00BE6F0B">
      <w:pPr>
        <w:pStyle w:val="BodyText"/>
        <w:spacing w:before="131"/>
        <w:ind w:left="1879"/>
      </w:pPr>
      <w:r>
        <w:rPr>
          <w:noProof/>
        </w:rPr>
        <w:lastRenderedPageBreak/>
        <w:drawing>
          <wp:anchor distT="0" distB="0" distL="0" distR="0" simplePos="0" relativeHeight="15732224" behindDoc="0" locked="0" layoutInCell="1" allowOverlap="1" wp14:anchorId="4E02F7F0" wp14:editId="62EEA3ED">
            <wp:simplePos x="0" y="0"/>
            <wp:positionH relativeFrom="page">
              <wp:posOffset>635</wp:posOffset>
            </wp:positionH>
            <wp:positionV relativeFrom="page">
              <wp:posOffset>10053319</wp:posOffset>
            </wp:positionV>
            <wp:extent cx="7555357" cy="176529"/>
            <wp:effectExtent l="0" t="0" r="0" b="0"/>
            <wp:wrapNone/>
            <wp:docPr id="3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357" cy="176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261" w:name="_bookmark41"/>
      <w:bookmarkEnd w:id="1261"/>
      <w:r>
        <w:t>files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executive</w:t>
      </w:r>
      <w:r>
        <w:rPr>
          <w:spacing w:val="-2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remain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MD.</w:t>
      </w:r>
      <w:r>
        <w:rPr>
          <w:spacing w:val="-7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Regional/Program</w:t>
      </w:r>
      <w:r>
        <w:rPr>
          <w:spacing w:val="-2"/>
        </w:rPr>
        <w:t xml:space="preserve"> </w:t>
      </w:r>
      <w:r>
        <w:t>Office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personal</w:t>
      </w:r>
    </w:p>
    <w:p w14:paraId="30D635B7" w14:textId="77777777" w:rsidR="00447697" w:rsidRDefault="00BE6F0B">
      <w:pPr>
        <w:pStyle w:val="BodyText"/>
        <w:spacing w:before="164"/>
        <w:ind w:left="1879"/>
      </w:pPr>
      <w:r>
        <w:t>files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kept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custody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“Head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“HR</w:t>
      </w:r>
      <w:r>
        <w:rPr>
          <w:spacing w:val="-2"/>
        </w:rPr>
        <w:t xml:space="preserve"> </w:t>
      </w:r>
      <w:r>
        <w:t>nominated</w:t>
      </w:r>
      <w:r>
        <w:rPr>
          <w:spacing w:val="-5"/>
        </w:rPr>
        <w:t xml:space="preserve"> </w:t>
      </w:r>
      <w:r>
        <w:t>Regional/Program</w:t>
      </w:r>
      <w:r>
        <w:rPr>
          <w:spacing w:val="-3"/>
        </w:rPr>
        <w:t xml:space="preserve"> </w:t>
      </w:r>
      <w:r>
        <w:t>Office</w:t>
      </w:r>
      <w:r>
        <w:rPr>
          <w:spacing w:val="-3"/>
        </w:rPr>
        <w:t xml:space="preserve"> </w:t>
      </w:r>
      <w:r>
        <w:t>employee.</w:t>
      </w:r>
    </w:p>
    <w:p w14:paraId="24D7684D" w14:textId="77777777" w:rsidR="00447697" w:rsidRDefault="00447697">
      <w:pPr>
        <w:pStyle w:val="BodyText"/>
        <w:rPr>
          <w:sz w:val="24"/>
        </w:rPr>
      </w:pPr>
    </w:p>
    <w:p w14:paraId="76C91C00" w14:textId="77777777" w:rsidR="00447697" w:rsidRDefault="00447697">
      <w:pPr>
        <w:pStyle w:val="BodyText"/>
        <w:spacing w:before="2"/>
      </w:pPr>
    </w:p>
    <w:p w14:paraId="1C441786" w14:textId="77777777" w:rsidR="00447697" w:rsidRDefault="00BE6F0B">
      <w:pPr>
        <w:pStyle w:val="Heading1"/>
        <w:numPr>
          <w:ilvl w:val="0"/>
          <w:numId w:val="60"/>
        </w:numPr>
        <w:tabs>
          <w:tab w:val="left" w:pos="2161"/>
        </w:tabs>
        <w:spacing w:before="0"/>
        <w:ind w:left="2160" w:hanging="630"/>
      </w:pPr>
      <w:r>
        <w:t>TERMINATION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SERVICE</w:t>
      </w:r>
    </w:p>
    <w:p w14:paraId="7B473C54" w14:textId="77777777" w:rsidR="00447697" w:rsidRDefault="00BE6F0B">
      <w:pPr>
        <w:pStyle w:val="Heading4"/>
        <w:numPr>
          <w:ilvl w:val="1"/>
          <w:numId w:val="22"/>
        </w:numPr>
        <w:tabs>
          <w:tab w:val="left" w:pos="2022"/>
        </w:tabs>
        <w:spacing w:before="280"/>
        <w:ind w:hanging="582"/>
      </w:pP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Terminations</w:t>
      </w:r>
    </w:p>
    <w:p w14:paraId="76E25BBF" w14:textId="77777777" w:rsidR="00447697" w:rsidRDefault="00447697">
      <w:pPr>
        <w:pStyle w:val="BodyText"/>
        <w:spacing w:before="7"/>
        <w:rPr>
          <w:rFonts w:ascii="Arial"/>
          <w:b/>
          <w:sz w:val="22"/>
        </w:rPr>
      </w:pPr>
    </w:p>
    <w:p w14:paraId="64E6AAB1" w14:textId="77777777" w:rsidR="00447697" w:rsidRDefault="00BE6F0B">
      <w:pPr>
        <w:pStyle w:val="BodyText"/>
        <w:spacing w:before="1"/>
        <w:ind w:left="2021"/>
      </w:pPr>
      <w:r>
        <w:t>Types</w:t>
      </w:r>
      <w:r>
        <w:rPr>
          <w:spacing w:val="-2"/>
        </w:rPr>
        <w:t xml:space="preserve"> </w:t>
      </w:r>
      <w:r>
        <w:t>of terminations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discussed</w:t>
      </w:r>
      <w:r>
        <w:rPr>
          <w:spacing w:val="-1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Resignation</w:t>
      </w:r>
      <w:r>
        <w:rPr>
          <w:spacing w:val="-2"/>
        </w:rPr>
        <w:t xml:space="preserve"> </w:t>
      </w:r>
      <w:r>
        <w:t>and</w:t>
      </w:r>
      <w:r>
        <w:rPr>
          <w:spacing w:val="56"/>
        </w:rPr>
        <w:t xml:space="preserve"> </w:t>
      </w:r>
      <w:r>
        <w:t>2)</w:t>
      </w:r>
      <w:r>
        <w:rPr>
          <w:spacing w:val="-2"/>
        </w:rPr>
        <w:t xml:space="preserve"> </w:t>
      </w:r>
      <w:r>
        <w:t>Transfers.</w:t>
      </w:r>
    </w:p>
    <w:p w14:paraId="002F2F55" w14:textId="77777777" w:rsidR="00447697" w:rsidRDefault="00447697">
      <w:pPr>
        <w:pStyle w:val="BodyText"/>
        <w:rPr>
          <w:sz w:val="24"/>
        </w:rPr>
      </w:pPr>
    </w:p>
    <w:p w14:paraId="2D3779FD" w14:textId="77777777" w:rsidR="00447697" w:rsidRDefault="00BE6F0B">
      <w:pPr>
        <w:pStyle w:val="Heading4"/>
        <w:numPr>
          <w:ilvl w:val="1"/>
          <w:numId w:val="22"/>
        </w:numPr>
        <w:tabs>
          <w:tab w:val="left" w:pos="2022"/>
        </w:tabs>
        <w:spacing w:before="215"/>
        <w:ind w:hanging="582"/>
      </w:pPr>
      <w:r>
        <w:t>Resignation</w:t>
      </w:r>
    </w:p>
    <w:p w14:paraId="444FBBE6" w14:textId="77777777" w:rsidR="00447697" w:rsidRDefault="00BE6F0B">
      <w:pPr>
        <w:pStyle w:val="Heading6"/>
        <w:numPr>
          <w:ilvl w:val="2"/>
          <w:numId w:val="22"/>
        </w:numPr>
        <w:tabs>
          <w:tab w:val="left" w:pos="2142"/>
        </w:tabs>
        <w:spacing w:before="140"/>
        <w:ind w:hanging="702"/>
      </w:pPr>
      <w:r>
        <w:t>Management</w:t>
      </w:r>
    </w:p>
    <w:p w14:paraId="41E83860" w14:textId="77777777" w:rsidR="00447697" w:rsidRDefault="00BE6F0B">
      <w:pPr>
        <w:pStyle w:val="BodyText"/>
        <w:spacing w:before="163" w:line="338" w:lineRule="auto"/>
        <w:ind w:left="2021" w:right="1442"/>
      </w:pPr>
      <w:r>
        <w:t>Employees at the management level shall not resign from organization without giving three</w:t>
      </w:r>
      <w:r>
        <w:rPr>
          <w:spacing w:val="-56"/>
        </w:rPr>
        <w:t xml:space="preserve"> </w:t>
      </w:r>
      <w:r>
        <w:t>months prior notice in writing of their intention to do so. However, they would get all</w:t>
      </w:r>
      <w:r>
        <w:rPr>
          <w:spacing w:val="1"/>
        </w:rPr>
        <w:t xml:space="preserve"> </w:t>
      </w:r>
      <w:r>
        <w:t>benefits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admissible</w:t>
      </w:r>
      <w:r>
        <w:rPr>
          <w:spacing w:val="-1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these rules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notice</w:t>
      </w:r>
      <w:r>
        <w:rPr>
          <w:spacing w:val="-4"/>
        </w:rPr>
        <w:t xml:space="preserve"> </w:t>
      </w:r>
      <w:r>
        <w:t>period.</w:t>
      </w:r>
    </w:p>
    <w:p w14:paraId="04C7A234" w14:textId="77777777" w:rsidR="00447697" w:rsidRDefault="00BE6F0B">
      <w:pPr>
        <w:pStyle w:val="Heading6"/>
        <w:numPr>
          <w:ilvl w:val="2"/>
          <w:numId w:val="22"/>
        </w:numPr>
        <w:tabs>
          <w:tab w:val="left" w:pos="2142"/>
        </w:tabs>
        <w:spacing w:before="27"/>
        <w:ind w:hanging="702"/>
      </w:pPr>
      <w:r>
        <w:t>Staff</w:t>
      </w:r>
    </w:p>
    <w:p w14:paraId="79A66ADF" w14:textId="77777777" w:rsidR="00447697" w:rsidRDefault="00BE6F0B">
      <w:pPr>
        <w:pStyle w:val="BodyText"/>
        <w:spacing w:before="162" w:line="338" w:lineRule="auto"/>
        <w:ind w:left="2021" w:right="1435"/>
        <w:jc w:val="both"/>
      </w:pPr>
      <w:r>
        <w:t>All other employees desirous of leaving organization are required to give one month's</w:t>
      </w:r>
      <w:r>
        <w:rPr>
          <w:spacing w:val="1"/>
        </w:rPr>
        <w:t xml:space="preserve"> </w:t>
      </w:r>
      <w:r>
        <w:t>previous notice in writing, failing which they shall be liable to pay a sum equal to one</w:t>
      </w:r>
      <w:r>
        <w:rPr>
          <w:spacing w:val="1"/>
        </w:rPr>
        <w:t xml:space="preserve"> </w:t>
      </w:r>
      <w:r>
        <w:t>month's</w:t>
      </w:r>
      <w:r>
        <w:rPr>
          <w:spacing w:val="-2"/>
        </w:rPr>
        <w:t xml:space="preserve"> </w:t>
      </w:r>
      <w:r>
        <w:t>pay.</w:t>
      </w:r>
    </w:p>
    <w:p w14:paraId="005EDFE2" w14:textId="77777777" w:rsidR="00447697" w:rsidRDefault="00BE6F0B">
      <w:pPr>
        <w:pStyle w:val="Heading6"/>
        <w:numPr>
          <w:ilvl w:val="2"/>
          <w:numId w:val="22"/>
        </w:numPr>
        <w:tabs>
          <w:tab w:val="left" w:pos="2142"/>
        </w:tabs>
        <w:spacing w:before="20"/>
        <w:ind w:hanging="702"/>
      </w:pPr>
      <w:r>
        <w:t>Resignation</w:t>
      </w:r>
      <w:r>
        <w:rPr>
          <w:spacing w:val="-1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Leave</w:t>
      </w:r>
    </w:p>
    <w:p w14:paraId="52BF7FBF" w14:textId="77777777" w:rsidR="00447697" w:rsidRDefault="00BE6F0B">
      <w:pPr>
        <w:pStyle w:val="BodyText"/>
        <w:spacing w:before="166" w:line="336" w:lineRule="auto"/>
        <w:ind w:left="2021" w:right="1437"/>
        <w:jc w:val="both"/>
      </w:pPr>
      <w:r>
        <w:t>An employee who tenders his/her resignation, or gives notice of resignation, while on leave</w:t>
      </w:r>
      <w:r>
        <w:rPr>
          <w:spacing w:val="-57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treated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left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notice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day</w:t>
      </w:r>
      <w:r>
        <w:rPr>
          <w:spacing w:val="1"/>
        </w:rPr>
        <w:t xml:space="preserve"> </w:t>
      </w:r>
      <w:r>
        <w:t>he</w:t>
      </w:r>
      <w:r>
        <w:rPr>
          <w:spacing w:val="-57"/>
        </w:rPr>
        <w:t xml:space="preserve"> </w:t>
      </w:r>
      <w:r>
        <w:t>proceeded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leave.</w:t>
      </w:r>
    </w:p>
    <w:p w14:paraId="1794A765" w14:textId="77777777" w:rsidR="00447697" w:rsidRDefault="00BE6F0B">
      <w:pPr>
        <w:pStyle w:val="Heading6"/>
        <w:numPr>
          <w:ilvl w:val="2"/>
          <w:numId w:val="22"/>
        </w:numPr>
        <w:tabs>
          <w:tab w:val="left" w:pos="2161"/>
        </w:tabs>
        <w:spacing w:before="28"/>
        <w:ind w:left="2160" w:hanging="721"/>
      </w:pPr>
      <w:r>
        <w:t>General</w:t>
      </w:r>
      <w:r>
        <w:rPr>
          <w:spacing w:val="-6"/>
        </w:rPr>
        <w:t xml:space="preserve"> </w:t>
      </w:r>
      <w:r>
        <w:t>Conditions</w:t>
      </w:r>
    </w:p>
    <w:p w14:paraId="3CE689DC" w14:textId="77777777" w:rsidR="00447697" w:rsidRDefault="00BE6F0B">
      <w:pPr>
        <w:pStyle w:val="ListParagraph"/>
        <w:numPr>
          <w:ilvl w:val="3"/>
          <w:numId w:val="22"/>
        </w:numPr>
        <w:tabs>
          <w:tab w:val="left" w:pos="2521"/>
        </w:tabs>
        <w:spacing w:before="162" w:line="319" w:lineRule="auto"/>
        <w:ind w:right="1440" w:hanging="365"/>
        <w:jc w:val="both"/>
        <w:rPr>
          <w:sz w:val="21"/>
        </w:rPr>
      </w:pPr>
      <w:r>
        <w:rPr>
          <w:sz w:val="21"/>
        </w:rPr>
        <w:t>In addition, all employees, regardless of class or category, shall be governed by the</w:t>
      </w:r>
      <w:r>
        <w:rPr>
          <w:spacing w:val="1"/>
          <w:sz w:val="21"/>
        </w:rPr>
        <w:t xml:space="preserve"> </w:t>
      </w:r>
      <w:r>
        <w:rPr>
          <w:sz w:val="21"/>
        </w:rPr>
        <w:t>terms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conditions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their</w:t>
      </w:r>
      <w:r>
        <w:rPr>
          <w:spacing w:val="-3"/>
          <w:sz w:val="21"/>
        </w:rPr>
        <w:t xml:space="preserve"> </w:t>
      </w:r>
      <w:r>
        <w:rPr>
          <w:sz w:val="21"/>
        </w:rPr>
        <w:t>respective</w:t>
      </w:r>
      <w:r>
        <w:rPr>
          <w:spacing w:val="-1"/>
          <w:sz w:val="21"/>
        </w:rPr>
        <w:t xml:space="preserve"> </w:t>
      </w:r>
      <w:r>
        <w:rPr>
          <w:sz w:val="21"/>
        </w:rPr>
        <w:t>contract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this</w:t>
      </w:r>
      <w:r>
        <w:rPr>
          <w:spacing w:val="-1"/>
          <w:sz w:val="21"/>
        </w:rPr>
        <w:t xml:space="preserve"> </w:t>
      </w:r>
      <w:r>
        <w:rPr>
          <w:sz w:val="21"/>
        </w:rPr>
        <w:t>regard.</w:t>
      </w:r>
    </w:p>
    <w:p w14:paraId="7343914A" w14:textId="77777777" w:rsidR="00447697" w:rsidRDefault="00BE6F0B">
      <w:pPr>
        <w:pStyle w:val="ListParagraph"/>
        <w:numPr>
          <w:ilvl w:val="3"/>
          <w:numId w:val="22"/>
        </w:numPr>
        <w:tabs>
          <w:tab w:val="left" w:pos="2521"/>
        </w:tabs>
        <w:spacing w:before="202" w:line="348" w:lineRule="auto"/>
        <w:ind w:right="1413" w:hanging="365"/>
        <w:jc w:val="both"/>
        <w:rPr>
          <w:sz w:val="21"/>
        </w:rPr>
      </w:pPr>
      <w:r>
        <w:rPr>
          <w:sz w:val="21"/>
        </w:rPr>
        <w:t>The resigning employee will clear all accounts with organization, and also submit a</w:t>
      </w:r>
      <w:r>
        <w:rPr>
          <w:spacing w:val="1"/>
          <w:sz w:val="21"/>
        </w:rPr>
        <w:t xml:space="preserve"> </w:t>
      </w:r>
      <w:r>
        <w:rPr>
          <w:sz w:val="21"/>
        </w:rPr>
        <w:t>clearance certificate, stating that he/she does not hold any official paper, equipment,</w:t>
      </w:r>
      <w:r>
        <w:rPr>
          <w:spacing w:val="1"/>
          <w:sz w:val="21"/>
        </w:rPr>
        <w:t xml:space="preserve"> </w:t>
      </w:r>
      <w:r>
        <w:rPr>
          <w:sz w:val="21"/>
        </w:rPr>
        <w:t>or any property of the organization, and has no dues outstanding against him, which</w:t>
      </w:r>
      <w:r>
        <w:rPr>
          <w:spacing w:val="1"/>
          <w:sz w:val="21"/>
        </w:rPr>
        <w:t xml:space="preserve"> </w:t>
      </w:r>
      <w:r>
        <w:rPr>
          <w:sz w:val="21"/>
        </w:rPr>
        <w:t>shall be duly verified by officers concerned on the prescribed form before being</w:t>
      </w:r>
      <w:r>
        <w:rPr>
          <w:spacing w:val="1"/>
          <w:sz w:val="21"/>
        </w:rPr>
        <w:t xml:space="preserve"> </w:t>
      </w:r>
      <w:r>
        <w:rPr>
          <w:sz w:val="21"/>
        </w:rPr>
        <w:t>relieved</w:t>
      </w:r>
      <w:r>
        <w:rPr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organization.</w:t>
      </w:r>
    </w:p>
    <w:p w14:paraId="0229B1F5" w14:textId="77777777" w:rsidR="00447697" w:rsidRDefault="00BE6F0B">
      <w:pPr>
        <w:pStyle w:val="ListParagraph"/>
        <w:numPr>
          <w:ilvl w:val="3"/>
          <w:numId w:val="22"/>
        </w:numPr>
        <w:tabs>
          <w:tab w:val="left" w:pos="2521"/>
        </w:tabs>
        <w:spacing w:before="182" w:line="345" w:lineRule="auto"/>
        <w:ind w:right="1438" w:hanging="365"/>
        <w:jc w:val="both"/>
        <w:rPr>
          <w:sz w:val="21"/>
        </w:rPr>
      </w:pPr>
      <w:r>
        <w:rPr>
          <w:sz w:val="21"/>
        </w:rPr>
        <w:t>Services of an employee may be terminated on grounds of indiscipline, theft, fraud,</w:t>
      </w:r>
      <w:r>
        <w:rPr>
          <w:spacing w:val="1"/>
          <w:sz w:val="21"/>
        </w:rPr>
        <w:t xml:space="preserve"> </w:t>
      </w:r>
      <w:r>
        <w:rPr>
          <w:sz w:val="21"/>
        </w:rPr>
        <w:t>misconduct, misappropriation or dishonesty. Staff terminated on the above grounds</w:t>
      </w:r>
      <w:r>
        <w:rPr>
          <w:spacing w:val="1"/>
          <w:sz w:val="21"/>
        </w:rPr>
        <w:t xml:space="preserve"> </w:t>
      </w:r>
      <w:r>
        <w:rPr>
          <w:sz w:val="21"/>
        </w:rPr>
        <w:t>shall not be entitled to severance pay or other benefits normally admissible to staff</w:t>
      </w:r>
      <w:r>
        <w:rPr>
          <w:spacing w:val="1"/>
          <w:sz w:val="21"/>
        </w:rPr>
        <w:t xml:space="preserve"> </w:t>
      </w:r>
      <w:r>
        <w:rPr>
          <w:sz w:val="21"/>
        </w:rPr>
        <w:t>leaving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service</w:t>
      </w:r>
      <w:r>
        <w:rPr>
          <w:spacing w:val="-1"/>
          <w:sz w:val="21"/>
        </w:rPr>
        <w:t xml:space="preserve"> </w:t>
      </w:r>
      <w:r>
        <w:rPr>
          <w:sz w:val="21"/>
        </w:rPr>
        <w:t>of organization.</w:t>
      </w:r>
    </w:p>
    <w:p w14:paraId="149CB10A" w14:textId="77777777" w:rsidR="00447697" w:rsidRDefault="00BE6F0B">
      <w:pPr>
        <w:pStyle w:val="ListParagraph"/>
        <w:numPr>
          <w:ilvl w:val="3"/>
          <w:numId w:val="22"/>
        </w:numPr>
        <w:tabs>
          <w:tab w:val="left" w:pos="2521"/>
        </w:tabs>
        <w:spacing w:before="176" w:line="319" w:lineRule="auto"/>
        <w:ind w:right="1444" w:hanging="365"/>
        <w:jc w:val="both"/>
        <w:rPr>
          <w:sz w:val="21"/>
        </w:rPr>
      </w:pPr>
      <w:r>
        <w:rPr>
          <w:sz w:val="21"/>
        </w:rPr>
        <w:t>The Competent Authority may waive the notice period if it is not in conflict with the</w:t>
      </w:r>
      <w:r>
        <w:rPr>
          <w:spacing w:val="1"/>
          <w:sz w:val="21"/>
        </w:rPr>
        <w:t xml:space="preserve"> </w:t>
      </w:r>
      <w:r>
        <w:rPr>
          <w:sz w:val="21"/>
        </w:rPr>
        <w:t>interests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objectives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organization.</w:t>
      </w:r>
    </w:p>
    <w:p w14:paraId="5A40867B" w14:textId="77777777" w:rsidR="00447697" w:rsidRDefault="00447697">
      <w:pPr>
        <w:spacing w:line="319" w:lineRule="auto"/>
        <w:jc w:val="both"/>
        <w:rPr>
          <w:sz w:val="21"/>
        </w:rPr>
        <w:sectPr w:rsidR="00447697">
          <w:pgSz w:w="11900" w:h="16840"/>
          <w:pgMar w:top="1280" w:right="0" w:bottom="1420" w:left="0" w:header="138" w:footer="1161" w:gutter="0"/>
          <w:cols w:space="720"/>
        </w:sectPr>
      </w:pPr>
    </w:p>
    <w:p w14:paraId="7873EFDA" w14:textId="77777777" w:rsidR="00447697" w:rsidRDefault="00BE6F0B">
      <w:pPr>
        <w:pStyle w:val="Heading4"/>
        <w:numPr>
          <w:ilvl w:val="1"/>
          <w:numId w:val="22"/>
        </w:numPr>
        <w:tabs>
          <w:tab w:val="left" w:pos="2022"/>
        </w:tabs>
        <w:spacing w:before="126"/>
        <w:ind w:hanging="582"/>
      </w:pPr>
      <w:bookmarkStart w:id="1262" w:name="_bookmark42"/>
      <w:bookmarkEnd w:id="1262"/>
      <w:r>
        <w:lastRenderedPageBreak/>
        <w:t>Termination</w:t>
      </w:r>
    </w:p>
    <w:p w14:paraId="12C56FDD" w14:textId="77777777" w:rsidR="00447697" w:rsidRDefault="00447697">
      <w:pPr>
        <w:pStyle w:val="BodyText"/>
        <w:spacing w:before="3"/>
        <w:rPr>
          <w:rFonts w:ascii="Arial"/>
          <w:b/>
          <w:sz w:val="26"/>
        </w:rPr>
      </w:pPr>
    </w:p>
    <w:p w14:paraId="3B6139E4" w14:textId="77777777" w:rsidR="00447697" w:rsidRDefault="00BE6F0B">
      <w:pPr>
        <w:pStyle w:val="BodyText"/>
        <w:spacing w:line="345" w:lineRule="auto"/>
        <w:ind w:left="2021" w:right="1541"/>
      </w:pPr>
      <w:r>
        <w:t>The services of a regular employee may be terminated by giving one month notice to</w:t>
      </w:r>
      <w:r>
        <w:rPr>
          <w:spacing w:val="1"/>
        </w:rPr>
        <w:t xml:space="preserve"> </w:t>
      </w:r>
      <w:r>
        <w:t xml:space="preserve">management-level staff and all other staff or equal </w:t>
      </w:r>
      <w:proofErr w:type="spellStart"/>
      <w:r>
        <w:t>months’wagespaid</w:t>
      </w:r>
      <w:proofErr w:type="spellEnd"/>
      <w:r>
        <w:t xml:space="preserve"> in lieu of the notice.</w:t>
      </w:r>
      <w:r>
        <w:rPr>
          <w:spacing w:val="-56"/>
        </w:rPr>
        <w:t xml:space="preserve"> </w:t>
      </w:r>
      <w:r>
        <w:t>The wages in this case will be worked out on the average of the last three month's pay</w:t>
      </w:r>
      <w:r>
        <w:rPr>
          <w:spacing w:val="1"/>
        </w:rPr>
        <w:t xml:space="preserve"> </w:t>
      </w:r>
      <w:r>
        <w:t>drawn.</w:t>
      </w:r>
    </w:p>
    <w:p w14:paraId="1BF6BA0B" w14:textId="77777777" w:rsidR="00447697" w:rsidRDefault="00BE6F0B">
      <w:pPr>
        <w:pStyle w:val="BodyText"/>
        <w:spacing w:before="179" w:line="314" w:lineRule="auto"/>
        <w:ind w:left="2021" w:right="1660"/>
      </w:pPr>
      <w:r>
        <w:t>Except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employees</w:t>
      </w:r>
      <w:r>
        <w:rPr>
          <w:spacing w:val="8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consultancy</w:t>
      </w:r>
      <w:r>
        <w:rPr>
          <w:spacing w:val="5"/>
        </w:rPr>
        <w:t xml:space="preserve"> </w:t>
      </w:r>
      <w:r>
        <w:t>contract,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service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employee</w:t>
      </w:r>
      <w:r>
        <w:rPr>
          <w:spacing w:val="8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be</w:t>
      </w:r>
      <w:r>
        <w:rPr>
          <w:spacing w:val="-56"/>
        </w:rPr>
        <w:t xml:space="preserve"> </w:t>
      </w:r>
      <w:r>
        <w:t>terminated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prior</w:t>
      </w:r>
      <w:r>
        <w:rPr>
          <w:spacing w:val="-2"/>
        </w:rPr>
        <w:t xml:space="preserve"> </w:t>
      </w:r>
      <w:r>
        <w:t>notice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cases:</w:t>
      </w:r>
    </w:p>
    <w:p w14:paraId="634C0625" w14:textId="77777777" w:rsidR="00447697" w:rsidRDefault="00BE6F0B">
      <w:pPr>
        <w:pStyle w:val="ListParagraph"/>
        <w:numPr>
          <w:ilvl w:val="0"/>
          <w:numId w:val="21"/>
        </w:numPr>
        <w:tabs>
          <w:tab w:val="left" w:pos="2881"/>
        </w:tabs>
        <w:spacing w:before="207" w:line="338" w:lineRule="auto"/>
        <w:ind w:right="1435"/>
        <w:jc w:val="both"/>
        <w:rPr>
          <w:sz w:val="21"/>
        </w:rPr>
      </w:pPr>
      <w:r>
        <w:rPr>
          <w:sz w:val="21"/>
        </w:rPr>
        <w:t>During the period of probation: provided that where such employee is appointed</w:t>
      </w:r>
      <w:r>
        <w:rPr>
          <w:spacing w:val="1"/>
          <w:sz w:val="21"/>
        </w:rPr>
        <w:t xml:space="preserve"> </w:t>
      </w:r>
      <w:r>
        <w:rPr>
          <w:sz w:val="21"/>
        </w:rPr>
        <w:t>by promotion his/her service shall not be so terminated, instead s/he shall be</w:t>
      </w:r>
      <w:r>
        <w:rPr>
          <w:spacing w:val="1"/>
          <w:sz w:val="21"/>
        </w:rPr>
        <w:t xml:space="preserve"> </w:t>
      </w:r>
      <w:r>
        <w:rPr>
          <w:sz w:val="21"/>
        </w:rPr>
        <w:t>reverted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former</w:t>
      </w:r>
      <w:r>
        <w:rPr>
          <w:spacing w:val="-2"/>
          <w:sz w:val="21"/>
        </w:rPr>
        <w:t xml:space="preserve"> </w:t>
      </w:r>
      <w:r>
        <w:rPr>
          <w:sz w:val="21"/>
        </w:rPr>
        <w:t>post.</w:t>
      </w:r>
    </w:p>
    <w:p w14:paraId="7694A496" w14:textId="77777777" w:rsidR="00447697" w:rsidRDefault="00BE6F0B">
      <w:pPr>
        <w:pStyle w:val="ListParagraph"/>
        <w:numPr>
          <w:ilvl w:val="0"/>
          <w:numId w:val="21"/>
        </w:numPr>
        <w:tabs>
          <w:tab w:val="left" w:pos="2881"/>
        </w:tabs>
        <w:spacing w:before="189" w:line="314" w:lineRule="auto"/>
        <w:ind w:right="1441"/>
        <w:jc w:val="both"/>
        <w:rPr>
          <w:sz w:val="21"/>
        </w:rPr>
      </w:pPr>
      <w:r>
        <w:rPr>
          <w:sz w:val="21"/>
        </w:rPr>
        <w:t>On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expiry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initial</w:t>
      </w:r>
      <w:r>
        <w:rPr>
          <w:spacing w:val="1"/>
          <w:sz w:val="21"/>
        </w:rPr>
        <w:t xml:space="preserve"> </w:t>
      </w:r>
      <w:r>
        <w:rPr>
          <w:sz w:val="21"/>
        </w:rPr>
        <w:t>term,</w:t>
      </w:r>
      <w:r>
        <w:rPr>
          <w:spacing w:val="1"/>
          <w:sz w:val="21"/>
        </w:rPr>
        <w:t xml:space="preserve"> </w:t>
      </w:r>
      <w:r>
        <w:rPr>
          <w:sz w:val="21"/>
        </w:rPr>
        <w:t>or</w:t>
      </w:r>
      <w:r>
        <w:rPr>
          <w:spacing w:val="1"/>
          <w:sz w:val="21"/>
        </w:rPr>
        <w:t xml:space="preserve"> </w:t>
      </w:r>
      <w:r>
        <w:rPr>
          <w:sz w:val="21"/>
        </w:rPr>
        <w:t>subsequent</w:t>
      </w:r>
      <w:r>
        <w:rPr>
          <w:spacing w:val="1"/>
          <w:sz w:val="21"/>
        </w:rPr>
        <w:t xml:space="preserve"> </w:t>
      </w:r>
      <w:r>
        <w:rPr>
          <w:sz w:val="21"/>
        </w:rPr>
        <w:t>period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extension</w:t>
      </w:r>
      <w:r>
        <w:rPr>
          <w:spacing w:val="58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employment.</w:t>
      </w:r>
    </w:p>
    <w:p w14:paraId="3F7B04F4" w14:textId="77777777" w:rsidR="00447697" w:rsidRDefault="00BE6F0B">
      <w:pPr>
        <w:pStyle w:val="BodyText"/>
        <w:spacing w:before="214" w:line="338" w:lineRule="auto"/>
        <w:ind w:left="1800" w:right="1676"/>
        <w:jc w:val="both"/>
      </w:pPr>
      <w:r>
        <w:t>When a situation arises wherein the services of an employee are required to be terminated</w:t>
      </w:r>
      <w:r>
        <w:rPr>
          <w:spacing w:val="-56"/>
        </w:rPr>
        <w:t xml:space="preserve"> </w:t>
      </w:r>
      <w:r>
        <w:t>due to the abolition or reduction of posts, the junior-most employee will be the first to be so</w:t>
      </w:r>
      <w:r>
        <w:rPr>
          <w:spacing w:val="-56"/>
        </w:rPr>
        <w:t xml:space="preserve"> </w:t>
      </w:r>
      <w:r>
        <w:t>relieved.</w:t>
      </w:r>
    </w:p>
    <w:p w14:paraId="6D79E539" w14:textId="77777777" w:rsidR="00447697" w:rsidRDefault="00BE6F0B">
      <w:pPr>
        <w:pStyle w:val="BodyText"/>
        <w:spacing w:before="184" w:line="338" w:lineRule="auto"/>
        <w:ind w:left="1800" w:right="1873"/>
        <w:jc w:val="both"/>
      </w:pPr>
      <w:r>
        <w:t>Services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an</w:t>
      </w:r>
      <w:r>
        <w:rPr>
          <w:spacing w:val="17"/>
        </w:rPr>
        <w:t xml:space="preserve"> </w:t>
      </w:r>
      <w:r>
        <w:t>employee</w:t>
      </w:r>
      <w:r>
        <w:rPr>
          <w:spacing w:val="13"/>
        </w:rPr>
        <w:t xml:space="preserve"> </w:t>
      </w:r>
      <w:r>
        <w:t>may</w:t>
      </w:r>
      <w:r>
        <w:rPr>
          <w:spacing w:val="13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dispensed</w:t>
      </w:r>
      <w:r>
        <w:rPr>
          <w:spacing w:val="16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event</w:t>
      </w:r>
      <w:r>
        <w:rPr>
          <w:spacing w:val="15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budgetary</w:t>
      </w:r>
      <w:r>
        <w:rPr>
          <w:spacing w:val="13"/>
        </w:rPr>
        <w:t xml:space="preserve"> </w:t>
      </w:r>
      <w:r>
        <w:t>constraints,</w:t>
      </w:r>
      <w:r>
        <w:rPr>
          <w:spacing w:val="-56"/>
        </w:rPr>
        <w:t xml:space="preserve"> </w:t>
      </w:r>
      <w:r>
        <w:t>or abolition of a particular post. Such cases shall be dealt with in accordance with</w:t>
      </w:r>
      <w:r>
        <w:rPr>
          <w:spacing w:val="1"/>
        </w:rPr>
        <w:t xml:space="preserve"> </w:t>
      </w:r>
      <w:r>
        <w:t>seniority,</w:t>
      </w:r>
      <w:r>
        <w:rPr>
          <w:spacing w:val="-2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and performance.</w:t>
      </w:r>
    </w:p>
    <w:p w14:paraId="785B9AB7" w14:textId="77777777" w:rsidR="00447697" w:rsidRDefault="00BE6F0B">
      <w:pPr>
        <w:pStyle w:val="Heading4"/>
        <w:numPr>
          <w:ilvl w:val="1"/>
          <w:numId w:val="22"/>
        </w:numPr>
        <w:tabs>
          <w:tab w:val="left" w:pos="2022"/>
        </w:tabs>
        <w:spacing w:before="140"/>
        <w:ind w:hanging="582"/>
      </w:pPr>
      <w:r>
        <w:t>Eligible</w:t>
      </w:r>
      <w:r>
        <w:rPr>
          <w:spacing w:val="-4"/>
        </w:rPr>
        <w:t xml:space="preserve"> </w:t>
      </w:r>
      <w:r>
        <w:t>Dues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Termination</w:t>
      </w:r>
    </w:p>
    <w:p w14:paraId="6D4B449B" w14:textId="77777777" w:rsidR="00447697" w:rsidRDefault="00447697">
      <w:pPr>
        <w:pStyle w:val="BodyText"/>
        <w:spacing w:before="10"/>
        <w:rPr>
          <w:rFonts w:ascii="Arial"/>
          <w:b/>
          <w:sz w:val="25"/>
        </w:rPr>
      </w:pPr>
    </w:p>
    <w:p w14:paraId="7B93DE53" w14:textId="77777777" w:rsidR="00447697" w:rsidRDefault="00BE6F0B">
      <w:pPr>
        <w:pStyle w:val="BodyText"/>
        <w:spacing w:line="338" w:lineRule="auto"/>
        <w:ind w:left="2021" w:right="1628"/>
      </w:pPr>
      <w:r>
        <w:t>An employee terminated due to abolition of post, or budgetary constraints, having</w:t>
      </w:r>
      <w:r>
        <w:rPr>
          <w:spacing w:val="1"/>
        </w:rPr>
        <w:t xml:space="preserve"> </w:t>
      </w:r>
      <w:r>
        <w:t>remained in good standing will be entitled to all legal dues and severance pay payable to</w:t>
      </w:r>
      <w:r>
        <w:rPr>
          <w:spacing w:val="-5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retrenched</w:t>
      </w:r>
      <w:r>
        <w:rPr>
          <w:spacing w:val="-1"/>
        </w:rPr>
        <w:t xml:space="preserve"> </w:t>
      </w:r>
      <w:r>
        <w:t>employee.</w:t>
      </w:r>
    </w:p>
    <w:p w14:paraId="72C50545" w14:textId="77777777" w:rsidR="00447697" w:rsidRDefault="00BE6F0B">
      <w:pPr>
        <w:pStyle w:val="BodyText"/>
        <w:spacing w:before="188" w:line="348" w:lineRule="auto"/>
        <w:ind w:left="2021" w:right="1414"/>
        <w:jc w:val="both"/>
      </w:pPr>
      <w:r>
        <w:rPr>
          <w:color w:val="0D0D0D"/>
        </w:rPr>
        <w:t>Employees,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who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completed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minimum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two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years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uninterrupted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regular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employment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organization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face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voluntary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separation,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shall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entitled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severance pay at the rate of one month's total pay per year of regular service. Payment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shall be computed on the basis of employee's monthly salary at the time of separation.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Each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completed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month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 service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shall be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counted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1/12th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 one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year.</w:t>
      </w:r>
    </w:p>
    <w:p w14:paraId="0B68104C" w14:textId="77777777" w:rsidR="00447697" w:rsidRDefault="00BE6F0B">
      <w:pPr>
        <w:pStyle w:val="Heading4"/>
        <w:numPr>
          <w:ilvl w:val="1"/>
          <w:numId w:val="22"/>
        </w:numPr>
        <w:tabs>
          <w:tab w:val="left" w:pos="2022"/>
        </w:tabs>
        <w:spacing w:before="129"/>
        <w:ind w:hanging="582"/>
      </w:pPr>
      <w:r>
        <w:t>Employee</w:t>
      </w:r>
      <w:r>
        <w:rPr>
          <w:spacing w:val="-3"/>
        </w:rPr>
        <w:t xml:space="preserve"> </w:t>
      </w:r>
      <w:r>
        <w:t>Transfer</w:t>
      </w:r>
    </w:p>
    <w:p w14:paraId="3245DA33" w14:textId="77777777" w:rsidR="00447697" w:rsidRDefault="00447697">
      <w:pPr>
        <w:pStyle w:val="BodyText"/>
        <w:spacing w:before="5"/>
        <w:rPr>
          <w:rFonts w:ascii="Arial"/>
          <w:b/>
          <w:sz w:val="26"/>
        </w:rPr>
      </w:pPr>
    </w:p>
    <w:p w14:paraId="3CD09EE9" w14:textId="77777777" w:rsidR="00447697" w:rsidRDefault="00BE6F0B">
      <w:pPr>
        <w:pStyle w:val="BodyText"/>
        <w:spacing w:line="348" w:lineRule="auto"/>
        <w:ind w:left="2021" w:right="1433"/>
        <w:jc w:val="both"/>
      </w:pPr>
      <w:r>
        <w:t>Employment practices encourage a productive and efficient work force. Retention, transfer,</w:t>
      </w:r>
      <w:r>
        <w:rPr>
          <w:spacing w:val="-56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termination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employees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professional growth. In those situations where positions are to be eliminated or when there</w:t>
      </w:r>
      <w:r>
        <w:rPr>
          <w:spacing w:val="-56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reduction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force,</w:t>
      </w:r>
      <w:r>
        <w:rPr>
          <w:spacing w:val="1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reasonable</w:t>
      </w:r>
      <w:r>
        <w:rPr>
          <w:spacing w:val="1"/>
        </w:rPr>
        <w:t xml:space="preserve"> </w:t>
      </w:r>
      <w:r>
        <w:t>effort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retain</w:t>
      </w:r>
      <w:r>
        <w:rPr>
          <w:spacing w:val="1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regular</w:t>
      </w:r>
      <w:r>
        <w:rPr>
          <w:spacing w:val="-56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demonstrated</w:t>
      </w:r>
      <w:r>
        <w:rPr>
          <w:spacing w:val="-1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job</w:t>
      </w:r>
      <w:r>
        <w:rPr>
          <w:spacing w:val="-1"/>
        </w:rPr>
        <w:t xml:space="preserve"> </w:t>
      </w:r>
      <w:r>
        <w:t>performance.</w:t>
      </w:r>
    </w:p>
    <w:p w14:paraId="2A6D15F4" w14:textId="77777777" w:rsidR="00447697" w:rsidRDefault="00447697">
      <w:pPr>
        <w:spacing w:line="348" w:lineRule="auto"/>
        <w:jc w:val="both"/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35F00C28" w14:textId="77777777" w:rsidR="00447697" w:rsidRDefault="00BE6F0B">
      <w:pPr>
        <w:pStyle w:val="Heading5"/>
        <w:numPr>
          <w:ilvl w:val="2"/>
          <w:numId w:val="22"/>
        </w:numPr>
        <w:tabs>
          <w:tab w:val="left" w:pos="2142"/>
        </w:tabs>
        <w:spacing w:before="128"/>
        <w:ind w:hanging="702"/>
      </w:pPr>
      <w:bookmarkStart w:id="1263" w:name="_bookmark43"/>
      <w:bookmarkEnd w:id="1263"/>
      <w:r>
        <w:lastRenderedPageBreak/>
        <w:t>Voluntary</w:t>
      </w:r>
      <w:r>
        <w:rPr>
          <w:spacing w:val="-2"/>
        </w:rPr>
        <w:t xml:space="preserve"> </w:t>
      </w:r>
      <w:r>
        <w:t>Transfer</w:t>
      </w:r>
    </w:p>
    <w:p w14:paraId="550F1E31" w14:textId="77777777" w:rsidR="00447697" w:rsidRDefault="00447697">
      <w:pPr>
        <w:pStyle w:val="BodyText"/>
        <w:spacing w:before="2"/>
        <w:rPr>
          <w:rFonts w:ascii="Arial"/>
          <w:b/>
          <w:sz w:val="25"/>
        </w:rPr>
      </w:pPr>
    </w:p>
    <w:p w14:paraId="40061877" w14:textId="77777777" w:rsidR="00447697" w:rsidRDefault="00BE6F0B">
      <w:pPr>
        <w:pStyle w:val="BodyText"/>
        <w:spacing w:line="345" w:lineRule="auto"/>
        <w:ind w:left="2040" w:right="1408"/>
        <w:jc w:val="both"/>
      </w:pPr>
      <w:r>
        <w:t>Regular full-time employees may compete for other regular full-time vacancies. Part-time,</w:t>
      </w:r>
      <w:r>
        <w:rPr>
          <w:spacing w:val="1"/>
        </w:rPr>
        <w:t xml:space="preserve"> </w:t>
      </w:r>
      <w:r>
        <w:t>temporary, seasonal, or provisional employees are also eligible to compete for regular full-</w:t>
      </w:r>
      <w:r>
        <w:rPr>
          <w:spacing w:val="1"/>
        </w:rPr>
        <w:t xml:space="preserve"> </w:t>
      </w:r>
      <w:r>
        <w:t>time</w:t>
      </w:r>
      <w:r>
        <w:rPr>
          <w:spacing w:val="10"/>
        </w:rPr>
        <w:t xml:space="preserve"> </w:t>
      </w:r>
      <w:r>
        <w:t>positions</w:t>
      </w:r>
      <w:r>
        <w:rPr>
          <w:rFonts w:ascii="Arial"/>
          <w:b/>
        </w:rPr>
        <w:t>.</w:t>
      </w:r>
      <w:r>
        <w:rPr>
          <w:rFonts w:ascii="Arial"/>
          <w:b/>
          <w:spacing w:val="10"/>
        </w:rPr>
        <w:t xml:space="preserve"> </w:t>
      </w:r>
      <w:r>
        <w:t>Employees</w:t>
      </w:r>
      <w:r>
        <w:rPr>
          <w:spacing w:val="11"/>
        </w:rPr>
        <w:t xml:space="preserve"> </w:t>
      </w:r>
      <w:r>
        <w:t>may</w:t>
      </w:r>
      <w:r>
        <w:rPr>
          <w:spacing w:val="8"/>
        </w:rPr>
        <w:t xml:space="preserve"> </w:t>
      </w:r>
      <w:r>
        <w:t>transfer</w:t>
      </w:r>
      <w:r>
        <w:rPr>
          <w:spacing w:val="10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t>one</w:t>
      </w:r>
      <w:r>
        <w:rPr>
          <w:spacing w:val="11"/>
        </w:rPr>
        <w:t xml:space="preserve"> </w:t>
      </w:r>
      <w:r>
        <w:t>section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another</w:t>
      </w:r>
      <w:r>
        <w:rPr>
          <w:spacing w:val="10"/>
        </w:rPr>
        <w:t xml:space="preserve"> </w:t>
      </w:r>
      <w:r>
        <w:t>only</w:t>
      </w:r>
      <w:r>
        <w:rPr>
          <w:spacing w:val="8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beginning</w:t>
      </w:r>
      <w:r>
        <w:rPr>
          <w:spacing w:val="-56"/>
        </w:rPr>
        <w:t xml:space="preserve"> </w:t>
      </w:r>
      <w:r>
        <w:t>of a</w:t>
      </w:r>
      <w:r>
        <w:rPr>
          <w:spacing w:val="-1"/>
        </w:rPr>
        <w:t xml:space="preserve"> </w:t>
      </w:r>
      <w:r>
        <w:t>pay</w:t>
      </w:r>
      <w:r>
        <w:rPr>
          <w:spacing w:val="-3"/>
        </w:rPr>
        <w:t xml:space="preserve"> </w:t>
      </w:r>
      <w:r>
        <w:t>period</w:t>
      </w:r>
      <w:r>
        <w:rPr>
          <w:spacing w:val="-1"/>
        </w:rPr>
        <w:t xml:space="preserve"> </w:t>
      </w:r>
      <w:r>
        <w:t>unless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MD makes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exception.</w:t>
      </w:r>
    </w:p>
    <w:p w14:paraId="44E55ED4" w14:textId="77777777" w:rsidR="00447697" w:rsidRDefault="00BE6F0B">
      <w:pPr>
        <w:pStyle w:val="Heading5"/>
        <w:numPr>
          <w:ilvl w:val="2"/>
          <w:numId w:val="22"/>
        </w:numPr>
        <w:tabs>
          <w:tab w:val="left" w:pos="2161"/>
        </w:tabs>
        <w:spacing w:before="128"/>
        <w:ind w:left="2160" w:hanging="721"/>
      </w:pPr>
      <w:r>
        <w:t>Involuntary</w:t>
      </w:r>
      <w:r>
        <w:rPr>
          <w:spacing w:val="-4"/>
        </w:rPr>
        <w:t xml:space="preserve"> </w:t>
      </w:r>
      <w:r>
        <w:t>Transfer</w:t>
      </w:r>
    </w:p>
    <w:p w14:paraId="2E73BD70" w14:textId="77777777" w:rsidR="00447697" w:rsidRDefault="00447697">
      <w:pPr>
        <w:pStyle w:val="BodyText"/>
        <w:spacing w:before="4"/>
        <w:rPr>
          <w:rFonts w:ascii="Arial"/>
          <w:b/>
          <w:sz w:val="25"/>
        </w:rPr>
      </w:pPr>
    </w:p>
    <w:p w14:paraId="29374409" w14:textId="77777777" w:rsidR="00447697" w:rsidRDefault="00BE6F0B">
      <w:pPr>
        <w:pStyle w:val="BodyText"/>
        <w:spacing w:line="352" w:lineRule="auto"/>
        <w:ind w:left="2160" w:right="1417"/>
        <w:jc w:val="both"/>
      </w:pPr>
      <w:r>
        <w:t>Involuntary</w:t>
      </w:r>
      <w:r>
        <w:rPr>
          <w:spacing w:val="10"/>
        </w:rPr>
        <w:t xml:space="preserve"> </w:t>
      </w:r>
      <w:r>
        <w:t>transfers</w:t>
      </w:r>
      <w:r>
        <w:rPr>
          <w:spacing w:val="13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employees</w:t>
      </w:r>
      <w:r>
        <w:rPr>
          <w:spacing w:val="12"/>
        </w:rPr>
        <w:t xml:space="preserve"> </w:t>
      </w:r>
      <w:r>
        <w:t>may</w:t>
      </w:r>
      <w:r>
        <w:rPr>
          <w:spacing w:val="11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made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best</w:t>
      </w:r>
      <w:r>
        <w:rPr>
          <w:spacing w:val="12"/>
        </w:rPr>
        <w:t xml:space="preserve"> </w:t>
      </w:r>
      <w:r>
        <w:t>use</w:t>
      </w:r>
      <w:r>
        <w:rPr>
          <w:spacing w:val="14"/>
        </w:rPr>
        <w:t xml:space="preserve"> </w:t>
      </w:r>
      <w:r>
        <w:t>employee</w:t>
      </w:r>
      <w:r>
        <w:rPr>
          <w:spacing w:val="14"/>
        </w:rPr>
        <w:t xml:space="preserve"> </w:t>
      </w:r>
      <w:r>
        <w:t>skills,</w:t>
      </w:r>
      <w:r>
        <w:rPr>
          <w:spacing w:val="13"/>
        </w:rPr>
        <w:t xml:space="preserve"> </w:t>
      </w:r>
      <w:r>
        <w:t>education</w:t>
      </w:r>
      <w:r>
        <w:rPr>
          <w:spacing w:val="-56"/>
        </w:rPr>
        <w:t xml:space="preserve"> </w:t>
      </w:r>
      <w:r>
        <w:t>or experience. Transfer may involve employee relocation to another Section within the</w:t>
      </w:r>
      <w:r>
        <w:rPr>
          <w:spacing w:val="1"/>
        </w:rPr>
        <w:t xml:space="preserve"> </w:t>
      </w:r>
      <w:r>
        <w:t>Organization.</w:t>
      </w:r>
      <w:r>
        <w:rPr>
          <w:spacing w:val="1"/>
        </w:rPr>
        <w:t xml:space="preserve"> </w:t>
      </w:r>
      <w:r>
        <w:t>Transfer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consist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reassignment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reclassification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employee from one job classification to another because of inability to perform essential</w:t>
      </w:r>
      <w:r>
        <w:rPr>
          <w:spacing w:val="1"/>
        </w:rPr>
        <w:t xml:space="preserve"> </w:t>
      </w:r>
      <w:r>
        <w:t>job</w:t>
      </w:r>
      <w:r>
        <w:rPr>
          <w:spacing w:val="1"/>
        </w:rPr>
        <w:t xml:space="preserve"> </w:t>
      </w:r>
      <w:r>
        <w:t>functions</w:t>
      </w:r>
      <w:r>
        <w:rPr>
          <w:spacing w:val="1"/>
        </w:rPr>
        <w:t xml:space="preserve"> </w:t>
      </w:r>
      <w:r>
        <w:t>due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medically</w:t>
      </w:r>
      <w:r>
        <w:rPr>
          <w:spacing w:val="1"/>
        </w:rPr>
        <w:t xml:space="preserve"> </w:t>
      </w:r>
      <w:r>
        <w:t>certified</w:t>
      </w:r>
      <w:r>
        <w:rPr>
          <w:spacing w:val="1"/>
        </w:rPr>
        <w:t xml:space="preserve"> </w:t>
      </w:r>
      <w:r>
        <w:t>disability,</w:t>
      </w:r>
      <w:r>
        <w:rPr>
          <w:spacing w:val="1"/>
        </w:rPr>
        <w:t xml:space="preserve"> </w:t>
      </w:r>
      <w:r>
        <w:t>reorganization,</w:t>
      </w:r>
      <w:r>
        <w:rPr>
          <w:spacing w:val="1"/>
        </w:rPr>
        <w:t xml:space="preserve"> </w:t>
      </w:r>
      <w:r>
        <w:t>while</w:t>
      </w:r>
      <w:r>
        <w:rPr>
          <w:spacing w:val="58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 xml:space="preserve">suspension </w:t>
      </w:r>
      <w:proofErr w:type="spellStart"/>
      <w:proofErr w:type="gramStart"/>
      <w:r>
        <w:t>fromprincipaltheduty,employee’sorforotherreasons</w:t>
      </w:r>
      <w:proofErr w:type="spellEnd"/>
      <w:proofErr w:type="gramEnd"/>
      <w:r>
        <w:t>. The Section Head of the</w:t>
      </w:r>
      <w:r>
        <w:rPr>
          <w:spacing w:val="1"/>
        </w:rPr>
        <w:t xml:space="preserve"> </w:t>
      </w:r>
      <w:r>
        <w:t>transferring employee or his/her designee shall provide a written decision of the transfer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conditions.</w:t>
      </w:r>
    </w:p>
    <w:p w14:paraId="4839D8A6" w14:textId="77777777" w:rsidR="00447697" w:rsidRDefault="00BE6F0B">
      <w:pPr>
        <w:pStyle w:val="Heading5"/>
        <w:numPr>
          <w:ilvl w:val="2"/>
          <w:numId w:val="22"/>
        </w:numPr>
        <w:tabs>
          <w:tab w:val="left" w:pos="2161"/>
        </w:tabs>
        <w:spacing w:before="127"/>
        <w:ind w:left="2160" w:hanging="721"/>
      </w:pPr>
      <w:r>
        <w:t>Suspension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Disciplinary</w:t>
      </w:r>
      <w:r>
        <w:rPr>
          <w:spacing w:val="-5"/>
        </w:rPr>
        <w:t xml:space="preserve"> </w:t>
      </w:r>
      <w:r>
        <w:t>Actions</w:t>
      </w:r>
    </w:p>
    <w:p w14:paraId="6E3927CD" w14:textId="77777777" w:rsidR="00447697" w:rsidRDefault="00447697">
      <w:pPr>
        <w:pStyle w:val="BodyText"/>
        <w:spacing w:before="4"/>
        <w:rPr>
          <w:rFonts w:ascii="Arial"/>
          <w:b/>
          <w:sz w:val="25"/>
        </w:rPr>
      </w:pPr>
    </w:p>
    <w:p w14:paraId="21B8D8F6" w14:textId="77777777" w:rsidR="00447697" w:rsidRDefault="00BE6F0B">
      <w:pPr>
        <w:pStyle w:val="BodyText"/>
        <w:spacing w:line="338" w:lineRule="auto"/>
        <w:ind w:left="2160" w:right="1435"/>
        <w:jc w:val="both"/>
      </w:pPr>
      <w:r>
        <w:t>An employee's failure to observe personnel policies or work rules, or other employee</w:t>
      </w:r>
      <w:r>
        <w:rPr>
          <w:spacing w:val="1"/>
        </w:rPr>
        <w:t xml:space="preserve"> </w:t>
      </w:r>
      <w:r>
        <w:t>actions which adversely affect their job performance or the job performance of another</w:t>
      </w:r>
      <w:r>
        <w:rPr>
          <w:spacing w:val="1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grounds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>actions:</w:t>
      </w:r>
    </w:p>
    <w:p w14:paraId="4B682803" w14:textId="77777777" w:rsidR="00447697" w:rsidRDefault="00BE6F0B">
      <w:pPr>
        <w:pStyle w:val="Heading6"/>
        <w:numPr>
          <w:ilvl w:val="3"/>
          <w:numId w:val="20"/>
        </w:numPr>
        <w:tabs>
          <w:tab w:val="left" w:pos="2298"/>
        </w:tabs>
        <w:spacing w:before="143"/>
        <w:ind w:hanging="858"/>
      </w:pPr>
      <w:r>
        <w:t>Verbal</w:t>
      </w:r>
      <w:r>
        <w:rPr>
          <w:spacing w:val="-3"/>
        </w:rPr>
        <w:t xml:space="preserve"> </w:t>
      </w:r>
      <w:r>
        <w:t>Reprimand</w:t>
      </w:r>
    </w:p>
    <w:p w14:paraId="75D3E257" w14:textId="77777777" w:rsidR="00447697" w:rsidRDefault="00447697">
      <w:pPr>
        <w:pStyle w:val="BodyText"/>
        <w:spacing w:before="9"/>
        <w:rPr>
          <w:rFonts w:ascii="Arial"/>
          <w:b/>
          <w:i/>
          <w:sz w:val="24"/>
        </w:rPr>
      </w:pPr>
    </w:p>
    <w:p w14:paraId="5C9F08FB" w14:textId="77777777" w:rsidR="00447697" w:rsidRDefault="00BE6F0B">
      <w:pPr>
        <w:pStyle w:val="BodyText"/>
        <w:spacing w:line="343" w:lineRule="auto"/>
        <w:ind w:left="2160" w:right="1438"/>
        <w:jc w:val="both"/>
      </w:pPr>
      <w:r>
        <w:t xml:space="preserve">The supervisor will </w:t>
      </w:r>
      <w:r>
        <w:rPr>
          <w:u w:val="single"/>
        </w:rPr>
        <w:t>verbally</w:t>
      </w:r>
      <w:r>
        <w:t xml:space="preserve"> notify the employee that since there has been a violation of</w:t>
      </w:r>
      <w:r>
        <w:rPr>
          <w:spacing w:val="1"/>
        </w:rPr>
        <w:t xml:space="preserve"> </w:t>
      </w:r>
      <w:r>
        <w:t>work rules, organization policy, or procedures, an official warning is being given. This</w:t>
      </w:r>
      <w:r>
        <w:rPr>
          <w:spacing w:val="1"/>
        </w:rPr>
        <w:t xml:space="preserve"> </w:t>
      </w:r>
      <w:r>
        <w:t>verbal reprimand will be recorded by the supervisor in writing and placed in the personnel</w:t>
      </w:r>
      <w:r>
        <w:rPr>
          <w:spacing w:val="-56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question.</w:t>
      </w:r>
    </w:p>
    <w:p w14:paraId="5C287C3E" w14:textId="77777777" w:rsidR="00447697" w:rsidRDefault="00BE6F0B">
      <w:pPr>
        <w:pStyle w:val="Heading6"/>
        <w:numPr>
          <w:ilvl w:val="3"/>
          <w:numId w:val="20"/>
        </w:numPr>
        <w:tabs>
          <w:tab w:val="left" w:pos="2298"/>
        </w:tabs>
        <w:spacing w:before="145"/>
        <w:ind w:hanging="858"/>
      </w:pPr>
      <w:r>
        <w:t>Written</w:t>
      </w:r>
      <w:r>
        <w:rPr>
          <w:spacing w:val="-2"/>
        </w:rPr>
        <w:t xml:space="preserve"> </w:t>
      </w:r>
      <w:r>
        <w:t>Reprimand</w:t>
      </w:r>
    </w:p>
    <w:p w14:paraId="1833486B" w14:textId="77777777" w:rsidR="00447697" w:rsidRDefault="00447697">
      <w:pPr>
        <w:pStyle w:val="BodyText"/>
        <w:spacing w:before="4"/>
        <w:rPr>
          <w:rFonts w:ascii="Arial"/>
          <w:b/>
          <w:i/>
          <w:sz w:val="24"/>
        </w:rPr>
      </w:pPr>
    </w:p>
    <w:p w14:paraId="026DE7F3" w14:textId="77777777" w:rsidR="00447697" w:rsidRDefault="00BE6F0B">
      <w:pPr>
        <w:pStyle w:val="BodyText"/>
        <w:spacing w:line="348" w:lineRule="auto"/>
        <w:ind w:left="2160" w:right="1416"/>
        <w:jc w:val="both"/>
      </w:pPr>
      <w:r>
        <w:t>A written reprimand on the Disciplinary Action Form Template (DAFT) developed by</w:t>
      </w:r>
      <w:r>
        <w:rPr>
          <w:spacing w:val="1"/>
        </w:rPr>
        <w:t xml:space="preserve"> </w:t>
      </w:r>
      <w:r>
        <w:t>Human Resource Section, will be issued to the employee, who will sign receipt of it,</w:t>
      </w:r>
      <w:r>
        <w:rPr>
          <w:spacing w:val="1"/>
        </w:rPr>
        <w:t xml:space="preserve"> </w:t>
      </w:r>
      <w:r>
        <w:t>following which it will be countersigned by the Section Head and placed in the employee's</w:t>
      </w:r>
      <w:r>
        <w:rPr>
          <w:spacing w:val="-56"/>
        </w:rPr>
        <w:t xml:space="preserve"> </w:t>
      </w:r>
      <w:r>
        <w:t>personnel record. This action is subject to the right of appeal and review in accordance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procedures</w:t>
      </w:r>
      <w:r>
        <w:rPr>
          <w:spacing w:val="-1"/>
        </w:rPr>
        <w:t xml:space="preserve"> </w:t>
      </w:r>
      <w:r>
        <w:t>provided in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manual.</w:t>
      </w:r>
    </w:p>
    <w:p w14:paraId="4D67F5CC" w14:textId="77777777" w:rsidR="00447697" w:rsidRDefault="00BE6F0B">
      <w:pPr>
        <w:pStyle w:val="Heading6"/>
        <w:numPr>
          <w:ilvl w:val="3"/>
          <w:numId w:val="20"/>
        </w:numPr>
        <w:tabs>
          <w:tab w:val="left" w:pos="2298"/>
        </w:tabs>
        <w:spacing w:before="136"/>
        <w:ind w:hanging="858"/>
      </w:pPr>
      <w:r>
        <w:t>Suspension</w:t>
      </w:r>
    </w:p>
    <w:p w14:paraId="284D6682" w14:textId="77777777" w:rsidR="00447697" w:rsidRDefault="00447697">
      <w:pPr>
        <w:pStyle w:val="BodyText"/>
        <w:spacing w:before="8"/>
        <w:rPr>
          <w:rFonts w:ascii="Arial"/>
          <w:b/>
          <w:i/>
          <w:sz w:val="24"/>
        </w:rPr>
      </w:pPr>
    </w:p>
    <w:p w14:paraId="3C625A13" w14:textId="77777777" w:rsidR="00447697" w:rsidRDefault="00BE6F0B">
      <w:pPr>
        <w:pStyle w:val="BodyText"/>
        <w:spacing w:before="1" w:line="345" w:lineRule="auto"/>
        <w:ind w:left="2160" w:right="1419"/>
        <w:jc w:val="both"/>
      </w:pPr>
      <w:r>
        <w:t>All suspensions from work shall be entered into an employee's personnel record. A</w:t>
      </w:r>
      <w:r>
        <w:rPr>
          <w:spacing w:val="1"/>
        </w:rPr>
        <w:t xml:space="preserve"> </w:t>
      </w:r>
      <w:r>
        <w:t>supervisor may recommend the suspension of an employee from work without pay for</w:t>
      </w:r>
      <w:r>
        <w:rPr>
          <w:spacing w:val="1"/>
        </w:rPr>
        <w:t xml:space="preserve"> </w:t>
      </w:r>
      <w:r>
        <w:t>flagrant</w:t>
      </w:r>
      <w:r>
        <w:rPr>
          <w:spacing w:val="1"/>
        </w:rPr>
        <w:t xml:space="preserve"> </w:t>
      </w:r>
      <w:r>
        <w:t>violation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disregard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rules,</w:t>
      </w:r>
      <w:r>
        <w:rPr>
          <w:spacing w:val="1"/>
        </w:rPr>
        <w:t xml:space="preserve"> </w:t>
      </w:r>
      <w:r>
        <w:t>personnel</w:t>
      </w:r>
      <w:r>
        <w:rPr>
          <w:spacing w:val="1"/>
        </w:rPr>
        <w:t xml:space="preserve"> </w:t>
      </w:r>
      <w:r>
        <w:t>policies,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regulations</w:t>
      </w:r>
      <w:r>
        <w:rPr>
          <w:spacing w:val="58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varying</w:t>
      </w:r>
      <w:r>
        <w:rPr>
          <w:spacing w:val="-2"/>
        </w:rPr>
        <w:t xml:space="preserve"> </w:t>
      </w:r>
      <w:r>
        <w:t>periods</w:t>
      </w:r>
      <w:r>
        <w:rPr>
          <w:spacing w:val="-2"/>
        </w:rPr>
        <w:t xml:space="preserve"> </w:t>
      </w:r>
      <w:r>
        <w:t>of time,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approval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Head.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Head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obtain</w:t>
      </w:r>
    </w:p>
    <w:p w14:paraId="2426645E" w14:textId="77777777" w:rsidR="00447697" w:rsidRDefault="00447697">
      <w:pPr>
        <w:spacing w:line="345" w:lineRule="auto"/>
        <w:jc w:val="both"/>
        <w:sectPr w:rsidR="00447697">
          <w:pgSz w:w="11900" w:h="16840"/>
          <w:pgMar w:top="1280" w:right="0" w:bottom="1380" w:left="0" w:header="138" w:footer="1161" w:gutter="0"/>
          <w:cols w:space="720"/>
        </w:sectPr>
      </w:pPr>
    </w:p>
    <w:p w14:paraId="6FE53F57" w14:textId="77777777" w:rsidR="00447697" w:rsidRDefault="00BE6F0B">
      <w:pPr>
        <w:pStyle w:val="BodyText"/>
        <w:spacing w:before="176" w:line="312" w:lineRule="auto"/>
        <w:ind w:left="2160" w:right="1514"/>
      </w:pPr>
      <w:bookmarkStart w:id="1264" w:name="_bookmark44"/>
      <w:bookmarkEnd w:id="1264"/>
      <w:r>
        <w:lastRenderedPageBreak/>
        <w:t>permission for suspension from immediate supervisor. To come into effect a Suspension</w:t>
      </w:r>
      <w:r>
        <w:rPr>
          <w:spacing w:val="-56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ratified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MD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days</w:t>
      </w:r>
      <w:r>
        <w:rPr>
          <w:spacing w:val="-2"/>
        </w:rPr>
        <w:t xml:space="preserve"> </w:t>
      </w:r>
      <w:r>
        <w:t>of receipt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recommendation.</w:t>
      </w:r>
    </w:p>
    <w:p w14:paraId="48BBDA9A" w14:textId="77777777" w:rsidR="00447697" w:rsidRDefault="00447697">
      <w:pPr>
        <w:pStyle w:val="BodyText"/>
        <w:spacing w:before="10"/>
        <w:rPr>
          <w:sz w:val="18"/>
        </w:rPr>
      </w:pPr>
    </w:p>
    <w:p w14:paraId="69BE124C" w14:textId="77777777" w:rsidR="00447697" w:rsidRDefault="00BE6F0B">
      <w:pPr>
        <w:pStyle w:val="BodyText"/>
        <w:spacing w:before="1" w:line="309" w:lineRule="auto"/>
        <w:ind w:left="2160" w:right="1660"/>
      </w:pPr>
      <w:r>
        <w:t>Any</w:t>
      </w:r>
      <w:r>
        <w:rPr>
          <w:spacing w:val="-4"/>
        </w:rPr>
        <w:t xml:space="preserve"> </w:t>
      </w:r>
      <w:r>
        <w:t>suspension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than three</w:t>
      </w:r>
      <w:r>
        <w:rPr>
          <w:spacing w:val="-1"/>
        </w:rPr>
        <w:t xml:space="preserve"> </w:t>
      </w:r>
      <w:r>
        <w:t>(3)</w:t>
      </w:r>
      <w:r>
        <w:rPr>
          <w:spacing w:val="-2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will require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Appeal hearing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55"/>
        </w:rPr>
        <w:t xml:space="preserve"> </w:t>
      </w:r>
      <w:r>
        <w:t>conducted,</w:t>
      </w:r>
      <w:r>
        <w:rPr>
          <w:spacing w:val="-3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MD’s</w:t>
      </w:r>
      <w:r>
        <w:rPr>
          <w:spacing w:val="-1"/>
        </w:rPr>
        <w:t xml:space="preserve"> </w:t>
      </w:r>
      <w:r>
        <w:t>approval,</w:t>
      </w:r>
    </w:p>
    <w:p w14:paraId="3BD0CAF8" w14:textId="77777777" w:rsidR="00447697" w:rsidRDefault="00BE6F0B">
      <w:pPr>
        <w:tabs>
          <w:tab w:val="left" w:pos="1999"/>
        </w:tabs>
        <w:spacing w:before="171"/>
        <w:ind w:left="1440"/>
        <w:rPr>
          <w:rFonts w:ascii="Arial"/>
          <w:b/>
          <w:sz w:val="23"/>
        </w:rPr>
      </w:pPr>
      <w:r>
        <w:rPr>
          <w:rFonts w:ascii="Arial"/>
          <w:b/>
          <w:sz w:val="15"/>
        </w:rPr>
        <w:t>10.6</w:t>
      </w:r>
      <w:r>
        <w:rPr>
          <w:rFonts w:ascii="Arial"/>
          <w:b/>
          <w:sz w:val="15"/>
        </w:rPr>
        <w:tab/>
      </w:r>
      <w:r>
        <w:rPr>
          <w:rFonts w:ascii="Arial"/>
          <w:b/>
          <w:sz w:val="23"/>
        </w:rPr>
        <w:t>Disciplinary</w:t>
      </w:r>
      <w:r>
        <w:rPr>
          <w:rFonts w:ascii="Arial"/>
          <w:b/>
          <w:spacing w:val="-7"/>
          <w:sz w:val="23"/>
        </w:rPr>
        <w:t xml:space="preserve"> </w:t>
      </w:r>
      <w:r>
        <w:rPr>
          <w:rFonts w:ascii="Arial"/>
          <w:b/>
          <w:sz w:val="23"/>
        </w:rPr>
        <w:t>Action</w:t>
      </w:r>
    </w:p>
    <w:p w14:paraId="5407725F" w14:textId="77777777" w:rsidR="00447697" w:rsidRDefault="00447697">
      <w:pPr>
        <w:pStyle w:val="BodyText"/>
        <w:spacing w:before="3"/>
        <w:rPr>
          <w:rFonts w:ascii="Arial"/>
          <w:b/>
          <w:sz w:val="22"/>
        </w:rPr>
      </w:pPr>
    </w:p>
    <w:p w14:paraId="3CBB7E07" w14:textId="77777777" w:rsidR="00447697" w:rsidRDefault="00BE6F0B">
      <w:pPr>
        <w:pStyle w:val="Heading5"/>
        <w:ind w:left="1440" w:firstLine="0"/>
      </w:pPr>
      <w:r>
        <w:t>10.6.1</w:t>
      </w:r>
      <w:r>
        <w:rPr>
          <w:spacing w:val="1"/>
        </w:rPr>
        <w:t xml:space="preserve"> </w:t>
      </w:r>
      <w:r>
        <w:t>Authority</w:t>
      </w:r>
      <w:r>
        <w:rPr>
          <w:spacing w:val="-6"/>
        </w:rPr>
        <w:t xml:space="preserve"> </w:t>
      </w:r>
      <w:r>
        <w:t>to Take</w:t>
      </w:r>
      <w:r>
        <w:rPr>
          <w:spacing w:val="-3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>Action</w:t>
      </w:r>
    </w:p>
    <w:p w14:paraId="7FDEB25F" w14:textId="77777777" w:rsidR="00447697" w:rsidRDefault="00447697">
      <w:pPr>
        <w:pStyle w:val="BodyText"/>
        <w:spacing w:before="1"/>
        <w:rPr>
          <w:rFonts w:ascii="Arial"/>
          <w:b/>
          <w:sz w:val="25"/>
        </w:rPr>
      </w:pPr>
    </w:p>
    <w:p w14:paraId="1D6DF2EE" w14:textId="77777777" w:rsidR="00447697" w:rsidRDefault="00BE6F0B">
      <w:pPr>
        <w:pStyle w:val="BodyText"/>
        <w:spacing w:before="1" w:line="316" w:lineRule="auto"/>
        <w:ind w:left="2160" w:right="2120"/>
      </w:pPr>
      <w:r>
        <w:t>Supervisory and managerial personnel shall have the authority to take disciplinary</w:t>
      </w:r>
      <w:r>
        <w:rPr>
          <w:spacing w:val="-56"/>
        </w:rPr>
        <w:t xml:space="preserve"> </w:t>
      </w:r>
      <w:r>
        <w:t>actions</w:t>
      </w:r>
      <w:r>
        <w:rPr>
          <w:spacing w:val="-2"/>
        </w:rPr>
        <w:t xml:space="preserve"> </w:t>
      </w:r>
      <w:r>
        <w:t>deemed</w:t>
      </w:r>
      <w:r>
        <w:rPr>
          <w:spacing w:val="-1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accordance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Manual.</w:t>
      </w:r>
    </w:p>
    <w:p w14:paraId="1E0D5739" w14:textId="77777777" w:rsidR="00447697" w:rsidRDefault="00BE6F0B">
      <w:pPr>
        <w:pStyle w:val="Heading4"/>
        <w:numPr>
          <w:ilvl w:val="1"/>
          <w:numId w:val="19"/>
        </w:numPr>
        <w:tabs>
          <w:tab w:val="left" w:pos="1954"/>
        </w:tabs>
        <w:spacing w:before="157"/>
      </w:pPr>
      <w:r>
        <w:t>Termination</w:t>
      </w:r>
    </w:p>
    <w:p w14:paraId="00D7F97B" w14:textId="77777777" w:rsidR="00447697" w:rsidRDefault="00447697">
      <w:pPr>
        <w:pStyle w:val="BodyText"/>
        <w:spacing w:before="5"/>
        <w:rPr>
          <w:rFonts w:ascii="Arial"/>
          <w:b/>
          <w:sz w:val="26"/>
        </w:rPr>
      </w:pPr>
    </w:p>
    <w:p w14:paraId="788A9A01" w14:textId="77777777" w:rsidR="00447697" w:rsidRDefault="00BE6F0B">
      <w:pPr>
        <w:pStyle w:val="BodyText"/>
        <w:spacing w:before="1" w:line="312" w:lineRule="auto"/>
        <w:ind w:left="2160" w:right="1712"/>
      </w:pPr>
      <w:r>
        <w:t>Termination is defined as separation of an individual from the work force, voluntarily or</w:t>
      </w:r>
      <w:r>
        <w:rPr>
          <w:spacing w:val="-56"/>
        </w:rPr>
        <w:t xml:space="preserve"> </w:t>
      </w:r>
      <w:r>
        <w:t>involuntarily,</w:t>
      </w:r>
      <w:r>
        <w:rPr>
          <w:spacing w:val="-3"/>
        </w:rPr>
        <w:t xml:space="preserve"> </w:t>
      </w:r>
      <w:r>
        <w:t>resulting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severance</w:t>
      </w:r>
      <w:r>
        <w:rPr>
          <w:spacing w:val="-1"/>
        </w:rPr>
        <w:t xml:space="preserve"> </w:t>
      </w:r>
      <w:r>
        <w:t>of all</w:t>
      </w:r>
      <w:r>
        <w:rPr>
          <w:spacing w:val="-1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benefits.</w:t>
      </w:r>
    </w:p>
    <w:p w14:paraId="78430CA6" w14:textId="77777777" w:rsidR="00447697" w:rsidRDefault="00BE6F0B">
      <w:pPr>
        <w:pStyle w:val="Heading5"/>
        <w:numPr>
          <w:ilvl w:val="2"/>
          <w:numId w:val="19"/>
        </w:numPr>
        <w:tabs>
          <w:tab w:val="left" w:pos="2161"/>
        </w:tabs>
        <w:spacing w:before="164"/>
        <w:ind w:hanging="721"/>
      </w:pPr>
      <w:r>
        <w:t>Voluntary</w:t>
      </w:r>
      <w:r>
        <w:rPr>
          <w:spacing w:val="-6"/>
        </w:rPr>
        <w:t xml:space="preserve"> </w:t>
      </w:r>
      <w:r>
        <w:t>Termination</w:t>
      </w:r>
    </w:p>
    <w:p w14:paraId="3F494473" w14:textId="77777777" w:rsidR="00447697" w:rsidRDefault="00447697">
      <w:pPr>
        <w:pStyle w:val="BodyText"/>
        <w:spacing w:before="1"/>
        <w:rPr>
          <w:rFonts w:ascii="Arial"/>
          <w:b/>
          <w:sz w:val="17"/>
        </w:rPr>
      </w:pPr>
    </w:p>
    <w:p w14:paraId="78D3CB43" w14:textId="77777777" w:rsidR="00447697" w:rsidRDefault="00BE6F0B">
      <w:pPr>
        <w:pStyle w:val="BodyText"/>
        <w:spacing w:before="95" w:line="312" w:lineRule="auto"/>
        <w:ind w:left="2160"/>
      </w:pPr>
      <w:r>
        <w:t>When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decides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leave</w:t>
      </w:r>
      <w:r>
        <w:rPr>
          <w:spacing w:val="1"/>
        </w:rPr>
        <w:t xml:space="preserve"> </w:t>
      </w:r>
      <w:r>
        <w:t>organization’s</w:t>
      </w:r>
      <w:r>
        <w:rPr>
          <w:spacing w:val="1"/>
        </w:rPr>
        <w:t xml:space="preserve"> </w:t>
      </w:r>
      <w:r>
        <w:t>employment,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she</w:t>
      </w:r>
      <w:r>
        <w:rPr>
          <w:spacing w:val="1"/>
        </w:rPr>
        <w:t xml:space="preserve"> </w:t>
      </w:r>
      <w:r>
        <w:t>written</w:t>
      </w:r>
      <w:r>
        <w:rPr>
          <w:spacing w:val="1"/>
        </w:rPr>
        <w:t xml:space="preserve"> </w:t>
      </w:r>
      <w:r>
        <w:t>notice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their</w:t>
      </w:r>
      <w:r>
        <w:rPr>
          <w:spacing w:val="-56"/>
        </w:rPr>
        <w:t xml:space="preserve"> </w:t>
      </w:r>
      <w:r>
        <w:t>supervisor.</w:t>
      </w:r>
      <w:r>
        <w:rPr>
          <w:spacing w:val="-3"/>
        </w:rPr>
        <w:t xml:space="preserve"> </w:t>
      </w:r>
      <w:r>
        <w:t>Voluntarily</w:t>
      </w:r>
      <w:r>
        <w:rPr>
          <w:spacing w:val="-4"/>
        </w:rPr>
        <w:t xml:space="preserve"> </w:t>
      </w:r>
      <w:r>
        <w:t>separating</w:t>
      </w:r>
      <w:r>
        <w:rPr>
          <w:spacing w:val="-1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t>notice</w:t>
      </w:r>
      <w:r>
        <w:rPr>
          <w:spacing w:val="-1"/>
        </w:rPr>
        <w:t xml:space="preserve"> </w:t>
      </w:r>
      <w:r>
        <w:t>as</w:t>
      </w:r>
    </w:p>
    <w:p w14:paraId="7029C139" w14:textId="77777777" w:rsidR="00447697" w:rsidRDefault="00BE6F0B">
      <w:pPr>
        <w:pStyle w:val="BodyText"/>
        <w:spacing w:before="96" w:line="314" w:lineRule="auto"/>
        <w:ind w:left="2160" w:right="973"/>
      </w:pPr>
      <w:r>
        <w:t>referred</w:t>
      </w:r>
      <w:r>
        <w:rPr>
          <w:spacing w:val="44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>above.</w:t>
      </w:r>
      <w:r>
        <w:rPr>
          <w:spacing w:val="43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management</w:t>
      </w:r>
      <w:r>
        <w:rPr>
          <w:spacing w:val="44"/>
        </w:rPr>
        <w:t xml:space="preserve"> </w:t>
      </w:r>
      <w:r>
        <w:t>staff</w:t>
      </w:r>
      <w:r>
        <w:rPr>
          <w:spacing w:val="45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minimum</w:t>
      </w:r>
      <w:r>
        <w:rPr>
          <w:spacing w:val="46"/>
        </w:rPr>
        <w:t xml:space="preserve"> </w:t>
      </w:r>
      <w:r>
        <w:t>period</w:t>
      </w:r>
      <w:r>
        <w:rPr>
          <w:spacing w:val="44"/>
        </w:rPr>
        <w:t xml:space="preserve"> </w:t>
      </w:r>
      <w:r>
        <w:t>is</w:t>
      </w:r>
      <w:r>
        <w:rPr>
          <w:spacing w:val="45"/>
        </w:rPr>
        <w:t xml:space="preserve"> </w:t>
      </w:r>
      <w:r>
        <w:t>three</w:t>
      </w:r>
      <w:r>
        <w:rPr>
          <w:spacing w:val="44"/>
        </w:rPr>
        <w:t xml:space="preserve"> </w:t>
      </w:r>
      <w:r>
        <w:t>months,</w:t>
      </w:r>
      <w:r>
        <w:rPr>
          <w:spacing w:val="44"/>
        </w:rPr>
        <w:t xml:space="preserve"> </w:t>
      </w:r>
      <w:r>
        <w:t>while</w:t>
      </w:r>
      <w:r>
        <w:rPr>
          <w:spacing w:val="-55"/>
        </w:rPr>
        <w:t xml:space="preserve"> </w:t>
      </w:r>
      <w:r>
        <w:t>others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notify</w:t>
      </w:r>
      <w:r>
        <w:rPr>
          <w:spacing w:val="-4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intent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separate 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month prior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departure.</w:t>
      </w:r>
    </w:p>
    <w:p w14:paraId="0CE69987" w14:textId="77777777" w:rsidR="00447697" w:rsidRDefault="00BE6F0B">
      <w:pPr>
        <w:pStyle w:val="Heading5"/>
        <w:numPr>
          <w:ilvl w:val="2"/>
          <w:numId w:val="19"/>
        </w:numPr>
        <w:tabs>
          <w:tab w:val="left" w:pos="2161"/>
        </w:tabs>
        <w:spacing w:before="162"/>
        <w:ind w:hanging="721"/>
      </w:pPr>
      <w:r>
        <w:t>Involuntary</w:t>
      </w:r>
      <w:r>
        <w:rPr>
          <w:spacing w:val="-5"/>
        </w:rPr>
        <w:t xml:space="preserve"> </w:t>
      </w:r>
      <w:r>
        <w:t>Termination</w:t>
      </w:r>
    </w:p>
    <w:p w14:paraId="059C803A" w14:textId="77777777" w:rsidR="00447697" w:rsidRDefault="00447697">
      <w:pPr>
        <w:pStyle w:val="BodyText"/>
        <w:spacing w:before="11"/>
        <w:rPr>
          <w:rFonts w:ascii="Arial"/>
          <w:b/>
          <w:sz w:val="24"/>
        </w:rPr>
      </w:pPr>
    </w:p>
    <w:p w14:paraId="5FEFDCAD" w14:textId="77777777" w:rsidR="00447697" w:rsidRDefault="00BE6F0B">
      <w:pPr>
        <w:pStyle w:val="BodyText"/>
        <w:spacing w:line="319" w:lineRule="auto"/>
        <w:ind w:left="2160" w:right="973"/>
      </w:pPr>
      <w:r>
        <w:t>This</w:t>
      </w:r>
      <w:r>
        <w:rPr>
          <w:spacing w:val="13"/>
        </w:rPr>
        <w:t xml:space="preserve"> </w:t>
      </w:r>
      <w:r>
        <w:t>action</w:t>
      </w:r>
      <w:r>
        <w:rPr>
          <w:spacing w:val="11"/>
        </w:rPr>
        <w:t xml:space="preserve"> </w:t>
      </w:r>
      <w:r>
        <w:t>may</w:t>
      </w:r>
      <w:r>
        <w:rPr>
          <w:spacing w:val="11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initiated</w:t>
      </w:r>
      <w:r>
        <w:rPr>
          <w:spacing w:val="13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variety</w:t>
      </w:r>
      <w:r>
        <w:rPr>
          <w:spacing w:val="11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reasons.</w:t>
      </w:r>
      <w:r>
        <w:rPr>
          <w:spacing w:val="12"/>
        </w:rPr>
        <w:t xml:space="preserve"> </w:t>
      </w:r>
      <w:r>
        <w:t>Those</w:t>
      </w:r>
      <w:r>
        <w:rPr>
          <w:spacing w:val="13"/>
        </w:rPr>
        <w:t xml:space="preserve"> </w:t>
      </w:r>
      <w:r>
        <w:t>reasons</w:t>
      </w:r>
      <w:r>
        <w:rPr>
          <w:spacing w:val="13"/>
        </w:rPr>
        <w:t xml:space="preserve"> </w:t>
      </w:r>
      <w:r>
        <w:t>include,</w:t>
      </w:r>
      <w:r>
        <w:rPr>
          <w:spacing w:val="12"/>
        </w:rPr>
        <w:t xml:space="preserve"> </w:t>
      </w:r>
      <w:r>
        <w:t>but</w:t>
      </w:r>
      <w:r>
        <w:rPr>
          <w:spacing w:val="12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not</w:t>
      </w:r>
      <w:r>
        <w:rPr>
          <w:spacing w:val="-56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to:</w:t>
      </w:r>
    </w:p>
    <w:p w14:paraId="0FF1CE1D" w14:textId="77777777" w:rsidR="00447697" w:rsidRDefault="00BE6F0B">
      <w:pPr>
        <w:pStyle w:val="ListParagraph"/>
        <w:numPr>
          <w:ilvl w:val="3"/>
          <w:numId w:val="19"/>
        </w:numPr>
        <w:tabs>
          <w:tab w:val="left" w:pos="2521"/>
        </w:tabs>
        <w:spacing w:before="205" w:line="345" w:lineRule="auto"/>
        <w:ind w:right="1434"/>
        <w:jc w:val="both"/>
        <w:rPr>
          <w:sz w:val="21"/>
        </w:rPr>
      </w:pPr>
      <w:r>
        <w:rPr>
          <w:sz w:val="21"/>
        </w:rPr>
        <w:t>Discovering</w:t>
      </w:r>
      <w:r>
        <w:rPr>
          <w:spacing w:val="1"/>
          <w:sz w:val="21"/>
        </w:rPr>
        <w:t xml:space="preserve"> </w:t>
      </w:r>
      <w:r>
        <w:rPr>
          <w:sz w:val="21"/>
        </w:rPr>
        <w:t>during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probationary</w:t>
      </w:r>
      <w:r>
        <w:rPr>
          <w:spacing w:val="1"/>
          <w:sz w:val="21"/>
        </w:rPr>
        <w:t xml:space="preserve"> </w:t>
      </w:r>
      <w:r>
        <w:rPr>
          <w:sz w:val="21"/>
        </w:rPr>
        <w:t>period</w:t>
      </w:r>
      <w:r>
        <w:rPr>
          <w:spacing w:val="1"/>
          <w:sz w:val="21"/>
        </w:rPr>
        <w:t xml:space="preserve"> </w:t>
      </w:r>
      <w:r>
        <w:rPr>
          <w:sz w:val="21"/>
        </w:rPr>
        <w:t>that</w:t>
      </w:r>
      <w:r>
        <w:rPr>
          <w:spacing w:val="1"/>
          <w:sz w:val="21"/>
        </w:rPr>
        <w:t xml:space="preserve"> </w:t>
      </w:r>
      <w:r>
        <w:rPr>
          <w:sz w:val="21"/>
        </w:rPr>
        <w:t>an</w:t>
      </w:r>
      <w:r>
        <w:rPr>
          <w:spacing w:val="1"/>
          <w:sz w:val="21"/>
        </w:rPr>
        <w:t xml:space="preserve"> </w:t>
      </w:r>
      <w:r>
        <w:rPr>
          <w:sz w:val="21"/>
        </w:rPr>
        <w:t>employee</w:t>
      </w:r>
      <w:r>
        <w:rPr>
          <w:spacing w:val="1"/>
          <w:sz w:val="21"/>
        </w:rPr>
        <w:t xml:space="preserve"> </w:t>
      </w:r>
      <w:r>
        <w:rPr>
          <w:sz w:val="21"/>
        </w:rPr>
        <w:t>is</w:t>
      </w:r>
      <w:r>
        <w:rPr>
          <w:spacing w:val="1"/>
          <w:sz w:val="21"/>
        </w:rPr>
        <w:t xml:space="preserve"> </w:t>
      </w:r>
      <w:r>
        <w:rPr>
          <w:sz w:val="21"/>
        </w:rPr>
        <w:t>not</w:t>
      </w:r>
      <w:r>
        <w:rPr>
          <w:spacing w:val="1"/>
          <w:sz w:val="21"/>
        </w:rPr>
        <w:t xml:space="preserve"> </w:t>
      </w:r>
      <w:r>
        <w:rPr>
          <w:sz w:val="21"/>
        </w:rPr>
        <w:t>capable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performing the job for which he or she was hired. In such circumstances the action is</w:t>
      </w:r>
      <w:r>
        <w:rPr>
          <w:spacing w:val="1"/>
          <w:sz w:val="21"/>
        </w:rPr>
        <w:t xml:space="preserve"> </w:t>
      </w:r>
      <w:r>
        <w:rPr>
          <w:sz w:val="21"/>
        </w:rPr>
        <w:t>originated by the Section Head and may be initiated with or without cause as the</w:t>
      </w:r>
      <w:r>
        <w:rPr>
          <w:spacing w:val="1"/>
          <w:sz w:val="21"/>
        </w:rPr>
        <w:t xml:space="preserve"> </w:t>
      </w:r>
      <w:r>
        <w:rPr>
          <w:sz w:val="21"/>
        </w:rPr>
        <w:t>employee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probationary</w:t>
      </w:r>
      <w:r>
        <w:rPr>
          <w:spacing w:val="-4"/>
          <w:sz w:val="21"/>
        </w:rPr>
        <w:t xml:space="preserve"> </w:t>
      </w:r>
      <w:r>
        <w:rPr>
          <w:sz w:val="21"/>
        </w:rPr>
        <w:t>status.</w:t>
      </w:r>
    </w:p>
    <w:p w14:paraId="4A7CEC47" w14:textId="77777777" w:rsidR="00447697" w:rsidRDefault="00BE6F0B">
      <w:pPr>
        <w:pStyle w:val="ListParagraph"/>
        <w:numPr>
          <w:ilvl w:val="3"/>
          <w:numId w:val="19"/>
        </w:numPr>
        <w:tabs>
          <w:tab w:val="left" w:pos="2521"/>
        </w:tabs>
        <w:spacing w:before="133"/>
        <w:ind w:hanging="361"/>
        <w:jc w:val="both"/>
        <w:rPr>
          <w:sz w:val="21"/>
        </w:rPr>
      </w:pPr>
      <w:r>
        <w:rPr>
          <w:sz w:val="21"/>
        </w:rPr>
        <w:t>Conclusion</w:t>
      </w:r>
      <w:r>
        <w:rPr>
          <w:spacing w:val="-2"/>
          <w:sz w:val="21"/>
        </w:rPr>
        <w:t xml:space="preserve"> </w:t>
      </w:r>
      <w:r>
        <w:rPr>
          <w:sz w:val="21"/>
        </w:rPr>
        <w:t>of a</w:t>
      </w:r>
      <w:r>
        <w:rPr>
          <w:spacing w:val="-2"/>
          <w:sz w:val="21"/>
        </w:rPr>
        <w:t xml:space="preserve"> </w:t>
      </w:r>
      <w:r>
        <w:rPr>
          <w:sz w:val="21"/>
        </w:rPr>
        <w:t>provisional,</w:t>
      </w:r>
      <w:r>
        <w:rPr>
          <w:spacing w:val="-2"/>
          <w:sz w:val="21"/>
        </w:rPr>
        <w:t xml:space="preserve"> </w:t>
      </w:r>
      <w:r>
        <w:rPr>
          <w:sz w:val="21"/>
        </w:rPr>
        <w:t>seasonal,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temporary</w:t>
      </w:r>
      <w:r>
        <w:rPr>
          <w:spacing w:val="-4"/>
          <w:sz w:val="21"/>
        </w:rPr>
        <w:t xml:space="preserve"> </w:t>
      </w:r>
      <w:r>
        <w:rPr>
          <w:sz w:val="21"/>
        </w:rPr>
        <w:t>assignment.</w:t>
      </w:r>
    </w:p>
    <w:p w14:paraId="35812D0C" w14:textId="77777777" w:rsidR="00447697" w:rsidRDefault="00447697">
      <w:pPr>
        <w:pStyle w:val="BodyText"/>
        <w:spacing w:before="6"/>
        <w:rPr>
          <w:sz w:val="24"/>
        </w:rPr>
      </w:pPr>
    </w:p>
    <w:p w14:paraId="37A9E340" w14:textId="77777777" w:rsidR="00447697" w:rsidRDefault="00BE6F0B">
      <w:pPr>
        <w:pStyle w:val="ListParagraph"/>
        <w:numPr>
          <w:ilvl w:val="3"/>
          <w:numId w:val="19"/>
        </w:numPr>
        <w:tabs>
          <w:tab w:val="left" w:pos="2521"/>
        </w:tabs>
        <w:spacing w:line="319" w:lineRule="auto"/>
        <w:ind w:right="328"/>
        <w:rPr>
          <w:sz w:val="21"/>
        </w:rPr>
      </w:pPr>
      <w:r>
        <w:rPr>
          <w:sz w:val="21"/>
        </w:rPr>
        <w:t>Inability or lack of capability to perform the essential job functions described in the employee’s job</w:t>
      </w:r>
      <w:r>
        <w:rPr>
          <w:spacing w:val="-56"/>
          <w:sz w:val="21"/>
        </w:rPr>
        <w:t xml:space="preserve"> </w:t>
      </w:r>
      <w:r>
        <w:rPr>
          <w:sz w:val="21"/>
        </w:rPr>
        <w:t>specification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position</w:t>
      </w:r>
    </w:p>
    <w:p w14:paraId="0B7FE971" w14:textId="77777777" w:rsidR="00447697" w:rsidRDefault="00BE6F0B">
      <w:pPr>
        <w:pStyle w:val="ListParagraph"/>
        <w:numPr>
          <w:ilvl w:val="3"/>
          <w:numId w:val="19"/>
        </w:numPr>
        <w:tabs>
          <w:tab w:val="left" w:pos="2521"/>
        </w:tabs>
        <w:spacing w:before="160"/>
        <w:ind w:hanging="361"/>
        <w:jc w:val="both"/>
        <w:rPr>
          <w:sz w:val="21"/>
        </w:rPr>
      </w:pPr>
      <w:r>
        <w:rPr>
          <w:sz w:val="21"/>
        </w:rPr>
        <w:t>Proven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demonstrated</w:t>
      </w:r>
      <w:r>
        <w:rPr>
          <w:spacing w:val="-1"/>
          <w:sz w:val="21"/>
        </w:rPr>
        <w:t xml:space="preserve"> </w:t>
      </w:r>
      <w:r>
        <w:rPr>
          <w:sz w:val="21"/>
        </w:rPr>
        <w:t>violation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work</w:t>
      </w:r>
      <w:r>
        <w:rPr>
          <w:spacing w:val="1"/>
          <w:sz w:val="21"/>
        </w:rPr>
        <w:t xml:space="preserve"> </w:t>
      </w:r>
      <w:r>
        <w:rPr>
          <w:sz w:val="21"/>
        </w:rPr>
        <w:t>rules,</w:t>
      </w:r>
      <w:r>
        <w:rPr>
          <w:spacing w:val="-3"/>
          <w:sz w:val="21"/>
        </w:rPr>
        <w:t xml:space="preserve"> </w:t>
      </w:r>
      <w:r>
        <w:rPr>
          <w:sz w:val="21"/>
        </w:rPr>
        <w:t>include</w:t>
      </w:r>
      <w:r>
        <w:rPr>
          <w:spacing w:val="-1"/>
          <w:sz w:val="21"/>
        </w:rPr>
        <w:t xml:space="preserve"> </w:t>
      </w:r>
      <w:r>
        <w:rPr>
          <w:sz w:val="21"/>
        </w:rPr>
        <w:t>but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3"/>
          <w:sz w:val="21"/>
        </w:rPr>
        <w:t xml:space="preserve"> </w:t>
      </w:r>
      <w:r>
        <w:rPr>
          <w:sz w:val="21"/>
        </w:rPr>
        <w:t>not</w:t>
      </w:r>
      <w:r>
        <w:rPr>
          <w:spacing w:val="-2"/>
          <w:sz w:val="21"/>
        </w:rPr>
        <w:t xml:space="preserve"> </w:t>
      </w:r>
      <w:r>
        <w:rPr>
          <w:sz w:val="21"/>
        </w:rPr>
        <w:t>limited</w:t>
      </w:r>
      <w:r>
        <w:rPr>
          <w:spacing w:val="-2"/>
          <w:sz w:val="21"/>
        </w:rPr>
        <w:t xml:space="preserve"> </w:t>
      </w:r>
      <w:r>
        <w:rPr>
          <w:sz w:val="21"/>
        </w:rPr>
        <w:t>to:</w:t>
      </w:r>
    </w:p>
    <w:p w14:paraId="452B49B3" w14:textId="77777777" w:rsidR="00447697" w:rsidRDefault="00447697">
      <w:pPr>
        <w:pStyle w:val="BodyText"/>
        <w:spacing w:before="1"/>
      </w:pPr>
    </w:p>
    <w:p w14:paraId="28B733F7" w14:textId="77777777" w:rsidR="00447697" w:rsidRDefault="00BE6F0B">
      <w:pPr>
        <w:pStyle w:val="ListParagraph"/>
        <w:numPr>
          <w:ilvl w:val="4"/>
          <w:numId w:val="19"/>
        </w:numPr>
        <w:tabs>
          <w:tab w:val="left" w:pos="3121"/>
        </w:tabs>
        <w:spacing w:before="1"/>
        <w:ind w:hanging="361"/>
        <w:rPr>
          <w:sz w:val="21"/>
        </w:rPr>
      </w:pPr>
      <w:r>
        <w:rPr>
          <w:sz w:val="21"/>
        </w:rPr>
        <w:t>Dereliction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duty.</w:t>
      </w:r>
    </w:p>
    <w:p w14:paraId="17515FB4" w14:textId="77777777" w:rsidR="00447697" w:rsidRDefault="00447697">
      <w:pPr>
        <w:pStyle w:val="BodyText"/>
        <w:spacing w:before="5"/>
        <w:rPr>
          <w:sz w:val="20"/>
        </w:rPr>
      </w:pPr>
    </w:p>
    <w:p w14:paraId="27D12F1E" w14:textId="77777777" w:rsidR="00447697" w:rsidRDefault="00BE6F0B">
      <w:pPr>
        <w:pStyle w:val="ListParagraph"/>
        <w:numPr>
          <w:ilvl w:val="4"/>
          <w:numId w:val="19"/>
        </w:numPr>
        <w:tabs>
          <w:tab w:val="left" w:pos="3121"/>
        </w:tabs>
        <w:spacing w:before="1"/>
        <w:ind w:hanging="361"/>
        <w:rPr>
          <w:sz w:val="21"/>
        </w:rPr>
      </w:pPr>
      <w:r>
        <w:rPr>
          <w:sz w:val="21"/>
        </w:rPr>
        <w:t>Failure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report</w:t>
      </w:r>
      <w:r>
        <w:rPr>
          <w:spacing w:val="-2"/>
          <w:sz w:val="21"/>
        </w:rPr>
        <w:t xml:space="preserve"> </w:t>
      </w:r>
      <w:r>
        <w:rPr>
          <w:sz w:val="21"/>
        </w:rPr>
        <w:t>any</w:t>
      </w:r>
      <w:r>
        <w:rPr>
          <w:spacing w:val="-4"/>
          <w:sz w:val="21"/>
        </w:rPr>
        <w:t xml:space="preserve"> </w:t>
      </w:r>
      <w:r>
        <w:rPr>
          <w:sz w:val="21"/>
        </w:rPr>
        <w:t>criminal</w:t>
      </w:r>
      <w:r>
        <w:rPr>
          <w:spacing w:val="-1"/>
          <w:sz w:val="21"/>
        </w:rPr>
        <w:t xml:space="preserve"> </w:t>
      </w:r>
      <w:r>
        <w:rPr>
          <w:sz w:val="21"/>
        </w:rPr>
        <w:t>conviction.</w:t>
      </w:r>
    </w:p>
    <w:p w14:paraId="1F096A9E" w14:textId="77777777" w:rsidR="00447697" w:rsidRDefault="00447697">
      <w:pPr>
        <w:pStyle w:val="BodyText"/>
        <w:spacing w:before="10"/>
        <w:rPr>
          <w:sz w:val="24"/>
        </w:rPr>
      </w:pPr>
    </w:p>
    <w:p w14:paraId="474BE546" w14:textId="77777777" w:rsidR="00447697" w:rsidRDefault="00BE6F0B">
      <w:pPr>
        <w:pStyle w:val="ListParagraph"/>
        <w:numPr>
          <w:ilvl w:val="4"/>
          <w:numId w:val="19"/>
        </w:numPr>
        <w:tabs>
          <w:tab w:val="left" w:pos="3121"/>
        </w:tabs>
        <w:spacing w:line="314" w:lineRule="auto"/>
        <w:ind w:right="1437"/>
        <w:rPr>
          <w:sz w:val="21"/>
        </w:rPr>
      </w:pPr>
      <w:r>
        <w:rPr>
          <w:sz w:val="21"/>
        </w:rPr>
        <w:t>Flagrant</w:t>
      </w:r>
      <w:r>
        <w:rPr>
          <w:spacing w:val="5"/>
          <w:sz w:val="21"/>
        </w:rPr>
        <w:t xml:space="preserve"> </w:t>
      </w:r>
      <w:r>
        <w:rPr>
          <w:sz w:val="21"/>
        </w:rPr>
        <w:t>or</w:t>
      </w:r>
      <w:r>
        <w:rPr>
          <w:spacing w:val="5"/>
          <w:sz w:val="21"/>
        </w:rPr>
        <w:t xml:space="preserve"> </w:t>
      </w:r>
      <w:r>
        <w:rPr>
          <w:sz w:val="21"/>
        </w:rPr>
        <w:t>continued</w:t>
      </w:r>
      <w:r>
        <w:rPr>
          <w:spacing w:val="4"/>
          <w:sz w:val="21"/>
        </w:rPr>
        <w:t xml:space="preserve"> </w:t>
      </w:r>
      <w:r>
        <w:rPr>
          <w:sz w:val="21"/>
        </w:rPr>
        <w:t>failure</w:t>
      </w:r>
      <w:r>
        <w:rPr>
          <w:spacing w:val="6"/>
          <w:sz w:val="21"/>
        </w:rPr>
        <w:t xml:space="preserve"> </w:t>
      </w:r>
      <w:r>
        <w:rPr>
          <w:sz w:val="21"/>
        </w:rPr>
        <w:t>to</w:t>
      </w:r>
      <w:r>
        <w:rPr>
          <w:spacing w:val="6"/>
          <w:sz w:val="21"/>
        </w:rPr>
        <w:t xml:space="preserve"> </w:t>
      </w:r>
      <w:r>
        <w:rPr>
          <w:sz w:val="21"/>
        </w:rPr>
        <w:t>obey</w:t>
      </w:r>
      <w:r>
        <w:rPr>
          <w:spacing w:val="4"/>
          <w:sz w:val="21"/>
        </w:rPr>
        <w:t xml:space="preserve"> </w:t>
      </w:r>
      <w:r>
        <w:rPr>
          <w:sz w:val="21"/>
        </w:rPr>
        <w:t>work</w:t>
      </w:r>
      <w:r>
        <w:rPr>
          <w:spacing w:val="7"/>
          <w:sz w:val="21"/>
        </w:rPr>
        <w:t xml:space="preserve"> </w:t>
      </w:r>
      <w:r>
        <w:rPr>
          <w:sz w:val="21"/>
        </w:rPr>
        <w:t>rules</w:t>
      </w:r>
      <w:r>
        <w:rPr>
          <w:spacing w:val="5"/>
          <w:sz w:val="21"/>
        </w:rPr>
        <w:t xml:space="preserve"> </w:t>
      </w:r>
      <w:r>
        <w:rPr>
          <w:sz w:val="21"/>
        </w:rPr>
        <w:t>and</w:t>
      </w:r>
      <w:r>
        <w:rPr>
          <w:spacing w:val="4"/>
          <w:sz w:val="21"/>
        </w:rPr>
        <w:t xml:space="preserve"> </w:t>
      </w:r>
      <w:r>
        <w:rPr>
          <w:sz w:val="21"/>
        </w:rPr>
        <w:t>regulations,</w:t>
      </w:r>
      <w:r>
        <w:rPr>
          <w:spacing w:val="5"/>
          <w:sz w:val="21"/>
        </w:rPr>
        <w:t xml:space="preserve"> </w:t>
      </w:r>
      <w:r>
        <w:rPr>
          <w:sz w:val="21"/>
        </w:rPr>
        <w:t>as</w:t>
      </w:r>
      <w:r>
        <w:rPr>
          <w:spacing w:val="6"/>
          <w:sz w:val="21"/>
        </w:rPr>
        <w:t xml:space="preserve"> </w:t>
      </w:r>
      <w:r>
        <w:rPr>
          <w:sz w:val="21"/>
        </w:rPr>
        <w:t>set</w:t>
      </w:r>
      <w:r>
        <w:rPr>
          <w:spacing w:val="5"/>
          <w:sz w:val="21"/>
        </w:rPr>
        <w:t xml:space="preserve"> </w:t>
      </w:r>
      <w:r>
        <w:rPr>
          <w:sz w:val="21"/>
        </w:rPr>
        <w:t>forth</w:t>
      </w:r>
      <w:r>
        <w:rPr>
          <w:spacing w:val="6"/>
          <w:sz w:val="21"/>
        </w:rPr>
        <w:t xml:space="preserve"> </w:t>
      </w:r>
      <w:r>
        <w:rPr>
          <w:sz w:val="21"/>
        </w:rPr>
        <w:t>in</w:t>
      </w:r>
      <w:r>
        <w:rPr>
          <w:spacing w:val="-55"/>
          <w:sz w:val="21"/>
        </w:rPr>
        <w:t xml:space="preserve"> </w:t>
      </w:r>
      <w:r>
        <w:rPr>
          <w:sz w:val="21"/>
        </w:rPr>
        <w:t>this</w:t>
      </w:r>
      <w:r>
        <w:rPr>
          <w:spacing w:val="-2"/>
          <w:sz w:val="21"/>
        </w:rPr>
        <w:t xml:space="preserve"> </w:t>
      </w:r>
      <w:r>
        <w:rPr>
          <w:sz w:val="21"/>
        </w:rPr>
        <w:t>Manual or</w:t>
      </w:r>
      <w:r>
        <w:rPr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1"/>
          <w:sz w:val="21"/>
        </w:rPr>
        <w:t xml:space="preserve"> </w:t>
      </w:r>
      <w:r>
        <w:rPr>
          <w:sz w:val="21"/>
        </w:rPr>
        <w:t>may</w:t>
      </w:r>
      <w:r>
        <w:rPr>
          <w:spacing w:val="-4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notified</w:t>
      </w:r>
      <w:r>
        <w:rPr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MD from time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time.</w:t>
      </w:r>
    </w:p>
    <w:p w14:paraId="45A778E9" w14:textId="77777777" w:rsidR="00447697" w:rsidRDefault="00BE6F0B">
      <w:pPr>
        <w:pStyle w:val="ListParagraph"/>
        <w:numPr>
          <w:ilvl w:val="4"/>
          <w:numId w:val="19"/>
        </w:numPr>
        <w:tabs>
          <w:tab w:val="left" w:pos="3121"/>
        </w:tabs>
        <w:spacing w:before="169"/>
        <w:ind w:hanging="361"/>
        <w:rPr>
          <w:sz w:val="21"/>
        </w:rPr>
      </w:pPr>
      <w:r>
        <w:rPr>
          <w:sz w:val="21"/>
        </w:rPr>
        <w:t>Inability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work with</w:t>
      </w:r>
      <w:r>
        <w:rPr>
          <w:spacing w:val="-1"/>
          <w:sz w:val="21"/>
        </w:rPr>
        <w:t xml:space="preserve"> </w:t>
      </w:r>
      <w:r>
        <w:rPr>
          <w:sz w:val="21"/>
        </w:rPr>
        <w:t>others.</w:t>
      </w:r>
    </w:p>
    <w:p w14:paraId="44D64B40" w14:textId="77777777" w:rsidR="00447697" w:rsidRDefault="00447697">
      <w:pPr>
        <w:rPr>
          <w:sz w:val="21"/>
        </w:rPr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6C11B076" w14:textId="77777777" w:rsidR="00447697" w:rsidRDefault="00BE6F0B">
      <w:pPr>
        <w:pStyle w:val="ListParagraph"/>
        <w:numPr>
          <w:ilvl w:val="4"/>
          <w:numId w:val="19"/>
        </w:numPr>
        <w:tabs>
          <w:tab w:val="left" w:pos="3121"/>
        </w:tabs>
        <w:spacing w:before="176" w:line="312" w:lineRule="auto"/>
        <w:ind w:right="1437"/>
        <w:rPr>
          <w:sz w:val="21"/>
        </w:rPr>
      </w:pPr>
      <w:bookmarkStart w:id="1265" w:name="_bookmark45"/>
      <w:bookmarkEnd w:id="1265"/>
      <w:r>
        <w:rPr>
          <w:sz w:val="21"/>
        </w:rPr>
        <w:lastRenderedPageBreak/>
        <w:t>Dishonesty in the execution of job duties or dishonesty when participating in an</w:t>
      </w:r>
      <w:r>
        <w:rPr>
          <w:spacing w:val="-56"/>
          <w:sz w:val="21"/>
        </w:rPr>
        <w:t xml:space="preserve"> </w:t>
      </w:r>
      <w:r>
        <w:rPr>
          <w:sz w:val="21"/>
        </w:rPr>
        <w:t>administrative</w:t>
      </w:r>
      <w:r>
        <w:rPr>
          <w:spacing w:val="-2"/>
          <w:sz w:val="21"/>
        </w:rPr>
        <w:t xml:space="preserve"> </w:t>
      </w:r>
      <w:r>
        <w:rPr>
          <w:sz w:val="21"/>
        </w:rPr>
        <w:t>investigation.</w:t>
      </w:r>
    </w:p>
    <w:p w14:paraId="7DAB9361" w14:textId="77777777" w:rsidR="00447697" w:rsidRDefault="00447697">
      <w:pPr>
        <w:pStyle w:val="BodyText"/>
        <w:spacing w:before="10"/>
        <w:rPr>
          <w:sz w:val="18"/>
        </w:rPr>
      </w:pPr>
    </w:p>
    <w:p w14:paraId="3A41DB76" w14:textId="77777777" w:rsidR="00447697" w:rsidRDefault="00BE6F0B">
      <w:pPr>
        <w:pStyle w:val="ListParagraph"/>
        <w:numPr>
          <w:ilvl w:val="4"/>
          <w:numId w:val="19"/>
        </w:numPr>
        <w:tabs>
          <w:tab w:val="left" w:pos="3168"/>
          <w:tab w:val="left" w:pos="3169"/>
        </w:tabs>
        <w:spacing w:before="1" w:line="316" w:lineRule="auto"/>
        <w:ind w:right="1440"/>
        <w:rPr>
          <w:sz w:val="21"/>
        </w:rPr>
      </w:pPr>
      <w:r>
        <w:tab/>
      </w:r>
      <w:r>
        <w:rPr>
          <w:sz w:val="21"/>
        </w:rPr>
        <w:t>Conduct</w:t>
      </w:r>
      <w:r>
        <w:rPr>
          <w:spacing w:val="4"/>
          <w:sz w:val="21"/>
        </w:rPr>
        <w:t xml:space="preserve"> </w:t>
      </w:r>
      <w:r>
        <w:rPr>
          <w:sz w:val="21"/>
        </w:rPr>
        <w:t>which</w:t>
      </w:r>
      <w:r>
        <w:rPr>
          <w:spacing w:val="5"/>
          <w:sz w:val="21"/>
        </w:rPr>
        <w:t xml:space="preserve"> </w:t>
      </w:r>
      <w:r>
        <w:rPr>
          <w:sz w:val="21"/>
        </w:rPr>
        <w:t>is</w:t>
      </w:r>
      <w:r>
        <w:rPr>
          <w:spacing w:val="5"/>
          <w:sz w:val="21"/>
        </w:rPr>
        <w:t xml:space="preserve"> </w:t>
      </w:r>
      <w:r>
        <w:rPr>
          <w:sz w:val="21"/>
        </w:rPr>
        <w:t>detrimental</w:t>
      </w:r>
      <w:r>
        <w:rPr>
          <w:spacing w:val="6"/>
          <w:sz w:val="21"/>
        </w:rPr>
        <w:t xml:space="preserve"> </w:t>
      </w:r>
      <w:r>
        <w:rPr>
          <w:sz w:val="21"/>
        </w:rPr>
        <w:t>or</w:t>
      </w:r>
      <w:r>
        <w:rPr>
          <w:spacing w:val="5"/>
          <w:sz w:val="21"/>
        </w:rPr>
        <w:t xml:space="preserve"> </w:t>
      </w:r>
      <w:r>
        <w:rPr>
          <w:sz w:val="21"/>
        </w:rPr>
        <w:t>prejudicial</w:t>
      </w:r>
      <w:r>
        <w:rPr>
          <w:spacing w:val="6"/>
          <w:sz w:val="21"/>
        </w:rPr>
        <w:t xml:space="preserve"> </w:t>
      </w:r>
      <w:r>
        <w:rPr>
          <w:sz w:val="21"/>
        </w:rPr>
        <w:t>to</w:t>
      </w:r>
      <w:r>
        <w:rPr>
          <w:spacing w:val="5"/>
          <w:sz w:val="21"/>
        </w:rPr>
        <w:t xml:space="preserve"> </w:t>
      </w:r>
      <w:r>
        <w:rPr>
          <w:sz w:val="21"/>
        </w:rPr>
        <w:t>the</w:t>
      </w:r>
      <w:r>
        <w:rPr>
          <w:spacing w:val="6"/>
          <w:sz w:val="21"/>
        </w:rPr>
        <w:t xml:space="preserve"> </w:t>
      </w:r>
      <w:r>
        <w:rPr>
          <w:sz w:val="21"/>
        </w:rPr>
        <w:t>best</w:t>
      </w:r>
      <w:r>
        <w:rPr>
          <w:spacing w:val="4"/>
          <w:sz w:val="21"/>
        </w:rPr>
        <w:t xml:space="preserve"> </w:t>
      </w:r>
      <w:r>
        <w:rPr>
          <w:sz w:val="21"/>
        </w:rPr>
        <w:t>interests</w:t>
      </w:r>
      <w:r>
        <w:rPr>
          <w:spacing w:val="5"/>
          <w:sz w:val="21"/>
        </w:rPr>
        <w:t xml:space="preserve"> </w:t>
      </w:r>
      <w:r>
        <w:rPr>
          <w:sz w:val="21"/>
        </w:rPr>
        <w:t>of</w:t>
      </w:r>
      <w:r>
        <w:rPr>
          <w:spacing w:val="-56"/>
          <w:sz w:val="21"/>
        </w:rPr>
        <w:t xml:space="preserve"> </w:t>
      </w:r>
      <w:r>
        <w:rPr>
          <w:sz w:val="21"/>
        </w:rPr>
        <w:t>organization.</w:t>
      </w:r>
    </w:p>
    <w:p w14:paraId="0B8D1503" w14:textId="77777777" w:rsidR="00447697" w:rsidRDefault="00BE6F0B">
      <w:pPr>
        <w:pStyle w:val="ListParagraph"/>
        <w:numPr>
          <w:ilvl w:val="4"/>
          <w:numId w:val="19"/>
        </w:numPr>
        <w:tabs>
          <w:tab w:val="left" w:pos="419"/>
          <w:tab w:val="left" w:pos="420"/>
        </w:tabs>
        <w:spacing w:before="164"/>
        <w:ind w:left="3180" w:right="5574" w:hanging="3181"/>
        <w:jc w:val="right"/>
        <w:rPr>
          <w:sz w:val="21"/>
        </w:rPr>
      </w:pPr>
      <w:r>
        <w:rPr>
          <w:sz w:val="21"/>
        </w:rPr>
        <w:t>Misuse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-3"/>
          <w:sz w:val="21"/>
        </w:rPr>
        <w:t xml:space="preserve"> </w:t>
      </w:r>
      <w:r>
        <w:rPr>
          <w:sz w:val="21"/>
        </w:rPr>
        <w:t>resources.</w:t>
      </w:r>
    </w:p>
    <w:p w14:paraId="3E6BD115" w14:textId="77777777" w:rsidR="00447697" w:rsidRDefault="00447697">
      <w:pPr>
        <w:pStyle w:val="BodyText"/>
        <w:spacing w:before="1"/>
        <w:rPr>
          <w:sz w:val="20"/>
        </w:rPr>
      </w:pPr>
    </w:p>
    <w:p w14:paraId="4940E6EC" w14:textId="77777777" w:rsidR="00447697" w:rsidRDefault="00BE6F0B">
      <w:pPr>
        <w:pStyle w:val="Heading5"/>
        <w:numPr>
          <w:ilvl w:val="2"/>
          <w:numId w:val="19"/>
        </w:numPr>
        <w:tabs>
          <w:tab w:val="left" w:pos="2161"/>
        </w:tabs>
        <w:ind w:hanging="721"/>
      </w:pPr>
      <w:r>
        <w:t>Notice</w:t>
      </w:r>
      <w:r>
        <w:rPr>
          <w:spacing w:val="-7"/>
        </w:rPr>
        <w:t xml:space="preserve"> </w:t>
      </w:r>
      <w:r>
        <w:t>Requirement</w:t>
      </w:r>
    </w:p>
    <w:p w14:paraId="59E7D2D6" w14:textId="77777777" w:rsidR="00447697" w:rsidRDefault="00447697">
      <w:pPr>
        <w:pStyle w:val="BodyText"/>
        <w:spacing w:before="6"/>
        <w:rPr>
          <w:rFonts w:ascii="Arial"/>
          <w:b/>
          <w:sz w:val="25"/>
        </w:rPr>
      </w:pPr>
    </w:p>
    <w:p w14:paraId="2D90332F" w14:textId="77777777" w:rsidR="00447697" w:rsidRDefault="00BE6F0B">
      <w:pPr>
        <w:pStyle w:val="BodyText"/>
        <w:tabs>
          <w:tab w:val="left" w:pos="3793"/>
          <w:tab w:val="left" w:pos="4770"/>
          <w:tab w:val="left" w:pos="5818"/>
          <w:tab w:val="left" w:pos="7382"/>
          <w:tab w:val="left" w:pos="8850"/>
          <w:tab w:val="left" w:pos="9899"/>
          <w:tab w:val="left" w:pos="11158"/>
        </w:tabs>
        <w:spacing w:line="314" w:lineRule="auto"/>
        <w:ind w:left="2160" w:right="318"/>
      </w:pPr>
      <w:r>
        <w:t>Employees</w:t>
      </w:r>
      <w:r>
        <w:tab/>
        <w:t>who</w:t>
      </w:r>
      <w:r>
        <w:tab/>
        <w:t>have</w:t>
      </w:r>
      <w:r>
        <w:tab/>
        <w:t>completed</w:t>
      </w:r>
      <w:r>
        <w:tab/>
        <w:t>probation</w:t>
      </w:r>
      <w:r>
        <w:tab/>
        <w:t>must</w:t>
      </w:r>
      <w:r>
        <w:tab/>
        <w:t>Notice”</w:t>
      </w:r>
      <w:r>
        <w:tab/>
      </w:r>
      <w:r>
        <w:rPr>
          <w:spacing w:val="-1"/>
        </w:rPr>
        <w:t>prior</w:t>
      </w:r>
      <w:r>
        <w:rPr>
          <w:spacing w:val="-56"/>
        </w:rPr>
        <w:t xml:space="preserve"> </w:t>
      </w:r>
      <w:proofErr w:type="spellStart"/>
      <w:proofErr w:type="gramStart"/>
      <w:r>
        <w:t>toTheactualterminationnoticeterminationshallinclude</w:t>
      </w:r>
      <w:proofErr w:type="spellEnd"/>
      <w:r>
        <w:t>:.</w:t>
      </w:r>
      <w:proofErr w:type="gramEnd"/>
    </w:p>
    <w:p w14:paraId="10086AF1" w14:textId="77777777" w:rsidR="00447697" w:rsidRDefault="00BE6F0B">
      <w:pPr>
        <w:pStyle w:val="ListParagraph"/>
        <w:numPr>
          <w:ilvl w:val="0"/>
          <w:numId w:val="18"/>
        </w:numPr>
        <w:tabs>
          <w:tab w:val="left" w:pos="3101"/>
          <w:tab w:val="left" w:pos="3102"/>
        </w:tabs>
        <w:spacing w:before="165"/>
        <w:ind w:hanging="474"/>
        <w:rPr>
          <w:sz w:val="21"/>
        </w:rPr>
      </w:pPr>
      <w:r>
        <w:rPr>
          <w:sz w:val="21"/>
        </w:rPr>
        <w:t>Written</w:t>
      </w:r>
      <w:r>
        <w:rPr>
          <w:spacing w:val="-2"/>
          <w:sz w:val="21"/>
        </w:rPr>
        <w:t xml:space="preserve"> </w:t>
      </w:r>
      <w:r>
        <w:rPr>
          <w:sz w:val="21"/>
        </w:rPr>
        <w:t>notice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reason(s)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proposed</w:t>
      </w:r>
      <w:r>
        <w:rPr>
          <w:spacing w:val="-2"/>
          <w:sz w:val="21"/>
        </w:rPr>
        <w:t xml:space="preserve"> </w:t>
      </w:r>
      <w:r>
        <w:rPr>
          <w:sz w:val="21"/>
        </w:rPr>
        <w:t>termination.</w:t>
      </w:r>
    </w:p>
    <w:p w14:paraId="2DFB635D" w14:textId="77777777" w:rsidR="00447697" w:rsidRDefault="00447697">
      <w:pPr>
        <w:pStyle w:val="BodyText"/>
        <w:spacing w:before="4"/>
        <w:rPr>
          <w:sz w:val="20"/>
        </w:rPr>
      </w:pPr>
    </w:p>
    <w:p w14:paraId="201FA906" w14:textId="77777777" w:rsidR="00447697" w:rsidRDefault="00BE6F0B">
      <w:pPr>
        <w:pStyle w:val="ListParagraph"/>
        <w:numPr>
          <w:ilvl w:val="0"/>
          <w:numId w:val="18"/>
        </w:numPr>
        <w:tabs>
          <w:tab w:val="left" w:pos="3101"/>
          <w:tab w:val="left" w:pos="3102"/>
        </w:tabs>
        <w:ind w:hanging="474"/>
        <w:rPr>
          <w:sz w:val="21"/>
        </w:rPr>
      </w:pPr>
      <w:r>
        <w:rPr>
          <w:sz w:val="21"/>
        </w:rPr>
        <w:t>Explanation</w:t>
      </w:r>
      <w:r>
        <w:rPr>
          <w:spacing w:val="-2"/>
          <w:sz w:val="21"/>
        </w:rPr>
        <w:t xml:space="preserve"> </w:t>
      </w:r>
      <w:r>
        <w:rPr>
          <w:sz w:val="21"/>
        </w:rPr>
        <w:t>of the</w:t>
      </w:r>
      <w:r>
        <w:rPr>
          <w:spacing w:val="-3"/>
          <w:sz w:val="21"/>
        </w:rPr>
        <w:t xml:space="preserve"> </w:t>
      </w:r>
      <w:r>
        <w:rPr>
          <w:sz w:val="21"/>
        </w:rPr>
        <w:t>facts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support</w:t>
      </w:r>
      <w:r>
        <w:rPr>
          <w:spacing w:val="-2"/>
          <w:sz w:val="21"/>
        </w:rPr>
        <w:t xml:space="preserve"> </w:t>
      </w:r>
      <w:r>
        <w:rPr>
          <w:sz w:val="21"/>
        </w:rPr>
        <w:t>of the</w:t>
      </w:r>
      <w:r>
        <w:rPr>
          <w:spacing w:val="-2"/>
          <w:sz w:val="21"/>
        </w:rPr>
        <w:t xml:space="preserve"> </w:t>
      </w:r>
      <w:r>
        <w:rPr>
          <w:sz w:val="21"/>
        </w:rPr>
        <w:t>proposed</w:t>
      </w:r>
      <w:r>
        <w:rPr>
          <w:spacing w:val="-1"/>
          <w:sz w:val="21"/>
        </w:rPr>
        <w:t xml:space="preserve"> </w:t>
      </w:r>
      <w:r>
        <w:rPr>
          <w:sz w:val="21"/>
        </w:rPr>
        <w:t>termination.</w:t>
      </w:r>
    </w:p>
    <w:p w14:paraId="79A41488" w14:textId="77777777" w:rsidR="00447697" w:rsidRDefault="00447697">
      <w:pPr>
        <w:pStyle w:val="BodyText"/>
        <w:spacing w:before="9"/>
        <w:rPr>
          <w:sz w:val="20"/>
        </w:rPr>
      </w:pPr>
    </w:p>
    <w:p w14:paraId="26B49EF1" w14:textId="77777777" w:rsidR="00447697" w:rsidRDefault="00BE6F0B">
      <w:pPr>
        <w:pStyle w:val="ListParagraph"/>
        <w:numPr>
          <w:ilvl w:val="0"/>
          <w:numId w:val="18"/>
        </w:numPr>
        <w:tabs>
          <w:tab w:val="left" w:pos="3101"/>
          <w:tab w:val="left" w:pos="3102"/>
        </w:tabs>
        <w:ind w:hanging="474"/>
        <w:rPr>
          <w:sz w:val="21"/>
        </w:rPr>
      </w:pPr>
      <w:r>
        <w:rPr>
          <w:sz w:val="21"/>
        </w:rPr>
        <w:t>An</w:t>
      </w:r>
      <w:r>
        <w:rPr>
          <w:spacing w:val="-2"/>
          <w:sz w:val="21"/>
        </w:rPr>
        <w:t xml:space="preserve"> </w:t>
      </w:r>
      <w:r>
        <w:rPr>
          <w:sz w:val="21"/>
        </w:rPr>
        <w:t>opportunity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employee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participate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an</w:t>
      </w:r>
      <w:r>
        <w:rPr>
          <w:spacing w:val="-1"/>
          <w:sz w:val="21"/>
        </w:rPr>
        <w:t xml:space="preserve"> </w:t>
      </w:r>
      <w:r>
        <w:rPr>
          <w:sz w:val="21"/>
        </w:rPr>
        <w:t>Appeal</w:t>
      </w:r>
      <w:r>
        <w:rPr>
          <w:spacing w:val="-1"/>
          <w:sz w:val="21"/>
        </w:rPr>
        <w:t xml:space="preserve"> </w:t>
      </w:r>
      <w:r>
        <w:rPr>
          <w:sz w:val="21"/>
        </w:rPr>
        <w:t>Hearing.</w:t>
      </w:r>
    </w:p>
    <w:p w14:paraId="7A424F00" w14:textId="77777777" w:rsidR="00447697" w:rsidRDefault="00447697">
      <w:pPr>
        <w:pStyle w:val="BodyText"/>
        <w:spacing w:before="5"/>
        <w:rPr>
          <w:sz w:val="20"/>
        </w:rPr>
      </w:pPr>
    </w:p>
    <w:p w14:paraId="5CDDAFD4" w14:textId="77777777" w:rsidR="00447697" w:rsidRDefault="00BE6F0B">
      <w:pPr>
        <w:pStyle w:val="Heading4"/>
        <w:numPr>
          <w:ilvl w:val="1"/>
          <w:numId w:val="19"/>
        </w:numPr>
        <w:tabs>
          <w:tab w:val="left" w:pos="2016"/>
        </w:tabs>
        <w:ind w:left="2015" w:hanging="576"/>
      </w:pPr>
      <w:r>
        <w:t>Job</w:t>
      </w:r>
      <w:r>
        <w:rPr>
          <w:spacing w:val="-2"/>
        </w:rPr>
        <w:t xml:space="preserve"> </w:t>
      </w:r>
      <w:r>
        <w:t>Misconduct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Criminal</w:t>
      </w:r>
      <w:r>
        <w:rPr>
          <w:spacing w:val="-2"/>
        </w:rPr>
        <w:t xml:space="preserve"> </w:t>
      </w:r>
      <w:r>
        <w:t>Activities</w:t>
      </w:r>
    </w:p>
    <w:p w14:paraId="3FAF4988" w14:textId="77777777" w:rsidR="00447697" w:rsidRDefault="00447697">
      <w:pPr>
        <w:pStyle w:val="BodyText"/>
        <w:spacing w:before="2"/>
        <w:rPr>
          <w:rFonts w:ascii="Arial"/>
          <w:b/>
          <w:sz w:val="26"/>
        </w:rPr>
      </w:pPr>
    </w:p>
    <w:p w14:paraId="42A4C75D" w14:textId="77777777" w:rsidR="00447697" w:rsidRDefault="00BE6F0B">
      <w:pPr>
        <w:pStyle w:val="BodyText"/>
        <w:spacing w:line="350" w:lineRule="auto"/>
        <w:ind w:left="2160" w:right="1414"/>
        <w:jc w:val="both"/>
        <w:rPr>
          <w:rFonts w:ascii="Arial"/>
          <w:i/>
        </w:rPr>
      </w:pPr>
      <w:r>
        <w:t>Employees</w:t>
      </w:r>
      <w:r>
        <w:rPr>
          <w:spacing w:val="1"/>
        </w:rPr>
        <w:t xml:space="preserve"> </w:t>
      </w:r>
      <w:r>
        <w:t>charged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job</w:t>
      </w:r>
      <w:r>
        <w:rPr>
          <w:spacing w:val="1"/>
        </w:rPr>
        <w:t xml:space="preserve"> </w:t>
      </w:r>
      <w:r>
        <w:t>misconduct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criminal</w:t>
      </w:r>
      <w:r>
        <w:rPr>
          <w:spacing w:val="1"/>
        </w:rPr>
        <w:t xml:space="preserve"> </w:t>
      </w:r>
      <w:r>
        <w:t>activities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placed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Administrative Leave with Pay or Leave without Pay pending final determination, or may</w:t>
      </w:r>
      <w:r>
        <w:rPr>
          <w:spacing w:val="1"/>
        </w:rPr>
        <w:t xml:space="preserve"> </w:t>
      </w:r>
      <w:r>
        <w:t>be assigned other duties pending a final outcome of the matter. Each situation under</w:t>
      </w:r>
      <w:r>
        <w:rPr>
          <w:spacing w:val="1"/>
        </w:rPr>
        <w:t xml:space="preserve"> </w:t>
      </w:r>
      <w:r>
        <w:t>investigation will be administered on a case-by-case basis. Legal advice Office shall</w:t>
      </w:r>
      <w:r>
        <w:rPr>
          <w:spacing w:val="1"/>
        </w:rPr>
        <w:t xml:space="preserve"> </w:t>
      </w:r>
      <w:r>
        <w:t>review each case and advise the MD</w:t>
      </w:r>
      <w:r>
        <w:rPr>
          <w:rFonts w:ascii="Arial"/>
          <w:b/>
        </w:rPr>
        <w:t xml:space="preserve">. </w:t>
      </w:r>
      <w:r>
        <w:t>Administrative Leave with Pay shall be reported as</w:t>
      </w:r>
      <w:r>
        <w:rPr>
          <w:spacing w:val="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worked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sheets</w:t>
      </w:r>
      <w:r>
        <w:rPr>
          <w:rFonts w:ascii="Arial"/>
          <w:i/>
        </w:rPr>
        <w:t>.</w:t>
      </w:r>
    </w:p>
    <w:p w14:paraId="46811646" w14:textId="77777777" w:rsidR="00447697" w:rsidRDefault="00BE6F0B">
      <w:pPr>
        <w:pStyle w:val="Heading4"/>
        <w:numPr>
          <w:ilvl w:val="1"/>
          <w:numId w:val="19"/>
        </w:numPr>
        <w:tabs>
          <w:tab w:val="left" w:pos="1954"/>
        </w:tabs>
        <w:spacing w:before="127"/>
      </w:pPr>
      <w:r>
        <w:t>Abolishment</w:t>
      </w:r>
      <w:r>
        <w:rPr>
          <w:spacing w:val="-4"/>
        </w:rPr>
        <w:t xml:space="preserve"> </w:t>
      </w:r>
      <w:r>
        <w:t>0f</w:t>
      </w:r>
      <w:r>
        <w:rPr>
          <w:spacing w:val="-4"/>
        </w:rPr>
        <w:t xml:space="preserve"> </w:t>
      </w:r>
      <w:r>
        <w:t>Positions</w:t>
      </w:r>
    </w:p>
    <w:p w14:paraId="61404CF3" w14:textId="77777777" w:rsidR="00447697" w:rsidRDefault="00447697">
      <w:pPr>
        <w:pStyle w:val="BodyText"/>
        <w:spacing w:before="6"/>
        <w:rPr>
          <w:rFonts w:ascii="Arial"/>
          <w:b/>
          <w:sz w:val="22"/>
        </w:rPr>
      </w:pPr>
    </w:p>
    <w:p w14:paraId="7AD4F817" w14:textId="77777777" w:rsidR="00447697" w:rsidRDefault="00BE6F0B">
      <w:pPr>
        <w:pStyle w:val="ListParagraph"/>
        <w:numPr>
          <w:ilvl w:val="0"/>
          <w:numId w:val="17"/>
        </w:numPr>
        <w:tabs>
          <w:tab w:val="left" w:pos="1902"/>
        </w:tabs>
        <w:ind w:hanging="462"/>
        <w:jc w:val="both"/>
        <w:rPr>
          <w:sz w:val="21"/>
        </w:rPr>
      </w:pP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MD can</w:t>
      </w:r>
      <w:r>
        <w:rPr>
          <w:spacing w:val="-1"/>
          <w:sz w:val="21"/>
        </w:rPr>
        <w:t xml:space="preserve"> </w:t>
      </w:r>
      <w:r>
        <w:rPr>
          <w:sz w:val="21"/>
        </w:rPr>
        <w:t>recommend</w:t>
      </w:r>
      <w:r>
        <w:rPr>
          <w:spacing w:val="-3"/>
          <w:sz w:val="21"/>
        </w:rPr>
        <w:t xml:space="preserve"> </w:t>
      </w:r>
      <w:r>
        <w:rPr>
          <w:sz w:val="21"/>
        </w:rPr>
        <w:t>abolishing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not</w:t>
      </w:r>
      <w:r>
        <w:rPr>
          <w:spacing w:val="-2"/>
          <w:sz w:val="21"/>
        </w:rPr>
        <w:t xml:space="preserve"> </w:t>
      </w:r>
      <w:r>
        <w:rPr>
          <w:sz w:val="21"/>
        </w:rPr>
        <w:t>funding</w:t>
      </w:r>
      <w:r>
        <w:rPr>
          <w:spacing w:val="-3"/>
          <w:sz w:val="21"/>
        </w:rPr>
        <w:t xml:space="preserve"> </w:t>
      </w:r>
      <w:r>
        <w:rPr>
          <w:sz w:val="21"/>
        </w:rPr>
        <w:t>positions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following</w:t>
      </w:r>
      <w:r>
        <w:rPr>
          <w:spacing w:val="-3"/>
          <w:sz w:val="21"/>
        </w:rPr>
        <w:t xml:space="preserve"> </w:t>
      </w:r>
      <w:r>
        <w:rPr>
          <w:sz w:val="21"/>
        </w:rPr>
        <w:t>reasons:</w:t>
      </w:r>
    </w:p>
    <w:p w14:paraId="573E872F" w14:textId="77777777" w:rsidR="00447697" w:rsidRDefault="00447697">
      <w:pPr>
        <w:pStyle w:val="BodyText"/>
        <w:spacing w:before="8"/>
        <w:rPr>
          <w:sz w:val="20"/>
        </w:rPr>
      </w:pPr>
    </w:p>
    <w:p w14:paraId="14D50798" w14:textId="77777777" w:rsidR="00447697" w:rsidRDefault="00BE6F0B">
      <w:pPr>
        <w:pStyle w:val="ListParagraph"/>
        <w:numPr>
          <w:ilvl w:val="1"/>
          <w:numId w:val="17"/>
        </w:numPr>
        <w:tabs>
          <w:tab w:val="left" w:pos="352"/>
          <w:tab w:val="left" w:pos="353"/>
        </w:tabs>
        <w:ind w:right="5579" w:hanging="2161"/>
        <w:rPr>
          <w:sz w:val="21"/>
        </w:rPr>
      </w:pPr>
      <w:r>
        <w:rPr>
          <w:sz w:val="21"/>
        </w:rPr>
        <w:t>When</w:t>
      </w:r>
      <w:r>
        <w:rPr>
          <w:spacing w:val="-2"/>
          <w:sz w:val="21"/>
        </w:rPr>
        <w:t xml:space="preserve"> </w:t>
      </w:r>
      <w:r>
        <w:rPr>
          <w:sz w:val="21"/>
        </w:rPr>
        <w:t>approved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Executive</w:t>
      </w:r>
      <w:r>
        <w:rPr>
          <w:spacing w:val="-2"/>
          <w:sz w:val="21"/>
        </w:rPr>
        <w:t xml:space="preserve"> </w:t>
      </w:r>
      <w:r>
        <w:rPr>
          <w:sz w:val="21"/>
        </w:rPr>
        <w:t>Committee</w:t>
      </w:r>
    </w:p>
    <w:p w14:paraId="4B910CD0" w14:textId="77777777" w:rsidR="00447697" w:rsidRDefault="00447697">
      <w:pPr>
        <w:pStyle w:val="BodyText"/>
        <w:spacing w:before="11"/>
        <w:rPr>
          <w:sz w:val="24"/>
        </w:rPr>
      </w:pPr>
    </w:p>
    <w:p w14:paraId="16A5630E" w14:textId="77777777" w:rsidR="00447697" w:rsidRDefault="00BE6F0B">
      <w:pPr>
        <w:pStyle w:val="ListParagraph"/>
        <w:numPr>
          <w:ilvl w:val="1"/>
          <w:numId w:val="17"/>
        </w:numPr>
        <w:tabs>
          <w:tab w:val="left" w:pos="1986"/>
        </w:tabs>
        <w:ind w:left="1985" w:hanging="244"/>
        <w:jc w:val="left"/>
        <w:rPr>
          <w:sz w:val="21"/>
        </w:rPr>
      </w:pPr>
      <w:r>
        <w:rPr>
          <w:sz w:val="21"/>
        </w:rPr>
        <w:t>When</w:t>
      </w:r>
      <w:r>
        <w:rPr>
          <w:spacing w:val="13"/>
          <w:sz w:val="21"/>
        </w:rPr>
        <w:t xml:space="preserve"> </w:t>
      </w:r>
      <w:r>
        <w:rPr>
          <w:sz w:val="21"/>
        </w:rPr>
        <w:t>a</w:t>
      </w:r>
      <w:r>
        <w:rPr>
          <w:spacing w:val="13"/>
          <w:sz w:val="21"/>
        </w:rPr>
        <w:t xml:space="preserve"> </w:t>
      </w:r>
      <w:r>
        <w:rPr>
          <w:sz w:val="21"/>
        </w:rPr>
        <w:t>position</w:t>
      </w:r>
      <w:r>
        <w:rPr>
          <w:spacing w:val="13"/>
          <w:sz w:val="21"/>
        </w:rPr>
        <w:t xml:space="preserve"> </w:t>
      </w:r>
      <w:r>
        <w:rPr>
          <w:sz w:val="21"/>
        </w:rPr>
        <w:t>is</w:t>
      </w:r>
      <w:r>
        <w:rPr>
          <w:spacing w:val="13"/>
          <w:sz w:val="21"/>
        </w:rPr>
        <w:t xml:space="preserve"> </w:t>
      </w:r>
      <w:r>
        <w:rPr>
          <w:sz w:val="21"/>
        </w:rPr>
        <w:t>no</w:t>
      </w:r>
      <w:r>
        <w:rPr>
          <w:spacing w:val="13"/>
          <w:sz w:val="21"/>
        </w:rPr>
        <w:t xml:space="preserve"> </w:t>
      </w:r>
      <w:r>
        <w:rPr>
          <w:sz w:val="21"/>
        </w:rPr>
        <w:t>longer</w:t>
      </w:r>
      <w:r>
        <w:rPr>
          <w:spacing w:val="12"/>
          <w:sz w:val="21"/>
        </w:rPr>
        <w:t xml:space="preserve"> </w:t>
      </w:r>
      <w:r>
        <w:rPr>
          <w:sz w:val="21"/>
        </w:rPr>
        <w:t>required</w:t>
      </w:r>
      <w:r>
        <w:rPr>
          <w:spacing w:val="13"/>
          <w:sz w:val="21"/>
        </w:rPr>
        <w:t xml:space="preserve"> </w:t>
      </w:r>
      <w:r>
        <w:rPr>
          <w:sz w:val="21"/>
        </w:rPr>
        <w:t>to</w:t>
      </w:r>
      <w:r>
        <w:rPr>
          <w:spacing w:val="13"/>
          <w:sz w:val="21"/>
        </w:rPr>
        <w:t xml:space="preserve"> </w:t>
      </w:r>
      <w:r>
        <w:rPr>
          <w:sz w:val="21"/>
        </w:rPr>
        <w:t>provide</w:t>
      </w:r>
      <w:r>
        <w:rPr>
          <w:spacing w:val="11"/>
          <w:sz w:val="21"/>
        </w:rPr>
        <w:t xml:space="preserve"> </w:t>
      </w:r>
      <w:r>
        <w:rPr>
          <w:sz w:val="21"/>
        </w:rPr>
        <w:t>service</w:t>
      </w:r>
      <w:r>
        <w:rPr>
          <w:spacing w:val="14"/>
          <w:sz w:val="21"/>
        </w:rPr>
        <w:t xml:space="preserve"> </w:t>
      </w:r>
      <w:r>
        <w:rPr>
          <w:sz w:val="21"/>
        </w:rPr>
        <w:t>for</w:t>
      </w:r>
      <w:r>
        <w:rPr>
          <w:spacing w:val="12"/>
          <w:sz w:val="21"/>
        </w:rPr>
        <w:t xml:space="preserve"> </w:t>
      </w:r>
      <w:r>
        <w:rPr>
          <w:sz w:val="21"/>
        </w:rPr>
        <w:t>the</w:t>
      </w:r>
      <w:r>
        <w:rPr>
          <w:spacing w:val="13"/>
          <w:sz w:val="21"/>
        </w:rPr>
        <w:t xml:space="preserve"> </w:t>
      </w:r>
      <w:r>
        <w:rPr>
          <w:sz w:val="21"/>
        </w:rPr>
        <w:t>community</w:t>
      </w:r>
    </w:p>
    <w:p w14:paraId="61D5BB3E" w14:textId="77777777" w:rsidR="00447697" w:rsidRDefault="00BE6F0B">
      <w:pPr>
        <w:pStyle w:val="ListParagraph"/>
        <w:numPr>
          <w:ilvl w:val="1"/>
          <w:numId w:val="17"/>
        </w:numPr>
        <w:tabs>
          <w:tab w:val="left" w:pos="1967"/>
        </w:tabs>
        <w:spacing w:before="193"/>
        <w:ind w:left="1966" w:hanging="287"/>
        <w:jc w:val="left"/>
        <w:rPr>
          <w:sz w:val="21"/>
        </w:rPr>
      </w:pPr>
      <w:r>
        <w:rPr>
          <w:sz w:val="21"/>
        </w:rPr>
        <w:t>When</w:t>
      </w:r>
      <w:r>
        <w:rPr>
          <w:spacing w:val="-1"/>
          <w:sz w:val="21"/>
        </w:rPr>
        <w:t xml:space="preserve"> </w:t>
      </w:r>
      <w:r>
        <w:rPr>
          <w:sz w:val="21"/>
        </w:rPr>
        <w:t>there is insufficient</w:t>
      </w:r>
      <w:r>
        <w:rPr>
          <w:spacing w:val="-2"/>
          <w:sz w:val="21"/>
        </w:rPr>
        <w:t xml:space="preserve"> </w:t>
      </w:r>
      <w:r>
        <w:rPr>
          <w:sz w:val="21"/>
        </w:rPr>
        <w:t>revenue to support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position</w:t>
      </w:r>
    </w:p>
    <w:p w14:paraId="5F7D2B57" w14:textId="77777777" w:rsidR="00447697" w:rsidRDefault="00447697">
      <w:pPr>
        <w:pStyle w:val="BodyText"/>
        <w:spacing w:before="1"/>
        <w:rPr>
          <w:sz w:val="25"/>
        </w:rPr>
      </w:pPr>
    </w:p>
    <w:p w14:paraId="5FF47F12" w14:textId="77777777" w:rsidR="00447697" w:rsidRDefault="00BE6F0B">
      <w:pPr>
        <w:pStyle w:val="ListParagraph"/>
        <w:numPr>
          <w:ilvl w:val="0"/>
          <w:numId w:val="17"/>
        </w:numPr>
        <w:tabs>
          <w:tab w:val="left" w:pos="1964"/>
        </w:tabs>
        <w:spacing w:line="338" w:lineRule="auto"/>
        <w:ind w:left="1440" w:right="1438" w:firstLine="0"/>
        <w:jc w:val="both"/>
        <w:rPr>
          <w:sz w:val="21"/>
        </w:rPr>
      </w:pPr>
      <w:r>
        <w:rPr>
          <w:sz w:val="21"/>
        </w:rPr>
        <w:t>Reasonable</w:t>
      </w:r>
      <w:r>
        <w:rPr>
          <w:spacing w:val="1"/>
          <w:sz w:val="21"/>
        </w:rPr>
        <w:t xml:space="preserve"> </w:t>
      </w:r>
      <w:r>
        <w:rPr>
          <w:sz w:val="21"/>
        </w:rPr>
        <w:t>attempts</w:t>
      </w:r>
      <w:r>
        <w:rPr>
          <w:spacing w:val="1"/>
          <w:sz w:val="21"/>
        </w:rPr>
        <w:t xml:space="preserve"> </w:t>
      </w:r>
      <w:r>
        <w:rPr>
          <w:sz w:val="21"/>
        </w:rPr>
        <w:t>shall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1"/>
          <w:sz w:val="21"/>
        </w:rPr>
        <w:t xml:space="preserve"> </w:t>
      </w:r>
      <w:r>
        <w:rPr>
          <w:sz w:val="21"/>
        </w:rPr>
        <w:t>made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reassign</w:t>
      </w:r>
      <w:r>
        <w:rPr>
          <w:spacing w:val="1"/>
          <w:sz w:val="21"/>
        </w:rPr>
        <w:t xml:space="preserve"> </w:t>
      </w:r>
      <w:r>
        <w:rPr>
          <w:sz w:val="21"/>
        </w:rPr>
        <w:t>or</w:t>
      </w:r>
      <w:r>
        <w:rPr>
          <w:spacing w:val="1"/>
          <w:sz w:val="21"/>
        </w:rPr>
        <w:t xml:space="preserve"> </w:t>
      </w:r>
      <w:r>
        <w:rPr>
          <w:sz w:val="21"/>
        </w:rPr>
        <w:t>transfer</w:t>
      </w:r>
      <w:r>
        <w:rPr>
          <w:spacing w:val="1"/>
          <w:sz w:val="21"/>
        </w:rPr>
        <w:t xml:space="preserve"> </w:t>
      </w:r>
      <w:r>
        <w:rPr>
          <w:sz w:val="21"/>
        </w:rPr>
        <w:t>personnel</w:t>
      </w:r>
      <w:r>
        <w:rPr>
          <w:spacing w:val="1"/>
          <w:sz w:val="21"/>
        </w:rPr>
        <w:t xml:space="preserve"> </w:t>
      </w:r>
      <w:r>
        <w:rPr>
          <w:sz w:val="21"/>
        </w:rPr>
        <w:t>designated</w:t>
      </w:r>
      <w:r>
        <w:rPr>
          <w:spacing w:val="1"/>
          <w:sz w:val="21"/>
        </w:rPr>
        <w:t xml:space="preserve"> </w:t>
      </w:r>
      <w:r>
        <w:rPr>
          <w:sz w:val="21"/>
        </w:rPr>
        <w:t>for</w:t>
      </w:r>
      <w:r>
        <w:rPr>
          <w:spacing w:val="-56"/>
          <w:sz w:val="21"/>
        </w:rPr>
        <w:t xml:space="preserve"> </w:t>
      </w:r>
      <w:r>
        <w:rPr>
          <w:sz w:val="21"/>
        </w:rPr>
        <w:t>separation</w:t>
      </w:r>
      <w:r>
        <w:rPr>
          <w:spacing w:val="45"/>
          <w:sz w:val="21"/>
        </w:rPr>
        <w:t xml:space="preserve"> </w:t>
      </w:r>
      <w:r>
        <w:rPr>
          <w:sz w:val="21"/>
        </w:rPr>
        <w:t>due</w:t>
      </w:r>
      <w:r>
        <w:rPr>
          <w:spacing w:val="45"/>
          <w:sz w:val="21"/>
        </w:rPr>
        <w:t xml:space="preserve"> </w:t>
      </w:r>
      <w:r>
        <w:rPr>
          <w:sz w:val="21"/>
        </w:rPr>
        <w:t>to</w:t>
      </w:r>
      <w:r>
        <w:rPr>
          <w:spacing w:val="45"/>
          <w:sz w:val="21"/>
        </w:rPr>
        <w:t xml:space="preserve"> </w:t>
      </w:r>
      <w:r>
        <w:rPr>
          <w:sz w:val="21"/>
        </w:rPr>
        <w:t>abolishment</w:t>
      </w:r>
      <w:r>
        <w:rPr>
          <w:spacing w:val="44"/>
          <w:sz w:val="21"/>
        </w:rPr>
        <w:t xml:space="preserve"> </w:t>
      </w:r>
      <w:r>
        <w:rPr>
          <w:sz w:val="21"/>
        </w:rPr>
        <w:t>of</w:t>
      </w:r>
      <w:r>
        <w:rPr>
          <w:spacing w:val="46"/>
          <w:sz w:val="21"/>
        </w:rPr>
        <w:t xml:space="preserve"> </w:t>
      </w:r>
      <w:r>
        <w:rPr>
          <w:sz w:val="21"/>
        </w:rPr>
        <w:t>jobs.</w:t>
      </w:r>
      <w:r>
        <w:rPr>
          <w:spacing w:val="44"/>
          <w:sz w:val="21"/>
        </w:rPr>
        <w:t xml:space="preserve"> </w:t>
      </w:r>
      <w:r>
        <w:rPr>
          <w:sz w:val="21"/>
        </w:rPr>
        <w:t>Reassignment</w:t>
      </w:r>
      <w:r>
        <w:rPr>
          <w:spacing w:val="44"/>
          <w:sz w:val="21"/>
        </w:rPr>
        <w:t xml:space="preserve"> </w:t>
      </w:r>
      <w:r>
        <w:rPr>
          <w:sz w:val="21"/>
        </w:rPr>
        <w:t>or</w:t>
      </w:r>
      <w:r>
        <w:rPr>
          <w:spacing w:val="44"/>
          <w:sz w:val="21"/>
        </w:rPr>
        <w:t xml:space="preserve"> </w:t>
      </w:r>
      <w:r>
        <w:rPr>
          <w:sz w:val="21"/>
        </w:rPr>
        <w:t>transfer</w:t>
      </w:r>
      <w:r>
        <w:rPr>
          <w:spacing w:val="44"/>
          <w:sz w:val="21"/>
        </w:rPr>
        <w:t xml:space="preserve"> </w:t>
      </w:r>
      <w:r>
        <w:rPr>
          <w:sz w:val="21"/>
        </w:rPr>
        <w:t>may</w:t>
      </w:r>
      <w:r>
        <w:rPr>
          <w:spacing w:val="43"/>
          <w:sz w:val="21"/>
        </w:rPr>
        <w:t xml:space="preserve"> </w:t>
      </w:r>
      <w:r>
        <w:rPr>
          <w:sz w:val="21"/>
        </w:rPr>
        <w:t>be</w:t>
      </w:r>
      <w:r>
        <w:rPr>
          <w:spacing w:val="43"/>
          <w:sz w:val="21"/>
        </w:rPr>
        <w:t xml:space="preserve"> </w:t>
      </w:r>
      <w:r>
        <w:rPr>
          <w:sz w:val="21"/>
        </w:rPr>
        <w:t>lateral,</w:t>
      </w:r>
      <w:r>
        <w:rPr>
          <w:spacing w:val="44"/>
          <w:sz w:val="21"/>
        </w:rPr>
        <w:t xml:space="preserve"> </w:t>
      </w:r>
      <w:r>
        <w:rPr>
          <w:sz w:val="21"/>
        </w:rPr>
        <w:t>to</w:t>
      </w:r>
      <w:r>
        <w:rPr>
          <w:spacing w:val="45"/>
          <w:sz w:val="21"/>
        </w:rPr>
        <w:t xml:space="preserve"> </w:t>
      </w:r>
      <w:r>
        <w:rPr>
          <w:sz w:val="21"/>
        </w:rPr>
        <w:t>a</w:t>
      </w:r>
      <w:r>
        <w:rPr>
          <w:spacing w:val="45"/>
          <w:sz w:val="21"/>
        </w:rPr>
        <w:t xml:space="preserve"> </w:t>
      </w:r>
      <w:r>
        <w:rPr>
          <w:sz w:val="21"/>
        </w:rPr>
        <w:t>lower</w:t>
      </w:r>
      <w:r>
        <w:rPr>
          <w:spacing w:val="-56"/>
          <w:sz w:val="21"/>
        </w:rPr>
        <w:t xml:space="preserve"> </w:t>
      </w:r>
      <w:r>
        <w:rPr>
          <w:sz w:val="21"/>
        </w:rPr>
        <w:t>grade,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higher</w:t>
      </w:r>
      <w:r>
        <w:rPr>
          <w:spacing w:val="-2"/>
          <w:sz w:val="21"/>
        </w:rPr>
        <w:t xml:space="preserve"> </w:t>
      </w:r>
      <w:r>
        <w:rPr>
          <w:sz w:val="21"/>
        </w:rPr>
        <w:t>grade,</w:t>
      </w:r>
      <w:r>
        <w:rPr>
          <w:spacing w:val="-2"/>
          <w:sz w:val="21"/>
        </w:rPr>
        <w:t xml:space="preserve"> </w:t>
      </w:r>
      <w:r>
        <w:rPr>
          <w:sz w:val="21"/>
        </w:rPr>
        <w:t>depending</w:t>
      </w:r>
      <w:r>
        <w:rPr>
          <w:spacing w:val="-1"/>
          <w:sz w:val="21"/>
        </w:rPr>
        <w:t xml:space="preserve"> </w:t>
      </w:r>
      <w:r>
        <w:rPr>
          <w:sz w:val="21"/>
        </w:rPr>
        <w:t>upon:</w:t>
      </w:r>
    </w:p>
    <w:p w14:paraId="41BBC6E8" w14:textId="77777777" w:rsidR="00447697" w:rsidRDefault="00BE6F0B">
      <w:pPr>
        <w:pStyle w:val="ListParagraph"/>
        <w:numPr>
          <w:ilvl w:val="0"/>
          <w:numId w:val="16"/>
        </w:numPr>
        <w:tabs>
          <w:tab w:val="left" w:pos="2900"/>
        </w:tabs>
        <w:spacing w:before="141"/>
        <w:jc w:val="both"/>
        <w:rPr>
          <w:sz w:val="21"/>
        </w:rPr>
      </w:pPr>
      <w:r>
        <w:rPr>
          <w:sz w:val="21"/>
        </w:rPr>
        <w:t>Suitable</w:t>
      </w:r>
      <w:r>
        <w:rPr>
          <w:spacing w:val="-2"/>
          <w:sz w:val="21"/>
        </w:rPr>
        <w:t xml:space="preserve"> </w:t>
      </w:r>
      <w:r>
        <w:rPr>
          <w:sz w:val="21"/>
        </w:rPr>
        <w:t>vacancies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which the</w:t>
      </w:r>
      <w:r>
        <w:rPr>
          <w:spacing w:val="-2"/>
          <w:sz w:val="21"/>
        </w:rPr>
        <w:t xml:space="preserve"> </w:t>
      </w:r>
      <w:r>
        <w:rPr>
          <w:sz w:val="21"/>
        </w:rPr>
        <w:t>employee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qualified.</w:t>
      </w:r>
    </w:p>
    <w:p w14:paraId="5BCA854D" w14:textId="77777777" w:rsidR="00447697" w:rsidRDefault="00447697">
      <w:pPr>
        <w:pStyle w:val="BodyText"/>
        <w:spacing w:before="11"/>
        <w:rPr>
          <w:sz w:val="20"/>
        </w:rPr>
      </w:pPr>
    </w:p>
    <w:p w14:paraId="0368BEB5" w14:textId="77777777" w:rsidR="00447697" w:rsidRDefault="00BE6F0B">
      <w:pPr>
        <w:pStyle w:val="ListParagraph"/>
        <w:numPr>
          <w:ilvl w:val="0"/>
          <w:numId w:val="16"/>
        </w:numPr>
        <w:tabs>
          <w:tab w:val="left" w:pos="2881"/>
        </w:tabs>
        <w:ind w:left="2880" w:hanging="361"/>
        <w:jc w:val="both"/>
        <w:rPr>
          <w:sz w:val="21"/>
        </w:rPr>
      </w:pPr>
      <w:r>
        <w:rPr>
          <w:sz w:val="21"/>
        </w:rPr>
        <w:t>Ability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employee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perform another</w:t>
      </w:r>
      <w:r>
        <w:rPr>
          <w:spacing w:val="-3"/>
          <w:sz w:val="21"/>
        </w:rPr>
        <w:t xml:space="preserve"> </w:t>
      </w:r>
      <w:r>
        <w:rPr>
          <w:sz w:val="21"/>
        </w:rPr>
        <w:t>function.</w:t>
      </w:r>
    </w:p>
    <w:p w14:paraId="6468D029" w14:textId="77777777" w:rsidR="00447697" w:rsidRDefault="00447697">
      <w:pPr>
        <w:pStyle w:val="BodyText"/>
        <w:spacing w:before="8"/>
        <w:rPr>
          <w:sz w:val="20"/>
        </w:rPr>
      </w:pPr>
    </w:p>
    <w:p w14:paraId="2406ADC2" w14:textId="77777777" w:rsidR="00447697" w:rsidRDefault="00BE6F0B">
      <w:pPr>
        <w:pStyle w:val="ListParagraph"/>
        <w:numPr>
          <w:ilvl w:val="0"/>
          <w:numId w:val="16"/>
        </w:numPr>
        <w:tabs>
          <w:tab w:val="left" w:pos="2881"/>
        </w:tabs>
        <w:ind w:left="2880" w:hanging="361"/>
        <w:jc w:val="left"/>
        <w:rPr>
          <w:sz w:val="21"/>
        </w:rPr>
      </w:pPr>
      <w:r>
        <w:rPr>
          <w:sz w:val="21"/>
        </w:rPr>
        <w:t>No</w:t>
      </w:r>
      <w:r>
        <w:rPr>
          <w:spacing w:val="-2"/>
          <w:sz w:val="21"/>
        </w:rPr>
        <w:t xml:space="preserve"> </w:t>
      </w:r>
      <w:r>
        <w:rPr>
          <w:sz w:val="21"/>
        </w:rPr>
        <w:t>job</w:t>
      </w:r>
      <w:r>
        <w:rPr>
          <w:spacing w:val="-2"/>
          <w:sz w:val="21"/>
        </w:rPr>
        <w:t xml:space="preserve"> </w:t>
      </w:r>
      <w:r>
        <w:rPr>
          <w:sz w:val="21"/>
        </w:rPr>
        <w:t>shall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sz w:val="21"/>
        </w:rPr>
        <w:t>abolished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way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remove</w:t>
      </w:r>
      <w:r>
        <w:rPr>
          <w:spacing w:val="-2"/>
          <w:sz w:val="21"/>
        </w:rPr>
        <w:t xml:space="preserve"> </w:t>
      </w:r>
      <w:r>
        <w:rPr>
          <w:sz w:val="21"/>
        </w:rPr>
        <w:t>an</w:t>
      </w:r>
      <w:r>
        <w:rPr>
          <w:spacing w:val="-2"/>
          <w:sz w:val="21"/>
        </w:rPr>
        <w:t xml:space="preserve"> </w:t>
      </w:r>
      <w:r>
        <w:rPr>
          <w:sz w:val="21"/>
        </w:rPr>
        <w:t>individual</w:t>
      </w:r>
      <w:r>
        <w:rPr>
          <w:spacing w:val="-1"/>
          <w:sz w:val="21"/>
        </w:rPr>
        <w:t xml:space="preserve"> </w:t>
      </w:r>
      <w:r>
        <w:rPr>
          <w:sz w:val="21"/>
        </w:rPr>
        <w:t>from</w:t>
      </w:r>
      <w:r>
        <w:rPr>
          <w:spacing w:val="-1"/>
          <w:sz w:val="21"/>
        </w:rPr>
        <w:t xml:space="preserve"> </w:t>
      </w:r>
      <w:r>
        <w:rPr>
          <w:sz w:val="21"/>
        </w:rPr>
        <w:t>Organization.</w:t>
      </w:r>
    </w:p>
    <w:p w14:paraId="2F449E6E" w14:textId="77777777" w:rsidR="00447697" w:rsidRDefault="00447697">
      <w:pPr>
        <w:pStyle w:val="BodyText"/>
        <w:spacing w:before="11"/>
        <w:rPr>
          <w:sz w:val="24"/>
        </w:rPr>
      </w:pPr>
    </w:p>
    <w:p w14:paraId="767EA937" w14:textId="77777777" w:rsidR="00447697" w:rsidRDefault="00BE6F0B">
      <w:pPr>
        <w:pStyle w:val="ListParagraph"/>
        <w:numPr>
          <w:ilvl w:val="0"/>
          <w:numId w:val="16"/>
        </w:numPr>
        <w:tabs>
          <w:tab w:val="left" w:pos="2862"/>
        </w:tabs>
        <w:ind w:left="2861" w:hanging="342"/>
        <w:jc w:val="left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following</w:t>
      </w:r>
      <w:r>
        <w:rPr>
          <w:spacing w:val="-2"/>
          <w:sz w:val="21"/>
        </w:rPr>
        <w:t xml:space="preserve"> </w:t>
      </w:r>
      <w:r>
        <w:rPr>
          <w:sz w:val="21"/>
        </w:rPr>
        <w:t>procedures</w:t>
      </w:r>
      <w:r>
        <w:rPr>
          <w:spacing w:val="-4"/>
          <w:sz w:val="21"/>
        </w:rPr>
        <w:t xml:space="preserve"> </w:t>
      </w:r>
      <w:r>
        <w:rPr>
          <w:sz w:val="21"/>
        </w:rPr>
        <w:t>will</w:t>
      </w:r>
      <w:r>
        <w:rPr>
          <w:spacing w:val="-4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utilized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dealing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displaced</w:t>
      </w:r>
      <w:r>
        <w:rPr>
          <w:spacing w:val="-2"/>
          <w:sz w:val="21"/>
        </w:rPr>
        <w:t xml:space="preserve"> </w:t>
      </w:r>
      <w:r>
        <w:rPr>
          <w:sz w:val="21"/>
        </w:rPr>
        <w:t>employees:</w:t>
      </w:r>
    </w:p>
    <w:p w14:paraId="742E9937" w14:textId="77777777" w:rsidR="00447697" w:rsidRDefault="00447697">
      <w:pPr>
        <w:rPr>
          <w:sz w:val="21"/>
        </w:rPr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3AB8C519" w14:textId="77777777" w:rsidR="00447697" w:rsidRDefault="00BE6F0B">
      <w:pPr>
        <w:pStyle w:val="ListParagraph"/>
        <w:numPr>
          <w:ilvl w:val="1"/>
          <w:numId w:val="16"/>
        </w:numPr>
        <w:tabs>
          <w:tab w:val="left" w:pos="3241"/>
        </w:tabs>
        <w:spacing w:before="179" w:line="276" w:lineRule="auto"/>
        <w:ind w:right="1440"/>
        <w:jc w:val="both"/>
        <w:rPr>
          <w:sz w:val="21"/>
        </w:rPr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 wp14:anchorId="7813B0F5" wp14:editId="26789C7E">
            <wp:simplePos x="0" y="0"/>
            <wp:positionH relativeFrom="page">
              <wp:posOffset>635</wp:posOffset>
            </wp:positionH>
            <wp:positionV relativeFrom="page">
              <wp:posOffset>10044429</wp:posOffset>
            </wp:positionV>
            <wp:extent cx="7555357" cy="176529"/>
            <wp:effectExtent l="0" t="0" r="0" b="0"/>
            <wp:wrapNone/>
            <wp:docPr id="3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357" cy="176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266" w:name="_bookmark46"/>
      <w:bookmarkEnd w:id="1266"/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Human</w:t>
      </w:r>
      <w:r>
        <w:rPr>
          <w:spacing w:val="1"/>
          <w:sz w:val="21"/>
        </w:rPr>
        <w:t xml:space="preserve"> </w:t>
      </w:r>
      <w:r>
        <w:rPr>
          <w:sz w:val="21"/>
        </w:rPr>
        <w:t>Resource</w:t>
      </w:r>
      <w:r>
        <w:rPr>
          <w:spacing w:val="1"/>
          <w:sz w:val="21"/>
        </w:rPr>
        <w:t xml:space="preserve"> </w:t>
      </w:r>
      <w:r>
        <w:rPr>
          <w:sz w:val="21"/>
        </w:rPr>
        <w:t>Section</w:t>
      </w:r>
      <w:r>
        <w:rPr>
          <w:spacing w:val="1"/>
          <w:sz w:val="21"/>
        </w:rPr>
        <w:t xml:space="preserve"> </w:t>
      </w:r>
      <w:r>
        <w:rPr>
          <w:sz w:val="21"/>
        </w:rPr>
        <w:t>shall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1"/>
          <w:sz w:val="21"/>
        </w:rPr>
        <w:t xml:space="preserve"> </w:t>
      </w:r>
      <w:r>
        <w:rPr>
          <w:sz w:val="21"/>
        </w:rPr>
        <w:t>notified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potential</w:t>
      </w:r>
      <w:r>
        <w:rPr>
          <w:spacing w:val="1"/>
          <w:sz w:val="21"/>
        </w:rPr>
        <w:t xml:space="preserve"> </w:t>
      </w:r>
      <w:r>
        <w:rPr>
          <w:sz w:val="21"/>
        </w:rPr>
        <w:t>displaced</w:t>
      </w:r>
      <w:r>
        <w:rPr>
          <w:spacing w:val="1"/>
          <w:sz w:val="21"/>
        </w:rPr>
        <w:t xml:space="preserve"> </w:t>
      </w:r>
      <w:r>
        <w:rPr>
          <w:sz w:val="21"/>
        </w:rPr>
        <w:t>employees</w:t>
      </w:r>
      <w:r>
        <w:rPr>
          <w:spacing w:val="-2"/>
          <w:sz w:val="21"/>
        </w:rPr>
        <w:t xml:space="preserve"> </w:t>
      </w:r>
      <w:r>
        <w:rPr>
          <w:sz w:val="21"/>
        </w:rPr>
        <w:t>due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-1"/>
          <w:sz w:val="21"/>
        </w:rPr>
        <w:t xml:space="preserve"> </w:t>
      </w:r>
      <w:r>
        <w:rPr>
          <w:sz w:val="21"/>
        </w:rPr>
        <w:t>changes.</w:t>
      </w:r>
    </w:p>
    <w:p w14:paraId="5D6E1C22" w14:textId="77777777" w:rsidR="00447697" w:rsidRDefault="00447697">
      <w:pPr>
        <w:pStyle w:val="BodyText"/>
        <w:spacing w:before="3"/>
      </w:pPr>
    </w:p>
    <w:p w14:paraId="643A2C33" w14:textId="77777777" w:rsidR="00447697" w:rsidRDefault="00BE6F0B">
      <w:pPr>
        <w:pStyle w:val="ListParagraph"/>
        <w:numPr>
          <w:ilvl w:val="1"/>
          <w:numId w:val="16"/>
        </w:numPr>
        <w:tabs>
          <w:tab w:val="left" w:pos="3241"/>
        </w:tabs>
        <w:spacing w:line="328" w:lineRule="auto"/>
        <w:ind w:right="1433"/>
        <w:jc w:val="both"/>
        <w:rPr>
          <w:sz w:val="21"/>
        </w:rPr>
      </w:pPr>
      <w:r>
        <w:rPr>
          <w:sz w:val="21"/>
        </w:rPr>
        <w:t>Employment changes will be announced in sufficient time so that employees</w:t>
      </w:r>
      <w:r>
        <w:rPr>
          <w:spacing w:val="1"/>
          <w:sz w:val="21"/>
        </w:rPr>
        <w:t xml:space="preserve"> </w:t>
      </w:r>
      <w:r>
        <w:rPr>
          <w:sz w:val="21"/>
        </w:rPr>
        <w:t>can</w:t>
      </w:r>
      <w:r>
        <w:rPr>
          <w:spacing w:val="1"/>
          <w:sz w:val="21"/>
        </w:rPr>
        <w:t xml:space="preserve"> </w:t>
      </w:r>
      <w:r>
        <w:rPr>
          <w:sz w:val="21"/>
        </w:rPr>
        <w:t>voluntarily</w:t>
      </w:r>
      <w:r>
        <w:rPr>
          <w:spacing w:val="1"/>
          <w:sz w:val="21"/>
        </w:rPr>
        <w:t xml:space="preserve"> </w:t>
      </w:r>
      <w:r>
        <w:rPr>
          <w:sz w:val="21"/>
        </w:rPr>
        <w:t>transfer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vacancies</w:t>
      </w:r>
      <w:r>
        <w:rPr>
          <w:spacing w:val="1"/>
          <w:sz w:val="21"/>
        </w:rPr>
        <w:t xml:space="preserve"> </w:t>
      </w:r>
      <w:r>
        <w:rPr>
          <w:sz w:val="21"/>
        </w:rPr>
        <w:t>which</w:t>
      </w:r>
      <w:r>
        <w:rPr>
          <w:spacing w:val="1"/>
          <w:sz w:val="21"/>
        </w:rPr>
        <w:t xml:space="preserve"> </w:t>
      </w:r>
      <w:r>
        <w:rPr>
          <w:sz w:val="21"/>
        </w:rPr>
        <w:t>occur.</w:t>
      </w:r>
      <w:r>
        <w:rPr>
          <w:spacing w:val="1"/>
          <w:sz w:val="21"/>
        </w:rPr>
        <w:t xml:space="preserve"> </w:t>
      </w:r>
      <w:r>
        <w:rPr>
          <w:sz w:val="21"/>
        </w:rPr>
        <w:t>Section</w:t>
      </w:r>
      <w:r>
        <w:rPr>
          <w:spacing w:val="1"/>
          <w:sz w:val="21"/>
        </w:rPr>
        <w:t xml:space="preserve"> </w:t>
      </w:r>
      <w:r>
        <w:rPr>
          <w:sz w:val="21"/>
        </w:rPr>
        <w:t>Heads</w:t>
      </w:r>
      <w:r>
        <w:rPr>
          <w:spacing w:val="58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Program Unit Managers will inform employees a minimum of 30 days prior to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change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status.</w:t>
      </w:r>
    </w:p>
    <w:p w14:paraId="26BE974A" w14:textId="77777777" w:rsidR="00447697" w:rsidRDefault="00BE6F0B">
      <w:pPr>
        <w:pStyle w:val="ListParagraph"/>
        <w:numPr>
          <w:ilvl w:val="0"/>
          <w:numId w:val="16"/>
        </w:numPr>
        <w:tabs>
          <w:tab w:val="left" w:pos="2866"/>
        </w:tabs>
        <w:spacing w:before="201" w:line="350" w:lineRule="auto"/>
        <w:ind w:left="2880" w:right="1412" w:hanging="269"/>
        <w:jc w:val="both"/>
        <w:rPr>
          <w:sz w:val="21"/>
        </w:rPr>
      </w:pPr>
      <w:r>
        <w:rPr>
          <w:sz w:val="21"/>
        </w:rPr>
        <w:t>Employees whose positions need to be retrenched will be given the opportunity to</w:t>
      </w:r>
      <w:r>
        <w:rPr>
          <w:spacing w:val="-56"/>
          <w:sz w:val="21"/>
        </w:rPr>
        <w:t xml:space="preserve"> </w:t>
      </w:r>
      <w:r>
        <w:rPr>
          <w:sz w:val="21"/>
        </w:rPr>
        <w:t>transfer to positions for which they qualify on a non-competitive basis after those</w:t>
      </w:r>
      <w:r>
        <w:rPr>
          <w:spacing w:val="1"/>
          <w:sz w:val="21"/>
        </w:rPr>
        <w:t xml:space="preserve"> </w:t>
      </w:r>
      <w:r>
        <w:rPr>
          <w:sz w:val="21"/>
        </w:rPr>
        <w:t>employees who qualify for priority. Whenever possible, transfer will take place at</w:t>
      </w:r>
      <w:r>
        <w:rPr>
          <w:spacing w:val="1"/>
          <w:sz w:val="21"/>
        </w:rPr>
        <w:t xml:space="preserve"> </w:t>
      </w:r>
      <w:r>
        <w:rPr>
          <w:sz w:val="21"/>
        </w:rPr>
        <w:t>the current salary if the position is similar in value, at lower pay if the position has</w:t>
      </w:r>
      <w:r>
        <w:rPr>
          <w:spacing w:val="1"/>
          <w:sz w:val="21"/>
        </w:rPr>
        <w:t xml:space="preserve"> </w:t>
      </w:r>
      <w:r>
        <w:rPr>
          <w:sz w:val="21"/>
        </w:rPr>
        <w:t>less</w:t>
      </w:r>
      <w:r>
        <w:rPr>
          <w:spacing w:val="1"/>
          <w:sz w:val="21"/>
        </w:rPr>
        <w:t xml:space="preserve"> </w:t>
      </w:r>
      <w:r>
        <w:rPr>
          <w:sz w:val="21"/>
        </w:rPr>
        <w:t>responsibility,</w:t>
      </w:r>
      <w:r>
        <w:rPr>
          <w:spacing w:val="1"/>
          <w:sz w:val="21"/>
        </w:rPr>
        <w:t xml:space="preserve"> </w:t>
      </w:r>
      <w:r>
        <w:rPr>
          <w:sz w:val="21"/>
        </w:rPr>
        <w:t>know-how,</w:t>
      </w:r>
      <w:r>
        <w:rPr>
          <w:spacing w:val="1"/>
          <w:sz w:val="21"/>
        </w:rPr>
        <w:t xml:space="preserve"> </w:t>
      </w:r>
      <w:r>
        <w:rPr>
          <w:sz w:val="21"/>
        </w:rPr>
        <w:t>or</w:t>
      </w:r>
      <w:r>
        <w:rPr>
          <w:spacing w:val="1"/>
          <w:sz w:val="21"/>
        </w:rPr>
        <w:t xml:space="preserve"> </w:t>
      </w:r>
      <w:r>
        <w:rPr>
          <w:sz w:val="21"/>
        </w:rPr>
        <w:t>accountability,</w:t>
      </w:r>
      <w:r>
        <w:rPr>
          <w:spacing w:val="1"/>
          <w:sz w:val="21"/>
        </w:rPr>
        <w:t xml:space="preserve"> </w:t>
      </w:r>
      <w:r>
        <w:rPr>
          <w:sz w:val="21"/>
        </w:rPr>
        <w:t>or</w:t>
      </w:r>
      <w:r>
        <w:rPr>
          <w:spacing w:val="1"/>
          <w:sz w:val="21"/>
        </w:rPr>
        <w:t xml:space="preserve"> </w:t>
      </w:r>
      <w:r>
        <w:rPr>
          <w:sz w:val="21"/>
        </w:rPr>
        <w:t>at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higher</w:t>
      </w:r>
      <w:r>
        <w:rPr>
          <w:spacing w:val="1"/>
          <w:sz w:val="21"/>
        </w:rPr>
        <w:t xml:space="preserve"> </w:t>
      </w:r>
      <w:r>
        <w:rPr>
          <w:sz w:val="21"/>
        </w:rPr>
        <w:t>pay</w:t>
      </w:r>
      <w:r>
        <w:rPr>
          <w:spacing w:val="1"/>
          <w:sz w:val="21"/>
        </w:rPr>
        <w:t xml:space="preserve"> </w:t>
      </w:r>
      <w:r>
        <w:rPr>
          <w:sz w:val="21"/>
        </w:rPr>
        <w:t>if</w:t>
      </w:r>
      <w:r>
        <w:rPr>
          <w:spacing w:val="1"/>
          <w:sz w:val="21"/>
        </w:rPr>
        <w:t xml:space="preserve"> </w:t>
      </w:r>
      <w:r>
        <w:rPr>
          <w:sz w:val="21"/>
        </w:rPr>
        <w:t>it</w:t>
      </w:r>
      <w:r>
        <w:rPr>
          <w:spacing w:val="1"/>
          <w:sz w:val="21"/>
        </w:rPr>
        <w:t xml:space="preserve"> </w:t>
      </w:r>
      <w:r>
        <w:rPr>
          <w:sz w:val="21"/>
        </w:rPr>
        <w:t>is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-56"/>
          <w:sz w:val="21"/>
        </w:rPr>
        <w:t xml:space="preserve"> </w:t>
      </w:r>
      <w:r>
        <w:rPr>
          <w:sz w:val="21"/>
        </w:rPr>
        <w:t>promotional</w:t>
      </w:r>
      <w:r>
        <w:rPr>
          <w:spacing w:val="-1"/>
          <w:sz w:val="21"/>
        </w:rPr>
        <w:t xml:space="preserve"> </w:t>
      </w:r>
      <w:r>
        <w:rPr>
          <w:sz w:val="21"/>
        </w:rPr>
        <w:t>opportunity.</w:t>
      </w:r>
    </w:p>
    <w:p w14:paraId="78BEC7E6" w14:textId="77777777" w:rsidR="00447697" w:rsidRDefault="00BE6F0B">
      <w:pPr>
        <w:pStyle w:val="ListParagraph"/>
        <w:numPr>
          <w:ilvl w:val="0"/>
          <w:numId w:val="16"/>
        </w:numPr>
        <w:tabs>
          <w:tab w:val="left" w:pos="2857"/>
        </w:tabs>
        <w:spacing w:before="180" w:line="336" w:lineRule="auto"/>
        <w:ind w:left="2880" w:right="1416" w:hanging="269"/>
        <w:jc w:val="both"/>
        <w:rPr>
          <w:sz w:val="21"/>
        </w:rPr>
      </w:pPr>
      <w:r>
        <w:rPr>
          <w:sz w:val="21"/>
        </w:rPr>
        <w:t>Once affected employees have been identified, every vacancy which occurs will</w:t>
      </w:r>
      <w:r>
        <w:rPr>
          <w:spacing w:val="1"/>
          <w:sz w:val="21"/>
        </w:rPr>
        <w:t xml:space="preserve"> </w:t>
      </w:r>
      <w:r>
        <w:rPr>
          <w:sz w:val="21"/>
        </w:rPr>
        <w:t>be screened first by the Human Resource Section to see if qualified potentially</w:t>
      </w:r>
      <w:r>
        <w:rPr>
          <w:spacing w:val="1"/>
          <w:sz w:val="21"/>
        </w:rPr>
        <w:t xml:space="preserve"> </w:t>
      </w:r>
      <w:r>
        <w:rPr>
          <w:sz w:val="21"/>
        </w:rPr>
        <w:t>displaced</w:t>
      </w:r>
      <w:r>
        <w:rPr>
          <w:spacing w:val="-2"/>
          <w:sz w:val="21"/>
        </w:rPr>
        <w:t xml:space="preserve"> </w:t>
      </w:r>
      <w:r>
        <w:rPr>
          <w:sz w:val="21"/>
        </w:rPr>
        <w:t>candidates</w:t>
      </w:r>
      <w:r>
        <w:rPr>
          <w:spacing w:val="-1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z w:val="21"/>
        </w:rPr>
        <w:t>available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there</w:t>
      </w:r>
      <w:r>
        <w:rPr>
          <w:spacing w:val="-1"/>
          <w:sz w:val="21"/>
        </w:rPr>
        <w:t xml:space="preserve"> </w:t>
      </w:r>
      <w:r>
        <w:rPr>
          <w:sz w:val="21"/>
        </w:rPr>
        <w:t>are</w:t>
      </w:r>
      <w:r>
        <w:rPr>
          <w:spacing w:val="-2"/>
          <w:sz w:val="21"/>
        </w:rPr>
        <w:t xml:space="preserve"> </w:t>
      </w:r>
      <w:r>
        <w:rPr>
          <w:sz w:val="21"/>
        </w:rPr>
        <w:t>not</w:t>
      </w:r>
      <w:r>
        <w:rPr>
          <w:spacing w:val="-2"/>
          <w:sz w:val="21"/>
        </w:rPr>
        <w:t xml:space="preserve"> </w:t>
      </w:r>
      <w:r>
        <w:rPr>
          <w:sz w:val="21"/>
        </w:rPr>
        <w:t>employees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priority.</w:t>
      </w:r>
    </w:p>
    <w:p w14:paraId="4A07B079" w14:textId="77777777" w:rsidR="00447697" w:rsidRDefault="00BE6F0B">
      <w:pPr>
        <w:pStyle w:val="ListParagraph"/>
        <w:numPr>
          <w:ilvl w:val="0"/>
          <w:numId w:val="16"/>
        </w:numPr>
        <w:tabs>
          <w:tab w:val="left" w:pos="2890"/>
        </w:tabs>
        <w:spacing w:before="190" w:line="352" w:lineRule="auto"/>
        <w:ind w:left="2880" w:right="1416" w:hanging="269"/>
        <w:jc w:val="both"/>
        <w:rPr>
          <w:sz w:val="21"/>
        </w:rPr>
      </w:pPr>
      <w:r>
        <w:rPr>
          <w:sz w:val="21"/>
        </w:rPr>
        <w:t>Employees</w:t>
      </w:r>
      <w:r>
        <w:rPr>
          <w:spacing w:val="1"/>
          <w:sz w:val="21"/>
        </w:rPr>
        <w:t xml:space="preserve"> </w:t>
      </w:r>
      <w:r>
        <w:rPr>
          <w:sz w:val="21"/>
        </w:rPr>
        <w:t>who</w:t>
      </w:r>
      <w:r>
        <w:rPr>
          <w:spacing w:val="1"/>
          <w:sz w:val="21"/>
        </w:rPr>
        <w:t xml:space="preserve"> </w:t>
      </w:r>
      <w:r>
        <w:rPr>
          <w:sz w:val="21"/>
        </w:rPr>
        <w:t>were</w:t>
      </w:r>
      <w:r>
        <w:rPr>
          <w:spacing w:val="1"/>
          <w:sz w:val="21"/>
        </w:rPr>
        <w:t xml:space="preserve"> </w:t>
      </w:r>
      <w:r>
        <w:rPr>
          <w:sz w:val="21"/>
        </w:rPr>
        <w:t>unable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successfully</w:t>
      </w:r>
      <w:r>
        <w:rPr>
          <w:spacing w:val="1"/>
          <w:sz w:val="21"/>
        </w:rPr>
        <w:t xml:space="preserve"> </w:t>
      </w:r>
      <w:r>
        <w:rPr>
          <w:sz w:val="21"/>
        </w:rPr>
        <w:t>compete</w:t>
      </w:r>
      <w:r>
        <w:rPr>
          <w:spacing w:val="1"/>
          <w:sz w:val="21"/>
        </w:rPr>
        <w:t xml:space="preserve"> </w:t>
      </w:r>
      <w:r>
        <w:rPr>
          <w:sz w:val="21"/>
        </w:rPr>
        <w:t>for</w:t>
      </w:r>
      <w:r>
        <w:rPr>
          <w:spacing w:val="1"/>
          <w:sz w:val="21"/>
        </w:rPr>
        <w:t xml:space="preserve"> </w:t>
      </w:r>
      <w:r>
        <w:rPr>
          <w:sz w:val="21"/>
        </w:rPr>
        <w:t>vacancies</w:t>
      </w:r>
      <w:r>
        <w:rPr>
          <w:spacing w:val="1"/>
          <w:sz w:val="21"/>
        </w:rPr>
        <w:t xml:space="preserve"> </w:t>
      </w:r>
      <w:r>
        <w:rPr>
          <w:sz w:val="21"/>
        </w:rPr>
        <w:t>will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1"/>
          <w:sz w:val="21"/>
        </w:rPr>
        <w:t xml:space="preserve"> </w:t>
      </w:r>
      <w:r>
        <w:rPr>
          <w:sz w:val="21"/>
        </w:rPr>
        <w:t>monitored by the Human Resource Section and may be transferred to related</w:t>
      </w:r>
      <w:r>
        <w:rPr>
          <w:spacing w:val="1"/>
          <w:sz w:val="21"/>
        </w:rPr>
        <w:t xml:space="preserve"> </w:t>
      </w:r>
      <w:r>
        <w:rPr>
          <w:sz w:val="21"/>
        </w:rPr>
        <w:t>occupations as trainees to undergo on-the-job training. This action may require a</w:t>
      </w:r>
      <w:r>
        <w:rPr>
          <w:spacing w:val="1"/>
          <w:sz w:val="21"/>
        </w:rPr>
        <w:t xml:space="preserve"> </w:t>
      </w:r>
      <w:r>
        <w:rPr>
          <w:sz w:val="21"/>
        </w:rPr>
        <w:t>reduction in pay if the position involves less know-how, problem solving, and</w:t>
      </w:r>
      <w:r>
        <w:rPr>
          <w:spacing w:val="1"/>
          <w:sz w:val="21"/>
        </w:rPr>
        <w:t xml:space="preserve"> </w:t>
      </w:r>
      <w:r>
        <w:rPr>
          <w:sz w:val="21"/>
        </w:rPr>
        <w:t>accountability.</w:t>
      </w:r>
      <w:r>
        <w:rPr>
          <w:spacing w:val="1"/>
          <w:sz w:val="21"/>
        </w:rPr>
        <w:t xml:space="preserve"> </w:t>
      </w:r>
      <w:r>
        <w:rPr>
          <w:sz w:val="21"/>
        </w:rPr>
        <w:t>Appointments</w:t>
      </w:r>
      <w:r>
        <w:rPr>
          <w:spacing w:val="1"/>
          <w:sz w:val="21"/>
        </w:rPr>
        <w:t xml:space="preserve"> </w:t>
      </w:r>
      <w:r>
        <w:rPr>
          <w:sz w:val="21"/>
        </w:rPr>
        <w:t>may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1"/>
          <w:sz w:val="21"/>
        </w:rPr>
        <w:t xml:space="preserve"> </w:t>
      </w:r>
      <w:r>
        <w:rPr>
          <w:sz w:val="21"/>
        </w:rPr>
        <w:t>non-competitive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transfers</w:t>
      </w:r>
      <w:r>
        <w:rPr>
          <w:spacing w:val="1"/>
          <w:sz w:val="21"/>
        </w:rPr>
        <w:t xml:space="preserve"> </w:t>
      </w:r>
      <w:r>
        <w:rPr>
          <w:sz w:val="21"/>
        </w:rPr>
        <w:t>may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1"/>
          <w:sz w:val="21"/>
        </w:rPr>
        <w:t xml:space="preserve"> </w:t>
      </w:r>
      <w:r>
        <w:rPr>
          <w:sz w:val="21"/>
        </w:rPr>
        <w:t>directed involuntarily. The sole purpose of this action is to salvage the person's</w:t>
      </w:r>
      <w:r>
        <w:rPr>
          <w:spacing w:val="1"/>
          <w:sz w:val="21"/>
        </w:rPr>
        <w:t xml:space="preserve"> </w:t>
      </w:r>
      <w:r>
        <w:rPr>
          <w:sz w:val="21"/>
        </w:rPr>
        <w:t>employment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organization.</w:t>
      </w:r>
    </w:p>
    <w:p w14:paraId="2409FDC8" w14:textId="77777777" w:rsidR="00447697" w:rsidRDefault="00BE6F0B">
      <w:pPr>
        <w:pStyle w:val="ListParagraph"/>
        <w:numPr>
          <w:ilvl w:val="0"/>
          <w:numId w:val="16"/>
        </w:numPr>
        <w:tabs>
          <w:tab w:val="left" w:pos="2881"/>
        </w:tabs>
        <w:spacing w:before="170" w:line="355" w:lineRule="auto"/>
        <w:ind w:left="2880" w:right="1418" w:hanging="269"/>
        <w:jc w:val="both"/>
        <w:rPr>
          <w:sz w:val="21"/>
        </w:rPr>
      </w:pPr>
      <w:r>
        <w:rPr>
          <w:sz w:val="21"/>
        </w:rPr>
        <w:t>Employees, who cannot be placed within the organization because positions do</w:t>
      </w:r>
      <w:r>
        <w:rPr>
          <w:spacing w:val="1"/>
          <w:sz w:val="21"/>
        </w:rPr>
        <w:t xml:space="preserve"> </w:t>
      </w:r>
      <w:r>
        <w:rPr>
          <w:sz w:val="21"/>
        </w:rPr>
        <w:t>not exist, may be laid off involuntarily after 30 days from the date of displacement.</w:t>
      </w:r>
      <w:r>
        <w:rPr>
          <w:spacing w:val="-56"/>
          <w:sz w:val="21"/>
        </w:rPr>
        <w:t xml:space="preserve"> </w:t>
      </w:r>
      <w:r>
        <w:rPr>
          <w:sz w:val="21"/>
        </w:rPr>
        <w:t>Employees</w:t>
      </w:r>
      <w:r>
        <w:rPr>
          <w:spacing w:val="48"/>
          <w:sz w:val="21"/>
        </w:rPr>
        <w:t xml:space="preserve"> </w:t>
      </w:r>
      <w:r>
        <w:rPr>
          <w:sz w:val="21"/>
        </w:rPr>
        <w:t>laid</w:t>
      </w:r>
      <w:r>
        <w:rPr>
          <w:spacing w:val="49"/>
          <w:sz w:val="21"/>
        </w:rPr>
        <w:t xml:space="preserve"> </w:t>
      </w:r>
      <w:r>
        <w:rPr>
          <w:sz w:val="21"/>
        </w:rPr>
        <w:t>off</w:t>
      </w:r>
      <w:r>
        <w:rPr>
          <w:spacing w:val="50"/>
          <w:sz w:val="21"/>
        </w:rPr>
        <w:t xml:space="preserve"> </w:t>
      </w:r>
      <w:r>
        <w:rPr>
          <w:sz w:val="21"/>
        </w:rPr>
        <w:t>under</w:t>
      </w:r>
      <w:r>
        <w:rPr>
          <w:spacing w:val="48"/>
          <w:sz w:val="21"/>
        </w:rPr>
        <w:t xml:space="preserve"> </w:t>
      </w:r>
      <w:r>
        <w:rPr>
          <w:sz w:val="21"/>
        </w:rPr>
        <w:t>this</w:t>
      </w:r>
      <w:r>
        <w:rPr>
          <w:spacing w:val="49"/>
          <w:sz w:val="21"/>
        </w:rPr>
        <w:t xml:space="preserve"> </w:t>
      </w:r>
      <w:r>
        <w:rPr>
          <w:sz w:val="21"/>
        </w:rPr>
        <w:t>policy</w:t>
      </w:r>
      <w:r>
        <w:rPr>
          <w:spacing w:val="45"/>
          <w:sz w:val="21"/>
        </w:rPr>
        <w:t xml:space="preserve"> </w:t>
      </w:r>
      <w:r>
        <w:rPr>
          <w:sz w:val="21"/>
        </w:rPr>
        <w:t>will</w:t>
      </w:r>
      <w:r>
        <w:rPr>
          <w:spacing w:val="49"/>
          <w:sz w:val="21"/>
        </w:rPr>
        <w:t xml:space="preserve"> </w:t>
      </w:r>
      <w:r>
        <w:rPr>
          <w:sz w:val="21"/>
        </w:rPr>
        <w:t>depart</w:t>
      </w:r>
      <w:r>
        <w:rPr>
          <w:spacing w:val="47"/>
          <w:sz w:val="21"/>
        </w:rPr>
        <w:t xml:space="preserve"> </w:t>
      </w:r>
      <w:r>
        <w:rPr>
          <w:sz w:val="21"/>
        </w:rPr>
        <w:t>in</w:t>
      </w:r>
      <w:r>
        <w:rPr>
          <w:spacing w:val="49"/>
          <w:sz w:val="21"/>
        </w:rPr>
        <w:t xml:space="preserve"> </w:t>
      </w:r>
      <w:r>
        <w:rPr>
          <w:sz w:val="21"/>
        </w:rPr>
        <w:t>good</w:t>
      </w:r>
      <w:r>
        <w:rPr>
          <w:spacing w:val="49"/>
          <w:sz w:val="21"/>
        </w:rPr>
        <w:t xml:space="preserve"> </w:t>
      </w:r>
      <w:r>
        <w:rPr>
          <w:sz w:val="21"/>
        </w:rPr>
        <w:t>standing</w:t>
      </w:r>
      <w:r>
        <w:rPr>
          <w:spacing w:val="48"/>
          <w:sz w:val="21"/>
        </w:rPr>
        <w:t xml:space="preserve"> </w:t>
      </w:r>
      <w:r>
        <w:rPr>
          <w:sz w:val="21"/>
        </w:rPr>
        <w:t>and</w:t>
      </w:r>
      <w:r>
        <w:rPr>
          <w:spacing w:val="49"/>
          <w:sz w:val="21"/>
        </w:rPr>
        <w:t xml:space="preserve"> </w:t>
      </w:r>
      <w:r>
        <w:rPr>
          <w:sz w:val="21"/>
        </w:rPr>
        <w:t>will</w:t>
      </w:r>
      <w:r>
        <w:rPr>
          <w:spacing w:val="47"/>
          <w:sz w:val="21"/>
        </w:rPr>
        <w:t xml:space="preserve"> </w:t>
      </w:r>
      <w:r>
        <w:rPr>
          <w:sz w:val="21"/>
        </w:rPr>
        <w:t>be</w:t>
      </w:r>
      <w:r>
        <w:rPr>
          <w:spacing w:val="-56"/>
          <w:sz w:val="21"/>
        </w:rPr>
        <w:t xml:space="preserve"> </w:t>
      </w:r>
      <w:r>
        <w:rPr>
          <w:sz w:val="21"/>
        </w:rPr>
        <w:t>eligible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re-employment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positions</w:t>
      </w:r>
      <w:r>
        <w:rPr>
          <w:spacing w:val="-2"/>
          <w:sz w:val="21"/>
        </w:rPr>
        <w:t xml:space="preserve"> </w:t>
      </w:r>
      <w:r>
        <w:rPr>
          <w:sz w:val="21"/>
        </w:rPr>
        <w:t>become</w:t>
      </w:r>
      <w:r>
        <w:rPr>
          <w:spacing w:val="-2"/>
          <w:sz w:val="21"/>
        </w:rPr>
        <w:t xml:space="preserve"> </w:t>
      </w:r>
      <w:r>
        <w:rPr>
          <w:sz w:val="21"/>
        </w:rPr>
        <w:t>available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which</w:t>
      </w:r>
      <w:r>
        <w:rPr>
          <w:spacing w:val="-2"/>
          <w:sz w:val="21"/>
        </w:rPr>
        <w:t xml:space="preserve"> </w:t>
      </w:r>
      <w:r>
        <w:rPr>
          <w:sz w:val="21"/>
        </w:rPr>
        <w:t>they</w:t>
      </w:r>
      <w:r>
        <w:rPr>
          <w:spacing w:val="-4"/>
          <w:sz w:val="21"/>
        </w:rPr>
        <w:t xml:space="preserve"> </w:t>
      </w:r>
      <w:r>
        <w:rPr>
          <w:sz w:val="21"/>
        </w:rPr>
        <w:t>qualify.</w:t>
      </w:r>
    </w:p>
    <w:p w14:paraId="2E59A3BF" w14:textId="77777777" w:rsidR="00447697" w:rsidRDefault="00447697">
      <w:pPr>
        <w:pStyle w:val="BodyText"/>
        <w:rPr>
          <w:sz w:val="24"/>
        </w:rPr>
      </w:pPr>
    </w:p>
    <w:p w14:paraId="3FEB91CE" w14:textId="77777777" w:rsidR="00447697" w:rsidRDefault="00BE6F0B">
      <w:pPr>
        <w:pStyle w:val="Heading4"/>
        <w:numPr>
          <w:ilvl w:val="1"/>
          <w:numId w:val="19"/>
        </w:numPr>
        <w:tabs>
          <w:tab w:val="left" w:pos="2161"/>
        </w:tabs>
        <w:spacing w:before="175"/>
        <w:ind w:left="2160" w:hanging="721"/>
      </w:pPr>
      <w:r>
        <w:t>Re-Establishment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Positions</w:t>
      </w:r>
    </w:p>
    <w:p w14:paraId="4B456740" w14:textId="77777777" w:rsidR="00447697" w:rsidRDefault="00447697">
      <w:pPr>
        <w:pStyle w:val="BodyText"/>
        <w:spacing w:before="7"/>
        <w:rPr>
          <w:rFonts w:ascii="Arial"/>
          <w:b/>
          <w:sz w:val="22"/>
        </w:rPr>
      </w:pPr>
    </w:p>
    <w:p w14:paraId="4096CCCE" w14:textId="77777777" w:rsidR="00447697" w:rsidRDefault="00BE6F0B">
      <w:pPr>
        <w:pStyle w:val="BodyText"/>
        <w:ind w:left="2021"/>
      </w:pPr>
      <w:r>
        <w:t>The</w:t>
      </w:r>
      <w:r>
        <w:rPr>
          <w:spacing w:val="-2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recommend</w:t>
      </w:r>
      <w:r>
        <w:rPr>
          <w:spacing w:val="-1"/>
        </w:rPr>
        <w:t xml:space="preserve"> </w:t>
      </w:r>
      <w:r>
        <w:t>re-establishment</w:t>
      </w:r>
      <w:r>
        <w:rPr>
          <w:spacing w:val="-2"/>
        </w:rPr>
        <w:t xml:space="preserve"> </w:t>
      </w:r>
      <w:r>
        <w:t>of positions:</w:t>
      </w:r>
    </w:p>
    <w:p w14:paraId="743BCA68" w14:textId="77777777" w:rsidR="00447697" w:rsidRDefault="00447697">
      <w:pPr>
        <w:pStyle w:val="BodyText"/>
        <w:spacing w:before="2"/>
      </w:pPr>
    </w:p>
    <w:p w14:paraId="34D0F43D" w14:textId="77777777" w:rsidR="00447697" w:rsidRDefault="00BE6F0B">
      <w:pPr>
        <w:pStyle w:val="ListParagraph"/>
        <w:numPr>
          <w:ilvl w:val="0"/>
          <w:numId w:val="15"/>
        </w:numPr>
        <w:tabs>
          <w:tab w:val="left" w:pos="2621"/>
          <w:tab w:val="left" w:pos="2622"/>
        </w:tabs>
        <w:spacing w:before="1"/>
        <w:ind w:hanging="462"/>
        <w:rPr>
          <w:sz w:val="21"/>
        </w:rPr>
      </w:pPr>
      <w:r>
        <w:rPr>
          <w:sz w:val="21"/>
        </w:rPr>
        <w:t>When</w:t>
      </w:r>
      <w:r>
        <w:rPr>
          <w:spacing w:val="-2"/>
          <w:sz w:val="21"/>
        </w:rPr>
        <w:t xml:space="preserve"> </w:t>
      </w:r>
      <w:r>
        <w:rPr>
          <w:sz w:val="21"/>
        </w:rPr>
        <w:t>approved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-2"/>
          <w:sz w:val="21"/>
        </w:rPr>
        <w:t xml:space="preserve"> </w:t>
      </w:r>
      <w:r>
        <w:rPr>
          <w:sz w:val="21"/>
        </w:rPr>
        <w:t>Executive</w:t>
      </w:r>
      <w:r>
        <w:rPr>
          <w:spacing w:val="-2"/>
          <w:sz w:val="21"/>
        </w:rPr>
        <w:t xml:space="preserve"> </w:t>
      </w:r>
      <w:r>
        <w:rPr>
          <w:sz w:val="21"/>
        </w:rPr>
        <w:t>Committee.</w:t>
      </w:r>
    </w:p>
    <w:p w14:paraId="4F3696C2" w14:textId="77777777" w:rsidR="00447697" w:rsidRDefault="00447697">
      <w:pPr>
        <w:pStyle w:val="BodyText"/>
        <w:spacing w:before="5"/>
        <w:rPr>
          <w:sz w:val="24"/>
        </w:rPr>
      </w:pPr>
    </w:p>
    <w:p w14:paraId="7C427F11" w14:textId="77777777" w:rsidR="00447697" w:rsidRDefault="00BE6F0B">
      <w:pPr>
        <w:pStyle w:val="ListParagraph"/>
        <w:numPr>
          <w:ilvl w:val="0"/>
          <w:numId w:val="15"/>
        </w:numPr>
        <w:tabs>
          <w:tab w:val="left" w:pos="2657"/>
          <w:tab w:val="left" w:pos="2658"/>
        </w:tabs>
        <w:spacing w:line="319" w:lineRule="auto"/>
        <w:ind w:right="1436"/>
        <w:rPr>
          <w:sz w:val="21"/>
        </w:rPr>
      </w:pPr>
      <w:r>
        <w:rPr>
          <w:sz w:val="21"/>
        </w:rPr>
        <w:t>When</w:t>
      </w:r>
      <w:r>
        <w:rPr>
          <w:spacing w:val="29"/>
          <w:sz w:val="21"/>
        </w:rPr>
        <w:t xml:space="preserve"> </w:t>
      </w:r>
      <w:r>
        <w:rPr>
          <w:sz w:val="21"/>
        </w:rPr>
        <w:t>revenue</w:t>
      </w:r>
      <w:r>
        <w:rPr>
          <w:spacing w:val="30"/>
          <w:sz w:val="21"/>
        </w:rPr>
        <w:t xml:space="preserve"> </w:t>
      </w:r>
      <w:r>
        <w:rPr>
          <w:sz w:val="21"/>
        </w:rPr>
        <w:t>is</w:t>
      </w:r>
      <w:r>
        <w:rPr>
          <w:spacing w:val="28"/>
          <w:sz w:val="21"/>
        </w:rPr>
        <w:t xml:space="preserve"> </w:t>
      </w:r>
      <w:r>
        <w:rPr>
          <w:sz w:val="21"/>
        </w:rPr>
        <w:t>sufficient</w:t>
      </w:r>
      <w:r>
        <w:rPr>
          <w:spacing w:val="31"/>
          <w:sz w:val="21"/>
        </w:rPr>
        <w:t xml:space="preserve"> </w:t>
      </w:r>
      <w:r>
        <w:rPr>
          <w:sz w:val="21"/>
        </w:rPr>
        <w:t>and</w:t>
      </w:r>
      <w:r>
        <w:rPr>
          <w:spacing w:val="29"/>
          <w:sz w:val="21"/>
        </w:rPr>
        <w:t xml:space="preserve"> </w:t>
      </w:r>
      <w:r>
        <w:rPr>
          <w:sz w:val="21"/>
        </w:rPr>
        <w:t>a</w:t>
      </w:r>
      <w:r>
        <w:rPr>
          <w:spacing w:val="32"/>
          <w:sz w:val="21"/>
        </w:rPr>
        <w:t xml:space="preserve"> </w:t>
      </w:r>
      <w:r>
        <w:rPr>
          <w:sz w:val="21"/>
        </w:rPr>
        <w:t>need</w:t>
      </w:r>
      <w:r>
        <w:rPr>
          <w:spacing w:val="33"/>
          <w:sz w:val="21"/>
        </w:rPr>
        <w:t xml:space="preserve"> </w:t>
      </w:r>
      <w:r>
        <w:rPr>
          <w:sz w:val="21"/>
        </w:rPr>
        <w:t>for</w:t>
      </w:r>
      <w:r>
        <w:rPr>
          <w:spacing w:val="31"/>
          <w:sz w:val="21"/>
        </w:rPr>
        <w:t xml:space="preserve"> </w:t>
      </w:r>
      <w:r>
        <w:rPr>
          <w:sz w:val="21"/>
        </w:rPr>
        <w:t>resuming</w:t>
      </w:r>
      <w:r>
        <w:rPr>
          <w:spacing w:val="31"/>
          <w:sz w:val="21"/>
        </w:rPr>
        <w:t xml:space="preserve"> </w:t>
      </w:r>
      <w:r>
        <w:rPr>
          <w:sz w:val="21"/>
        </w:rPr>
        <w:t>the</w:t>
      </w:r>
      <w:r>
        <w:rPr>
          <w:spacing w:val="30"/>
          <w:sz w:val="21"/>
        </w:rPr>
        <w:t xml:space="preserve"> </w:t>
      </w:r>
      <w:r>
        <w:rPr>
          <w:sz w:val="21"/>
        </w:rPr>
        <w:t>discontinued</w:t>
      </w:r>
      <w:r>
        <w:rPr>
          <w:spacing w:val="31"/>
          <w:sz w:val="21"/>
        </w:rPr>
        <w:t xml:space="preserve"> </w:t>
      </w:r>
      <w:r>
        <w:rPr>
          <w:sz w:val="21"/>
        </w:rPr>
        <w:t>position</w:t>
      </w:r>
      <w:r>
        <w:rPr>
          <w:spacing w:val="30"/>
          <w:sz w:val="21"/>
        </w:rPr>
        <w:t xml:space="preserve"> </w:t>
      </w:r>
      <w:r>
        <w:rPr>
          <w:sz w:val="21"/>
        </w:rPr>
        <w:t>or</w:t>
      </w:r>
      <w:r>
        <w:rPr>
          <w:spacing w:val="-55"/>
          <w:sz w:val="21"/>
        </w:rPr>
        <w:t xml:space="preserve"> </w:t>
      </w:r>
      <w:r>
        <w:rPr>
          <w:sz w:val="21"/>
        </w:rPr>
        <w:t>service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justifiable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essential.</w:t>
      </w:r>
    </w:p>
    <w:p w14:paraId="1E11B347" w14:textId="77777777" w:rsidR="00447697" w:rsidRDefault="00BE6F0B">
      <w:pPr>
        <w:pStyle w:val="ListParagraph"/>
        <w:numPr>
          <w:ilvl w:val="0"/>
          <w:numId w:val="15"/>
        </w:numPr>
        <w:tabs>
          <w:tab w:val="left" w:pos="2664"/>
          <w:tab w:val="left" w:pos="2665"/>
        </w:tabs>
        <w:spacing w:before="203" w:line="314" w:lineRule="auto"/>
        <w:ind w:right="1415"/>
        <w:rPr>
          <w:sz w:val="21"/>
        </w:rPr>
      </w:pPr>
      <w:r>
        <w:tab/>
      </w:r>
      <w:r>
        <w:rPr>
          <w:sz w:val="21"/>
        </w:rPr>
        <w:t>When</w:t>
      </w:r>
      <w:r>
        <w:rPr>
          <w:spacing w:val="33"/>
          <w:sz w:val="21"/>
        </w:rPr>
        <w:t xml:space="preserve"> </w:t>
      </w:r>
      <w:r>
        <w:rPr>
          <w:sz w:val="21"/>
        </w:rPr>
        <w:t>a</w:t>
      </w:r>
      <w:r>
        <w:rPr>
          <w:spacing w:val="36"/>
          <w:sz w:val="21"/>
        </w:rPr>
        <w:t xml:space="preserve"> </w:t>
      </w:r>
      <w:r>
        <w:rPr>
          <w:sz w:val="21"/>
        </w:rPr>
        <w:t>position</w:t>
      </w:r>
      <w:r>
        <w:rPr>
          <w:spacing w:val="34"/>
          <w:sz w:val="21"/>
        </w:rPr>
        <w:t xml:space="preserve"> </w:t>
      </w:r>
      <w:r>
        <w:rPr>
          <w:sz w:val="21"/>
        </w:rPr>
        <w:t>is</w:t>
      </w:r>
      <w:r>
        <w:rPr>
          <w:spacing w:val="37"/>
          <w:sz w:val="21"/>
        </w:rPr>
        <w:t xml:space="preserve"> </w:t>
      </w:r>
      <w:r>
        <w:rPr>
          <w:sz w:val="21"/>
        </w:rPr>
        <w:t>re-established,</w:t>
      </w:r>
      <w:r>
        <w:rPr>
          <w:spacing w:val="35"/>
          <w:sz w:val="21"/>
        </w:rPr>
        <w:t xml:space="preserve"> </w:t>
      </w:r>
      <w:r>
        <w:rPr>
          <w:sz w:val="21"/>
        </w:rPr>
        <w:t>the</w:t>
      </w:r>
      <w:r>
        <w:rPr>
          <w:spacing w:val="36"/>
          <w:sz w:val="21"/>
        </w:rPr>
        <w:t xml:space="preserve"> </w:t>
      </w:r>
      <w:r>
        <w:rPr>
          <w:sz w:val="21"/>
        </w:rPr>
        <w:t>person</w:t>
      </w:r>
      <w:r>
        <w:rPr>
          <w:spacing w:val="36"/>
          <w:sz w:val="21"/>
        </w:rPr>
        <w:t xml:space="preserve"> </w:t>
      </w:r>
      <w:r>
        <w:rPr>
          <w:sz w:val="21"/>
        </w:rPr>
        <w:t>who</w:t>
      </w:r>
      <w:r>
        <w:rPr>
          <w:spacing w:val="37"/>
          <w:sz w:val="21"/>
        </w:rPr>
        <w:t xml:space="preserve"> </w:t>
      </w:r>
      <w:r>
        <w:rPr>
          <w:sz w:val="21"/>
        </w:rPr>
        <w:t>was</w:t>
      </w:r>
      <w:r>
        <w:rPr>
          <w:spacing w:val="36"/>
          <w:sz w:val="21"/>
        </w:rPr>
        <w:t xml:space="preserve"> </w:t>
      </w:r>
      <w:r>
        <w:rPr>
          <w:sz w:val="21"/>
        </w:rPr>
        <w:t>the</w:t>
      </w:r>
      <w:r>
        <w:rPr>
          <w:spacing w:val="34"/>
          <w:sz w:val="21"/>
        </w:rPr>
        <w:t xml:space="preserve"> </w:t>
      </w:r>
      <w:r>
        <w:rPr>
          <w:sz w:val="21"/>
        </w:rPr>
        <w:t>incumbent</w:t>
      </w:r>
      <w:r>
        <w:rPr>
          <w:spacing w:val="36"/>
          <w:sz w:val="21"/>
        </w:rPr>
        <w:t xml:space="preserve"> </w:t>
      </w:r>
      <w:r>
        <w:rPr>
          <w:sz w:val="21"/>
        </w:rPr>
        <w:t>when</w:t>
      </w:r>
      <w:r>
        <w:rPr>
          <w:spacing w:val="36"/>
          <w:sz w:val="21"/>
        </w:rPr>
        <w:t xml:space="preserve"> </w:t>
      </w:r>
      <w:r>
        <w:rPr>
          <w:sz w:val="21"/>
        </w:rPr>
        <w:t>the</w:t>
      </w:r>
      <w:r>
        <w:rPr>
          <w:spacing w:val="-56"/>
          <w:sz w:val="21"/>
        </w:rPr>
        <w:t xml:space="preserve"> </w:t>
      </w:r>
      <w:r>
        <w:rPr>
          <w:sz w:val="21"/>
        </w:rPr>
        <w:t>position</w:t>
      </w:r>
      <w:r>
        <w:rPr>
          <w:spacing w:val="-2"/>
          <w:sz w:val="21"/>
        </w:rPr>
        <w:t xml:space="preserve"> </w:t>
      </w:r>
      <w:r>
        <w:rPr>
          <w:sz w:val="21"/>
        </w:rPr>
        <w:t>was</w:t>
      </w:r>
      <w:r>
        <w:rPr>
          <w:spacing w:val="-2"/>
          <w:sz w:val="21"/>
        </w:rPr>
        <w:t xml:space="preserve"> </w:t>
      </w:r>
      <w:r>
        <w:rPr>
          <w:sz w:val="21"/>
        </w:rPr>
        <w:t>abolished</w:t>
      </w:r>
      <w:r>
        <w:rPr>
          <w:spacing w:val="-2"/>
          <w:sz w:val="21"/>
        </w:rPr>
        <w:t xml:space="preserve"> </w:t>
      </w:r>
      <w:r>
        <w:rPr>
          <w:sz w:val="21"/>
        </w:rPr>
        <w:t>shall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given</w:t>
      </w:r>
      <w:r>
        <w:rPr>
          <w:spacing w:val="-4"/>
          <w:sz w:val="21"/>
        </w:rPr>
        <w:t xml:space="preserve"> </w:t>
      </w:r>
      <w:r>
        <w:rPr>
          <w:sz w:val="21"/>
        </w:rPr>
        <w:t>first</w:t>
      </w:r>
      <w:r>
        <w:rPr>
          <w:spacing w:val="-3"/>
          <w:sz w:val="21"/>
        </w:rPr>
        <w:t xml:space="preserve"> </w:t>
      </w:r>
      <w:r>
        <w:rPr>
          <w:sz w:val="21"/>
        </w:rPr>
        <w:t>consideration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appointment.</w:t>
      </w:r>
      <w:r>
        <w:rPr>
          <w:spacing w:val="-2"/>
          <w:sz w:val="21"/>
        </w:rPr>
        <w:t xml:space="preserve"> </w:t>
      </w:r>
      <w:r>
        <w:rPr>
          <w:sz w:val="21"/>
        </w:rPr>
        <w:t>However,</w:t>
      </w:r>
    </w:p>
    <w:p w14:paraId="28176743" w14:textId="77777777" w:rsidR="00447697" w:rsidRDefault="00447697">
      <w:pPr>
        <w:spacing w:line="314" w:lineRule="auto"/>
        <w:rPr>
          <w:sz w:val="21"/>
        </w:rPr>
        <w:sectPr w:rsidR="00447697">
          <w:pgSz w:w="11900" w:h="16840"/>
          <w:pgMar w:top="1280" w:right="0" w:bottom="1440" w:left="0" w:header="138" w:footer="1161" w:gutter="0"/>
          <w:cols w:space="720"/>
        </w:sectPr>
      </w:pPr>
    </w:p>
    <w:p w14:paraId="24E13F39" w14:textId="77777777" w:rsidR="00447697" w:rsidRDefault="00BE6F0B">
      <w:pPr>
        <w:pStyle w:val="BodyText"/>
        <w:spacing w:before="176" w:line="312" w:lineRule="auto"/>
        <w:ind w:left="2621" w:right="1589"/>
      </w:pPr>
      <w:bookmarkStart w:id="1267" w:name="_bookmark47"/>
      <w:bookmarkEnd w:id="1267"/>
      <w:r>
        <w:lastRenderedPageBreak/>
        <w:t>that person must be able perform the essential job functions of the position, with or</w:t>
      </w:r>
      <w:r>
        <w:rPr>
          <w:spacing w:val="-57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reasonable</w:t>
      </w:r>
      <w:r>
        <w:rPr>
          <w:spacing w:val="-1"/>
        </w:rPr>
        <w:t xml:space="preserve"> </w:t>
      </w:r>
      <w:r>
        <w:t>accommodation.</w:t>
      </w:r>
    </w:p>
    <w:p w14:paraId="704324ED" w14:textId="77777777" w:rsidR="00447697" w:rsidRDefault="00BE6F0B">
      <w:pPr>
        <w:pStyle w:val="Heading4"/>
        <w:numPr>
          <w:ilvl w:val="1"/>
          <w:numId w:val="19"/>
        </w:numPr>
        <w:tabs>
          <w:tab w:val="left" w:pos="2143"/>
        </w:tabs>
        <w:spacing w:before="168"/>
        <w:ind w:left="2142" w:hanging="703"/>
      </w:pPr>
      <w:r>
        <w:t>Layoff</w:t>
      </w:r>
    </w:p>
    <w:p w14:paraId="5AEC9347" w14:textId="77777777" w:rsidR="00447697" w:rsidRDefault="00447697">
      <w:pPr>
        <w:pStyle w:val="BodyText"/>
        <w:spacing w:before="4"/>
        <w:rPr>
          <w:rFonts w:ascii="Arial"/>
          <w:b/>
          <w:sz w:val="26"/>
        </w:rPr>
      </w:pPr>
    </w:p>
    <w:p w14:paraId="40DAFC4F" w14:textId="77777777" w:rsidR="00447697" w:rsidRDefault="00BE6F0B">
      <w:pPr>
        <w:pStyle w:val="BodyText"/>
        <w:spacing w:line="314" w:lineRule="auto"/>
        <w:ind w:left="2021" w:right="1804"/>
      </w:pPr>
      <w:r>
        <w:t>Layoff is defined as severance of an employee from the work force due to lack of work.</w:t>
      </w:r>
      <w:r>
        <w:rPr>
          <w:spacing w:val="-56"/>
        </w:rPr>
        <w:t xml:space="preserve"> </w:t>
      </w:r>
      <w:r>
        <w:t>Layoff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prejudice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employee.</w:t>
      </w:r>
    </w:p>
    <w:p w14:paraId="2C0E43A8" w14:textId="77777777" w:rsidR="00447697" w:rsidRDefault="00BE6F0B">
      <w:pPr>
        <w:pStyle w:val="Heading5"/>
        <w:numPr>
          <w:ilvl w:val="2"/>
          <w:numId w:val="19"/>
        </w:numPr>
        <w:tabs>
          <w:tab w:val="left" w:pos="2202"/>
        </w:tabs>
        <w:spacing w:before="45"/>
        <w:ind w:left="2201" w:hanging="762"/>
      </w:pPr>
      <w:r>
        <w:t>Selection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Layoff</w:t>
      </w:r>
    </w:p>
    <w:p w14:paraId="3A465F85" w14:textId="77777777" w:rsidR="00447697" w:rsidRDefault="00BE6F0B">
      <w:pPr>
        <w:pStyle w:val="BodyText"/>
        <w:spacing w:before="168" w:line="338" w:lineRule="auto"/>
        <w:ind w:left="2160" w:right="1440"/>
        <w:jc w:val="both"/>
      </w:pPr>
      <w:r>
        <w:t>When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position,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scheduled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-56"/>
        </w:rPr>
        <w:t xml:space="preserve"> </w:t>
      </w:r>
      <w:r>
        <w:t>discontinued,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following</w:t>
      </w:r>
      <w:r>
        <w:rPr>
          <w:spacing w:val="24"/>
        </w:rPr>
        <w:t xml:space="preserve"> </w:t>
      </w:r>
      <w:r>
        <w:t>criteria</w:t>
      </w:r>
      <w:r>
        <w:rPr>
          <w:spacing w:val="24"/>
        </w:rPr>
        <w:t xml:space="preserve"> </w:t>
      </w:r>
      <w:r>
        <w:t>may</w:t>
      </w:r>
      <w:r>
        <w:rPr>
          <w:spacing w:val="21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t>considered</w:t>
      </w:r>
      <w:r>
        <w:rPr>
          <w:spacing w:val="24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identify</w:t>
      </w:r>
      <w:r>
        <w:rPr>
          <w:spacing w:val="21"/>
        </w:rPr>
        <w:t xml:space="preserve"> </w:t>
      </w:r>
      <w:r>
        <w:t>which</w:t>
      </w:r>
      <w:r>
        <w:rPr>
          <w:spacing w:val="23"/>
        </w:rPr>
        <w:t xml:space="preserve"> </w:t>
      </w:r>
      <w:r>
        <w:t>person</w:t>
      </w:r>
      <w:r>
        <w:rPr>
          <w:spacing w:val="24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be</w:t>
      </w:r>
      <w:r>
        <w:rPr>
          <w:spacing w:val="-56"/>
        </w:rPr>
        <w:t xml:space="preserve"> </w:t>
      </w:r>
      <w:r>
        <w:t>laid</w:t>
      </w:r>
      <w:r>
        <w:rPr>
          <w:spacing w:val="-1"/>
        </w:rPr>
        <w:t xml:space="preserve"> </w:t>
      </w:r>
      <w:r>
        <w:t>off:</w:t>
      </w:r>
    </w:p>
    <w:p w14:paraId="38CB42D7" w14:textId="77777777" w:rsidR="00447697" w:rsidRDefault="00BE6F0B">
      <w:pPr>
        <w:pStyle w:val="ListParagraph"/>
        <w:numPr>
          <w:ilvl w:val="0"/>
          <w:numId w:val="14"/>
        </w:numPr>
        <w:tabs>
          <w:tab w:val="left" w:pos="3421"/>
        </w:tabs>
        <w:spacing w:before="138"/>
        <w:jc w:val="both"/>
        <w:rPr>
          <w:sz w:val="21"/>
        </w:rPr>
      </w:pPr>
      <w:r>
        <w:rPr>
          <w:sz w:val="21"/>
        </w:rPr>
        <w:t>Versatility</w:t>
      </w:r>
      <w:r>
        <w:rPr>
          <w:spacing w:val="-5"/>
          <w:sz w:val="21"/>
        </w:rPr>
        <w:t xml:space="preserve"> </w:t>
      </w:r>
      <w:r>
        <w:rPr>
          <w:sz w:val="21"/>
        </w:rPr>
        <w:t>and/or</w:t>
      </w:r>
      <w:r>
        <w:rPr>
          <w:spacing w:val="-2"/>
          <w:sz w:val="21"/>
        </w:rPr>
        <w:t xml:space="preserve"> </w:t>
      </w:r>
      <w:r>
        <w:rPr>
          <w:sz w:val="21"/>
        </w:rPr>
        <w:t>value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Section.</w:t>
      </w:r>
    </w:p>
    <w:p w14:paraId="68CFFD8E" w14:textId="77777777" w:rsidR="00447697" w:rsidRDefault="00447697">
      <w:pPr>
        <w:pStyle w:val="BodyText"/>
        <w:spacing w:before="2"/>
      </w:pPr>
    </w:p>
    <w:p w14:paraId="0E3F2D6B" w14:textId="77777777" w:rsidR="00447697" w:rsidRDefault="00BE6F0B">
      <w:pPr>
        <w:pStyle w:val="ListParagraph"/>
        <w:numPr>
          <w:ilvl w:val="0"/>
          <w:numId w:val="14"/>
        </w:numPr>
        <w:tabs>
          <w:tab w:val="left" w:pos="3421"/>
        </w:tabs>
        <w:jc w:val="both"/>
        <w:rPr>
          <w:sz w:val="21"/>
        </w:rPr>
      </w:pPr>
      <w:r>
        <w:rPr>
          <w:sz w:val="21"/>
        </w:rPr>
        <w:t>Overall</w:t>
      </w:r>
      <w:r>
        <w:rPr>
          <w:spacing w:val="-1"/>
          <w:sz w:val="21"/>
        </w:rPr>
        <w:t xml:space="preserve"> </w:t>
      </w:r>
      <w:r>
        <w:rPr>
          <w:sz w:val="21"/>
        </w:rPr>
        <w:t>job</w:t>
      </w:r>
      <w:r>
        <w:rPr>
          <w:spacing w:val="-2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compared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others</w:t>
      </w:r>
      <w:r>
        <w:rPr>
          <w:spacing w:val="-3"/>
          <w:sz w:val="21"/>
        </w:rPr>
        <w:t xml:space="preserve"> </w:t>
      </w:r>
      <w:r>
        <w:rPr>
          <w:sz w:val="21"/>
        </w:rPr>
        <w:t>within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Section.</w:t>
      </w:r>
    </w:p>
    <w:p w14:paraId="28BE2CE0" w14:textId="77777777" w:rsidR="00447697" w:rsidRDefault="00447697">
      <w:pPr>
        <w:pStyle w:val="BodyText"/>
        <w:spacing w:before="7"/>
        <w:rPr>
          <w:sz w:val="20"/>
        </w:rPr>
      </w:pPr>
    </w:p>
    <w:p w14:paraId="22CC6066" w14:textId="77777777" w:rsidR="00447697" w:rsidRDefault="00BE6F0B">
      <w:pPr>
        <w:pStyle w:val="ListParagraph"/>
        <w:numPr>
          <w:ilvl w:val="0"/>
          <w:numId w:val="14"/>
        </w:numPr>
        <w:tabs>
          <w:tab w:val="left" w:pos="3421"/>
        </w:tabs>
        <w:jc w:val="both"/>
        <w:rPr>
          <w:sz w:val="21"/>
        </w:rPr>
      </w:pPr>
      <w:r>
        <w:rPr>
          <w:sz w:val="21"/>
        </w:rPr>
        <w:t>Longevity</w:t>
      </w:r>
      <w:r>
        <w:rPr>
          <w:spacing w:val="-5"/>
          <w:sz w:val="21"/>
        </w:rPr>
        <w:t xml:space="preserve"> </w:t>
      </w:r>
      <w:r>
        <w:rPr>
          <w:sz w:val="21"/>
        </w:rPr>
        <w:t>within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Section.</w:t>
      </w:r>
    </w:p>
    <w:p w14:paraId="159AE66D" w14:textId="77777777" w:rsidR="00447697" w:rsidRDefault="00447697">
      <w:pPr>
        <w:pStyle w:val="BodyText"/>
        <w:spacing w:before="10"/>
        <w:rPr>
          <w:sz w:val="20"/>
        </w:rPr>
      </w:pPr>
    </w:p>
    <w:p w14:paraId="72868E01" w14:textId="77777777" w:rsidR="00447697" w:rsidRDefault="00BE6F0B">
      <w:pPr>
        <w:pStyle w:val="ListParagraph"/>
        <w:numPr>
          <w:ilvl w:val="0"/>
          <w:numId w:val="14"/>
        </w:numPr>
        <w:tabs>
          <w:tab w:val="left" w:pos="3421"/>
        </w:tabs>
        <w:jc w:val="both"/>
        <w:rPr>
          <w:sz w:val="21"/>
        </w:rPr>
      </w:pPr>
      <w:r>
        <w:rPr>
          <w:sz w:val="21"/>
        </w:rPr>
        <w:t>Longevity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organization.</w:t>
      </w:r>
    </w:p>
    <w:p w14:paraId="2F02B539" w14:textId="77777777" w:rsidR="00447697" w:rsidRDefault="00447697">
      <w:pPr>
        <w:pStyle w:val="BodyText"/>
        <w:spacing w:before="3"/>
        <w:rPr>
          <w:sz w:val="20"/>
        </w:rPr>
      </w:pPr>
    </w:p>
    <w:p w14:paraId="15EF2519" w14:textId="77777777" w:rsidR="00447697" w:rsidRDefault="00BE6F0B">
      <w:pPr>
        <w:pStyle w:val="Heading4"/>
        <w:numPr>
          <w:ilvl w:val="1"/>
          <w:numId w:val="19"/>
        </w:numPr>
        <w:tabs>
          <w:tab w:val="left" w:pos="2082"/>
        </w:tabs>
        <w:spacing w:before="1"/>
        <w:ind w:left="2081" w:hanging="642"/>
      </w:pPr>
      <w:r>
        <w:t>Final</w:t>
      </w:r>
      <w:r>
        <w:rPr>
          <w:spacing w:val="-2"/>
        </w:rPr>
        <w:t xml:space="preserve"> </w:t>
      </w:r>
      <w:r>
        <w:t>Pay</w:t>
      </w:r>
      <w:r>
        <w:rPr>
          <w:spacing w:val="-6"/>
        </w:rPr>
        <w:t xml:space="preserve"> </w:t>
      </w:r>
      <w:r>
        <w:t>Check</w:t>
      </w:r>
    </w:p>
    <w:p w14:paraId="126EFE4F" w14:textId="77777777" w:rsidR="00447697" w:rsidRDefault="00447697">
      <w:pPr>
        <w:pStyle w:val="BodyText"/>
        <w:spacing w:before="2"/>
        <w:rPr>
          <w:rFonts w:ascii="Arial"/>
          <w:b/>
          <w:sz w:val="26"/>
        </w:rPr>
      </w:pPr>
    </w:p>
    <w:p w14:paraId="471EE874" w14:textId="77777777" w:rsidR="00447697" w:rsidRDefault="00BE6F0B">
      <w:pPr>
        <w:pStyle w:val="BodyText"/>
        <w:spacing w:line="345" w:lineRule="auto"/>
        <w:ind w:left="1879" w:right="1436"/>
        <w:jc w:val="both"/>
      </w:pPr>
      <w:r>
        <w:t>When an employee resigns his/her position, the earned salary or wages plus any other</w:t>
      </w:r>
      <w:r>
        <w:rPr>
          <w:spacing w:val="1"/>
        </w:rPr>
        <w:t xml:space="preserve"> </w:t>
      </w:r>
      <w:r>
        <w:t>compensation (such as annual leave accrual) shall be due and payable on the next regular</w:t>
      </w:r>
      <w:r>
        <w:rPr>
          <w:spacing w:val="1"/>
        </w:rPr>
        <w:t xml:space="preserve"> </w:t>
      </w:r>
      <w:r>
        <w:t>payday. When an employee is dismissed from employment, the earned salary or wages plus</w:t>
      </w:r>
      <w:r>
        <w:rPr>
          <w:spacing w:val="-56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compensation</w:t>
      </w:r>
      <w:r>
        <w:rPr>
          <w:spacing w:val="-1"/>
        </w:rPr>
        <w:t xml:space="preserve"> </w:t>
      </w:r>
      <w:r>
        <w:t>(such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annual</w:t>
      </w:r>
      <w:r>
        <w:rPr>
          <w:spacing w:val="-3"/>
        </w:rPr>
        <w:t xml:space="preserve"> </w:t>
      </w:r>
      <w:r>
        <w:t>leave</w:t>
      </w:r>
      <w:r>
        <w:rPr>
          <w:spacing w:val="-1"/>
        </w:rPr>
        <w:t xml:space="preserve"> </w:t>
      </w:r>
      <w:r>
        <w:t>accrual)</w:t>
      </w:r>
      <w:r>
        <w:rPr>
          <w:spacing w:val="-2"/>
        </w:rPr>
        <w:t xml:space="preserve"> </w:t>
      </w:r>
      <w:r>
        <w:t>shall be due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payable</w:t>
      </w:r>
      <w:r>
        <w:rPr>
          <w:spacing w:val="-1"/>
        </w:rPr>
        <w:t xml:space="preserve"> </w:t>
      </w:r>
      <w:r>
        <w:t>no</w:t>
      </w:r>
    </w:p>
    <w:p w14:paraId="07C8761F" w14:textId="77777777" w:rsidR="00447697" w:rsidRDefault="00BE6F0B">
      <w:pPr>
        <w:pStyle w:val="BodyText"/>
        <w:spacing w:before="4" w:line="324" w:lineRule="exact"/>
        <w:ind w:left="1879" w:right="588"/>
        <w:jc w:val="both"/>
      </w:pPr>
      <w:r>
        <w:t>later than the fifth (5</w:t>
      </w:r>
      <w:proofErr w:type="spellStart"/>
      <w:r>
        <w:rPr>
          <w:position w:val="13"/>
          <w:sz w:val="18"/>
        </w:rPr>
        <w:t>th</w:t>
      </w:r>
      <w:proofErr w:type="spellEnd"/>
      <w:r>
        <w:t xml:space="preserve">) calendar day following dismissal. The </w:t>
      </w:r>
      <w:proofErr w:type="spellStart"/>
      <w:r>
        <w:t>employee’sck</w:t>
      </w:r>
      <w:proofErr w:type="spellEnd"/>
      <w:r>
        <w:t xml:space="preserve"> </w:t>
      </w:r>
      <w:proofErr w:type="spellStart"/>
      <w:r>
        <w:t>willfinal</w:t>
      </w:r>
      <w:proofErr w:type="spellEnd"/>
      <w:r>
        <w:t xml:space="preserve"> p be forwarded by</w:t>
      </w:r>
      <w:r>
        <w:rPr>
          <w:spacing w:val="-56"/>
        </w:rPr>
        <w:t xml:space="preserve"> </w:t>
      </w:r>
      <w:r>
        <w:t>organization’s</w:t>
      </w:r>
      <w:r>
        <w:rPr>
          <w:spacing w:val="-2"/>
        </w:rPr>
        <w:t xml:space="preserve"> </w:t>
      </w:r>
      <w:proofErr w:type="spellStart"/>
      <w:r>
        <w:t>FinanceSectionto</w:t>
      </w:r>
      <w:proofErr w:type="spellEnd"/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for</w:t>
      </w:r>
    </w:p>
    <w:p w14:paraId="30683DC8" w14:textId="77777777" w:rsidR="00447697" w:rsidRDefault="00BE6F0B">
      <w:pPr>
        <w:pStyle w:val="BodyText"/>
        <w:spacing w:before="84"/>
        <w:ind w:left="1879"/>
        <w:jc w:val="both"/>
      </w:pPr>
      <w:r>
        <w:t>disbursal as</w:t>
      </w:r>
      <w:r>
        <w:rPr>
          <w:spacing w:val="-1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exit</w:t>
      </w:r>
      <w:r>
        <w:rPr>
          <w:spacing w:val="-2"/>
        </w:rPr>
        <w:t xml:space="preserve"> </w:t>
      </w:r>
      <w:r>
        <w:t>process.</w:t>
      </w:r>
    </w:p>
    <w:p w14:paraId="2A16F62D" w14:textId="77777777" w:rsidR="00447697" w:rsidRDefault="00447697">
      <w:pPr>
        <w:jc w:val="both"/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4DEEF1FD" w14:textId="77777777" w:rsidR="00447697" w:rsidRDefault="00BE6F0B">
      <w:pPr>
        <w:pStyle w:val="BodyText"/>
        <w:spacing w:before="9"/>
        <w:rPr>
          <w:sz w:val="9"/>
        </w:rPr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 wp14:anchorId="7C18606A" wp14:editId="4E37D01F">
            <wp:simplePos x="0" y="0"/>
            <wp:positionH relativeFrom="page">
              <wp:posOffset>635</wp:posOffset>
            </wp:positionH>
            <wp:positionV relativeFrom="page">
              <wp:posOffset>10050779</wp:posOffset>
            </wp:positionV>
            <wp:extent cx="7555357" cy="176529"/>
            <wp:effectExtent l="0" t="0" r="0" b="0"/>
            <wp:wrapNone/>
            <wp:docPr id="4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357" cy="176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6685A" w14:textId="77777777" w:rsidR="00447697" w:rsidRDefault="00BE6F0B">
      <w:pPr>
        <w:pStyle w:val="Heading1"/>
        <w:numPr>
          <w:ilvl w:val="0"/>
          <w:numId w:val="60"/>
        </w:numPr>
        <w:tabs>
          <w:tab w:val="left" w:pos="2161"/>
        </w:tabs>
        <w:ind w:left="2160" w:hanging="630"/>
      </w:pPr>
      <w:bookmarkStart w:id="1268" w:name="_bookmark48"/>
      <w:bookmarkEnd w:id="1268"/>
      <w:r>
        <w:t>EMPLOYEE</w:t>
      </w:r>
      <w:r>
        <w:rPr>
          <w:spacing w:val="-4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APPRAISALS</w:t>
      </w:r>
    </w:p>
    <w:p w14:paraId="709E1EAE" w14:textId="77777777" w:rsidR="00447697" w:rsidRDefault="00BE6F0B">
      <w:pPr>
        <w:pStyle w:val="Heading4"/>
        <w:numPr>
          <w:ilvl w:val="1"/>
          <w:numId w:val="13"/>
        </w:numPr>
        <w:tabs>
          <w:tab w:val="left" w:pos="2022"/>
        </w:tabs>
        <w:spacing w:before="282"/>
        <w:ind w:hanging="582"/>
      </w:pPr>
      <w:r>
        <w:t>Performance</w:t>
      </w:r>
      <w:r>
        <w:rPr>
          <w:spacing w:val="-2"/>
        </w:rPr>
        <w:t xml:space="preserve"> </w:t>
      </w:r>
      <w:r>
        <w:t>Appraisals</w:t>
      </w:r>
    </w:p>
    <w:p w14:paraId="7D0BFF2E" w14:textId="77777777" w:rsidR="00447697" w:rsidRDefault="00447697">
      <w:pPr>
        <w:pStyle w:val="BodyText"/>
        <w:spacing w:before="5"/>
        <w:rPr>
          <w:rFonts w:ascii="Arial"/>
          <w:b/>
          <w:sz w:val="26"/>
        </w:rPr>
      </w:pPr>
    </w:p>
    <w:p w14:paraId="50497F39" w14:textId="77777777" w:rsidR="00447697" w:rsidRDefault="00BE6F0B">
      <w:pPr>
        <w:pStyle w:val="BodyText"/>
        <w:spacing w:line="348" w:lineRule="auto"/>
        <w:ind w:left="2021" w:right="1417"/>
        <w:jc w:val="both"/>
      </w:pPr>
      <w:r>
        <w:t xml:space="preserve">The Performance Assessment </w:t>
      </w:r>
      <w:proofErr w:type="gramStart"/>
      <w:r>
        <w:t>And</w:t>
      </w:r>
      <w:proofErr w:type="gramEnd"/>
      <w:r>
        <w:rPr>
          <w:spacing w:val="1"/>
        </w:rPr>
        <w:t xml:space="preserve"> </w:t>
      </w:r>
      <w:r>
        <w:t>Supervision System</w:t>
      </w:r>
      <w:r>
        <w:rPr>
          <w:spacing w:val="1"/>
        </w:rPr>
        <w:t xml:space="preserve"> </w:t>
      </w:r>
      <w:r>
        <w:t>(PASS) templates</w:t>
      </w:r>
      <w:r>
        <w:rPr>
          <w:spacing w:val="1"/>
        </w:rPr>
        <w:t xml:space="preserve"> </w:t>
      </w:r>
      <w:r>
        <w:t>developed</w:t>
      </w:r>
      <w:r>
        <w:rPr>
          <w:spacing w:val="58"/>
        </w:rPr>
        <w:t xml:space="preserve"> </w:t>
      </w:r>
      <w:r>
        <w:t>as</w:t>
      </w:r>
      <w:r>
        <w:rPr>
          <w:spacing w:val="-56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ancillary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Manual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format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calibrated</w:t>
      </w:r>
      <w:r>
        <w:rPr>
          <w:spacing w:val="1"/>
        </w:rPr>
        <w:t xml:space="preserve"> </w:t>
      </w:r>
      <w:r>
        <w:t>mutual</w:t>
      </w:r>
      <w:r>
        <w:rPr>
          <w:spacing w:val="1"/>
        </w:rPr>
        <w:t xml:space="preserve"> </w:t>
      </w:r>
      <w:r>
        <w:t>exchange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information about performance between the supervisor and employee. It is designed to</w:t>
      </w:r>
      <w:r>
        <w:rPr>
          <w:spacing w:val="1"/>
        </w:rPr>
        <w:t xml:space="preserve"> </w:t>
      </w:r>
      <w:r>
        <w:t>determine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successful</w:t>
      </w:r>
      <w:r>
        <w:rPr>
          <w:spacing w:val="36"/>
        </w:rPr>
        <w:t xml:space="preserve"> </w:t>
      </w:r>
      <w:r>
        <w:t>completion</w:t>
      </w:r>
      <w:r>
        <w:rPr>
          <w:spacing w:val="37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probation</w:t>
      </w:r>
      <w:r>
        <w:rPr>
          <w:spacing w:val="35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eligibility</w:t>
      </w:r>
      <w:r>
        <w:rPr>
          <w:spacing w:val="34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merit</w:t>
      </w:r>
      <w:r>
        <w:rPr>
          <w:spacing w:val="36"/>
        </w:rPr>
        <w:t xml:space="preserve"> </w:t>
      </w:r>
      <w:r>
        <w:t>compensation.</w:t>
      </w:r>
    </w:p>
    <w:p w14:paraId="2EA27CC2" w14:textId="77777777" w:rsidR="00447697" w:rsidRDefault="00BE6F0B">
      <w:pPr>
        <w:pStyle w:val="BodyText"/>
        <w:spacing w:line="240" w:lineRule="exact"/>
        <w:ind w:left="2021"/>
        <w:jc w:val="both"/>
      </w:pPr>
      <w:r>
        <w:t>Through</w:t>
      </w:r>
      <w:r>
        <w:rPr>
          <w:spacing w:val="-3"/>
        </w:rPr>
        <w:t xml:space="preserve"> </w:t>
      </w:r>
      <w:r>
        <w:t>PASS</w:t>
      </w:r>
      <w:r>
        <w:rPr>
          <w:spacing w:val="-3"/>
        </w:rPr>
        <w:t xml:space="preserve"> </w:t>
      </w:r>
      <w:r>
        <w:t>evaluations,</w:t>
      </w:r>
      <w:r>
        <w:rPr>
          <w:spacing w:val="-4"/>
        </w:rPr>
        <w:t xml:space="preserve"> </w:t>
      </w:r>
      <w:r>
        <w:t>supervisors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communicate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their</w:t>
      </w:r>
    </w:p>
    <w:p w14:paraId="2A98EA28" w14:textId="77777777" w:rsidR="00447697" w:rsidRDefault="00BE6F0B">
      <w:pPr>
        <w:pStyle w:val="BodyText"/>
        <w:spacing w:before="169" w:line="312" w:lineRule="auto"/>
        <w:ind w:left="2021"/>
      </w:pPr>
      <w:r>
        <w:t>performance</w:t>
      </w:r>
      <w:r>
        <w:rPr>
          <w:spacing w:val="19"/>
        </w:rPr>
        <w:t xml:space="preserve"> </w:t>
      </w:r>
      <w:r>
        <w:t>expectations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Section</w:t>
      </w:r>
      <w:r>
        <w:rPr>
          <w:spacing w:val="20"/>
        </w:rPr>
        <w:t xml:space="preserve"> </w:t>
      </w:r>
      <w:r>
        <w:t>goals.</w:t>
      </w:r>
      <w:r>
        <w:rPr>
          <w:spacing w:val="18"/>
        </w:rPr>
        <w:t xml:space="preserve"> </w:t>
      </w:r>
      <w:r>
        <w:t>They</w:t>
      </w:r>
      <w:r>
        <w:rPr>
          <w:spacing w:val="17"/>
        </w:rPr>
        <w:t xml:space="preserve"> </w:t>
      </w:r>
      <w:r>
        <w:t>will</w:t>
      </w:r>
      <w:r>
        <w:rPr>
          <w:spacing w:val="18"/>
        </w:rPr>
        <w:t xml:space="preserve"> </w:t>
      </w:r>
      <w:r>
        <w:t>assess-</w:t>
      </w:r>
      <w:r>
        <w:rPr>
          <w:spacing w:val="19"/>
        </w:rPr>
        <w:t xml:space="preserve"> </w:t>
      </w:r>
      <w:proofErr w:type="spellStart"/>
      <w:r>
        <w:t>relatedthe</w:t>
      </w:r>
      <w:proofErr w:type="spellEnd"/>
      <w:r>
        <w:rPr>
          <w:spacing w:val="19"/>
        </w:rPr>
        <w:t xml:space="preserve"> </w:t>
      </w:r>
      <w:proofErr w:type="spellStart"/>
      <w:r>
        <w:t>emplo</w:t>
      </w:r>
      <w:proofErr w:type="spellEnd"/>
      <w:r>
        <w:rPr>
          <w:spacing w:val="17"/>
        </w:rPr>
        <w:t xml:space="preserve"> </w:t>
      </w:r>
      <w:r>
        <w:t>performance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work</w:t>
      </w:r>
      <w:r>
        <w:rPr>
          <w:spacing w:val="-55"/>
        </w:rPr>
        <w:t xml:space="preserve"> </w:t>
      </w:r>
      <w:r>
        <w:t>annually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enhance</w:t>
      </w:r>
      <w:r>
        <w:rPr>
          <w:spacing w:val="-1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job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direction</w:t>
      </w:r>
    </w:p>
    <w:p w14:paraId="475BC58A" w14:textId="77777777" w:rsidR="00447697" w:rsidRDefault="00BE6F0B">
      <w:pPr>
        <w:pStyle w:val="BodyText"/>
        <w:spacing w:before="95" w:line="314" w:lineRule="auto"/>
        <w:ind w:left="2021" w:right="1435"/>
      </w:pPr>
      <w:r>
        <w:t>and</w:t>
      </w:r>
      <w:r>
        <w:rPr>
          <w:spacing w:val="11"/>
        </w:rPr>
        <w:t xml:space="preserve"> </w:t>
      </w:r>
      <w:r>
        <w:t>identifying</w:t>
      </w:r>
      <w:r>
        <w:rPr>
          <w:spacing w:val="15"/>
        </w:rPr>
        <w:t xml:space="preserve"> </w:t>
      </w:r>
      <w:r>
        <w:t>training</w:t>
      </w:r>
      <w:r>
        <w:rPr>
          <w:spacing w:val="11"/>
        </w:rPr>
        <w:t xml:space="preserve"> </w:t>
      </w:r>
      <w:r>
        <w:t>needs.</w:t>
      </w:r>
      <w:r>
        <w:rPr>
          <w:spacing w:val="13"/>
        </w:rPr>
        <w:t xml:space="preserve"> </w:t>
      </w:r>
      <w:r>
        <w:t>Performance</w:t>
      </w:r>
      <w:r>
        <w:rPr>
          <w:spacing w:val="14"/>
        </w:rPr>
        <w:t xml:space="preserve"> </w:t>
      </w:r>
      <w:r>
        <w:t>reviews</w:t>
      </w:r>
      <w:r>
        <w:rPr>
          <w:spacing w:val="14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performance</w:t>
      </w:r>
      <w:r>
        <w:rPr>
          <w:spacing w:val="12"/>
        </w:rPr>
        <w:t xml:space="preserve"> </w:t>
      </w:r>
      <w:r>
        <w:t>improvement</w:t>
      </w:r>
      <w:r>
        <w:rPr>
          <w:spacing w:val="10"/>
        </w:rPr>
        <w:t xml:space="preserve"> </w:t>
      </w:r>
      <w:r>
        <w:t>plans</w:t>
      </w:r>
      <w:r>
        <w:rPr>
          <w:spacing w:val="-5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considering</w:t>
      </w:r>
      <w:r>
        <w:rPr>
          <w:spacing w:val="-1"/>
        </w:rPr>
        <w:t xml:space="preserve"> </w:t>
      </w:r>
      <w:r>
        <w:t>personnel actions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employee.</w:t>
      </w:r>
    </w:p>
    <w:p w14:paraId="26B62423" w14:textId="77777777" w:rsidR="00447697" w:rsidRDefault="00BE6F0B">
      <w:pPr>
        <w:pStyle w:val="Heading5"/>
        <w:numPr>
          <w:ilvl w:val="2"/>
          <w:numId w:val="13"/>
        </w:numPr>
        <w:tabs>
          <w:tab w:val="left" w:pos="2142"/>
        </w:tabs>
        <w:spacing w:before="165"/>
        <w:ind w:hanging="702"/>
      </w:pPr>
      <w:r>
        <w:t>Periods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Review</w:t>
      </w:r>
    </w:p>
    <w:p w14:paraId="349526DC" w14:textId="77777777" w:rsidR="00447697" w:rsidRDefault="00447697">
      <w:pPr>
        <w:pStyle w:val="BodyText"/>
        <w:spacing w:before="1"/>
        <w:rPr>
          <w:rFonts w:ascii="Arial"/>
          <w:b/>
        </w:rPr>
      </w:pPr>
    </w:p>
    <w:p w14:paraId="59009F16" w14:textId="77777777" w:rsidR="00447697" w:rsidRDefault="00BE6F0B">
      <w:pPr>
        <w:pStyle w:val="ListParagraph"/>
        <w:numPr>
          <w:ilvl w:val="0"/>
          <w:numId w:val="12"/>
        </w:numPr>
        <w:tabs>
          <w:tab w:val="left" w:pos="2160"/>
          <w:tab w:val="left" w:pos="2161"/>
        </w:tabs>
        <w:ind w:hanging="721"/>
        <w:rPr>
          <w:sz w:val="21"/>
        </w:rPr>
      </w:pP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formal</w:t>
      </w:r>
      <w:r>
        <w:rPr>
          <w:spacing w:val="-1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2"/>
          <w:sz w:val="21"/>
        </w:rPr>
        <w:t xml:space="preserve"> </w:t>
      </w:r>
      <w:r>
        <w:rPr>
          <w:sz w:val="21"/>
        </w:rPr>
        <w:t>evaluation</w:t>
      </w:r>
      <w:r>
        <w:rPr>
          <w:spacing w:val="-3"/>
          <w:sz w:val="21"/>
        </w:rPr>
        <w:t xml:space="preserve"> </w:t>
      </w:r>
      <w:r>
        <w:rPr>
          <w:sz w:val="21"/>
        </w:rPr>
        <w:t>will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sz w:val="21"/>
        </w:rPr>
        <w:t>completed:</w:t>
      </w:r>
    </w:p>
    <w:p w14:paraId="07E3EEAE" w14:textId="77777777" w:rsidR="00447697" w:rsidRDefault="00447697">
      <w:pPr>
        <w:pStyle w:val="BodyText"/>
        <w:spacing w:before="2"/>
      </w:pPr>
    </w:p>
    <w:p w14:paraId="4E483AF6" w14:textId="77777777" w:rsidR="00447697" w:rsidRDefault="00BE6F0B">
      <w:pPr>
        <w:pStyle w:val="ListParagraph"/>
        <w:numPr>
          <w:ilvl w:val="1"/>
          <w:numId w:val="12"/>
        </w:numPr>
        <w:tabs>
          <w:tab w:val="left" w:pos="3300"/>
          <w:tab w:val="left" w:pos="3301"/>
        </w:tabs>
        <w:ind w:hanging="421"/>
        <w:rPr>
          <w:sz w:val="21"/>
        </w:rPr>
      </w:pPr>
      <w:r>
        <w:rPr>
          <w:sz w:val="21"/>
        </w:rPr>
        <w:t>At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completion</w:t>
      </w:r>
      <w:r>
        <w:rPr>
          <w:spacing w:val="-1"/>
          <w:sz w:val="21"/>
        </w:rPr>
        <w:t xml:space="preserve"> </w:t>
      </w:r>
      <w:r>
        <w:rPr>
          <w:sz w:val="21"/>
        </w:rPr>
        <w:t>of the</w:t>
      </w:r>
      <w:r>
        <w:rPr>
          <w:spacing w:val="-1"/>
          <w:sz w:val="21"/>
        </w:rPr>
        <w:t xml:space="preserve"> </w:t>
      </w:r>
      <w:r>
        <w:rPr>
          <w:sz w:val="21"/>
        </w:rPr>
        <w:t>probationary</w:t>
      </w:r>
      <w:r>
        <w:rPr>
          <w:spacing w:val="-4"/>
          <w:sz w:val="21"/>
        </w:rPr>
        <w:t xml:space="preserve"> </w:t>
      </w:r>
      <w:r>
        <w:rPr>
          <w:sz w:val="21"/>
        </w:rPr>
        <w:t>period;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</w:p>
    <w:p w14:paraId="440AE095" w14:textId="77777777" w:rsidR="00447697" w:rsidRDefault="00447697">
      <w:pPr>
        <w:pStyle w:val="BodyText"/>
        <w:spacing w:before="9"/>
        <w:rPr>
          <w:sz w:val="20"/>
        </w:rPr>
      </w:pPr>
    </w:p>
    <w:p w14:paraId="70569F93" w14:textId="77777777" w:rsidR="00447697" w:rsidRDefault="00BE6F0B">
      <w:pPr>
        <w:pStyle w:val="ListParagraph"/>
        <w:numPr>
          <w:ilvl w:val="1"/>
          <w:numId w:val="12"/>
        </w:numPr>
        <w:tabs>
          <w:tab w:val="left" w:pos="3300"/>
          <w:tab w:val="left" w:pos="3301"/>
        </w:tabs>
        <w:ind w:hanging="421"/>
        <w:rPr>
          <w:sz w:val="21"/>
        </w:rPr>
      </w:pPr>
      <w:r>
        <w:rPr>
          <w:sz w:val="21"/>
        </w:rPr>
        <w:t>During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months</w:t>
      </w:r>
      <w:r>
        <w:rPr>
          <w:spacing w:val="-1"/>
          <w:sz w:val="21"/>
        </w:rPr>
        <w:t xml:space="preserve"> </w:t>
      </w:r>
      <w:r>
        <w:rPr>
          <w:sz w:val="21"/>
        </w:rPr>
        <w:t>of December</w:t>
      </w:r>
      <w:r>
        <w:rPr>
          <w:spacing w:val="-2"/>
          <w:sz w:val="21"/>
        </w:rPr>
        <w:t xml:space="preserve"> </w:t>
      </w:r>
      <w:r>
        <w:rPr>
          <w:sz w:val="21"/>
        </w:rPr>
        <w:t>each</w:t>
      </w:r>
      <w:r>
        <w:rPr>
          <w:spacing w:val="-1"/>
          <w:sz w:val="21"/>
        </w:rPr>
        <w:t xml:space="preserve"> </w:t>
      </w:r>
      <w:r>
        <w:rPr>
          <w:sz w:val="21"/>
        </w:rPr>
        <w:t>year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all the</w:t>
      </w:r>
      <w:r>
        <w:rPr>
          <w:spacing w:val="-2"/>
          <w:sz w:val="21"/>
        </w:rPr>
        <w:t xml:space="preserve"> </w:t>
      </w:r>
      <w:r>
        <w:rPr>
          <w:sz w:val="21"/>
        </w:rPr>
        <w:t>staff;</w:t>
      </w:r>
    </w:p>
    <w:p w14:paraId="4634B660" w14:textId="77777777" w:rsidR="00447697" w:rsidRDefault="00447697">
      <w:pPr>
        <w:pStyle w:val="BodyText"/>
        <w:spacing w:before="1"/>
      </w:pPr>
    </w:p>
    <w:p w14:paraId="6F4550F9" w14:textId="77777777" w:rsidR="00447697" w:rsidRDefault="00BE6F0B">
      <w:pPr>
        <w:pStyle w:val="ListParagraph"/>
        <w:numPr>
          <w:ilvl w:val="1"/>
          <w:numId w:val="12"/>
        </w:numPr>
        <w:tabs>
          <w:tab w:val="left" w:pos="3319"/>
          <w:tab w:val="left" w:pos="3320"/>
        </w:tabs>
        <w:spacing w:before="1"/>
        <w:ind w:left="3319" w:hanging="440"/>
        <w:rPr>
          <w:sz w:val="21"/>
        </w:rPr>
      </w:pP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r>
        <w:rPr>
          <w:sz w:val="21"/>
        </w:rPr>
        <w:t>such</w:t>
      </w:r>
      <w:r>
        <w:rPr>
          <w:spacing w:val="-1"/>
          <w:sz w:val="21"/>
        </w:rPr>
        <w:t xml:space="preserve"> </w:t>
      </w:r>
      <w:r>
        <w:rPr>
          <w:sz w:val="21"/>
        </w:rPr>
        <w:t>time</w:t>
      </w:r>
      <w:r>
        <w:rPr>
          <w:spacing w:val="-2"/>
          <w:sz w:val="21"/>
        </w:rPr>
        <w:t xml:space="preserve"> </w:t>
      </w:r>
      <w:r>
        <w:rPr>
          <w:sz w:val="21"/>
        </w:rPr>
        <w:t>when an</w:t>
      </w:r>
      <w:r>
        <w:rPr>
          <w:spacing w:val="-1"/>
          <w:sz w:val="21"/>
        </w:rPr>
        <w:t xml:space="preserve"> </w:t>
      </w:r>
      <w:r>
        <w:rPr>
          <w:sz w:val="21"/>
        </w:rPr>
        <w:t>updated</w:t>
      </w:r>
      <w:r>
        <w:rPr>
          <w:spacing w:val="-2"/>
          <w:sz w:val="21"/>
        </w:rPr>
        <w:t xml:space="preserve"> </w:t>
      </w:r>
      <w:r>
        <w:rPr>
          <w:sz w:val="21"/>
        </w:rPr>
        <w:t>evaluation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necessary.</w:t>
      </w:r>
    </w:p>
    <w:p w14:paraId="514040F7" w14:textId="77777777" w:rsidR="00447697" w:rsidRDefault="00447697">
      <w:pPr>
        <w:pStyle w:val="BodyText"/>
        <w:spacing w:before="3"/>
        <w:rPr>
          <w:sz w:val="24"/>
        </w:rPr>
      </w:pPr>
    </w:p>
    <w:p w14:paraId="29091BC6" w14:textId="77777777" w:rsidR="00447697" w:rsidRDefault="00BE6F0B">
      <w:pPr>
        <w:pStyle w:val="ListParagraph"/>
        <w:numPr>
          <w:ilvl w:val="0"/>
          <w:numId w:val="12"/>
        </w:numPr>
        <w:tabs>
          <w:tab w:val="left" w:pos="1953"/>
          <w:tab w:val="left" w:pos="1955"/>
        </w:tabs>
        <w:spacing w:line="319" w:lineRule="auto"/>
        <w:ind w:left="1901" w:right="1438" w:hanging="461"/>
        <w:rPr>
          <w:sz w:val="21"/>
        </w:rPr>
      </w:pPr>
      <w:r>
        <w:tab/>
      </w:r>
      <w:r>
        <w:rPr>
          <w:sz w:val="21"/>
        </w:rPr>
        <w:t>If</w:t>
      </w:r>
      <w:r>
        <w:rPr>
          <w:spacing w:val="37"/>
          <w:sz w:val="21"/>
        </w:rPr>
        <w:t xml:space="preserve"> </w:t>
      </w:r>
      <w:r>
        <w:rPr>
          <w:sz w:val="21"/>
        </w:rPr>
        <w:t>an</w:t>
      </w:r>
      <w:r>
        <w:rPr>
          <w:spacing w:val="36"/>
          <w:sz w:val="21"/>
        </w:rPr>
        <w:t xml:space="preserve"> </w:t>
      </w:r>
      <w:r>
        <w:rPr>
          <w:sz w:val="21"/>
        </w:rPr>
        <w:t>employee</w:t>
      </w:r>
      <w:r>
        <w:rPr>
          <w:spacing w:val="36"/>
          <w:sz w:val="21"/>
        </w:rPr>
        <w:t xml:space="preserve"> </w:t>
      </w:r>
      <w:r>
        <w:rPr>
          <w:sz w:val="21"/>
        </w:rPr>
        <w:t>changes</w:t>
      </w:r>
      <w:r>
        <w:rPr>
          <w:spacing w:val="35"/>
          <w:sz w:val="21"/>
        </w:rPr>
        <w:t xml:space="preserve"> </w:t>
      </w:r>
      <w:r>
        <w:rPr>
          <w:sz w:val="21"/>
        </w:rPr>
        <w:t>assignment,</w:t>
      </w:r>
      <w:r>
        <w:rPr>
          <w:spacing w:val="35"/>
          <w:sz w:val="21"/>
        </w:rPr>
        <w:t xml:space="preserve"> </w:t>
      </w:r>
      <w:r>
        <w:rPr>
          <w:sz w:val="21"/>
        </w:rPr>
        <w:t>position,</w:t>
      </w:r>
      <w:r>
        <w:rPr>
          <w:spacing w:val="35"/>
          <w:sz w:val="21"/>
        </w:rPr>
        <w:t xml:space="preserve"> </w:t>
      </w:r>
      <w:r>
        <w:rPr>
          <w:sz w:val="21"/>
        </w:rPr>
        <w:t>or</w:t>
      </w:r>
      <w:r>
        <w:rPr>
          <w:spacing w:val="34"/>
          <w:sz w:val="21"/>
        </w:rPr>
        <w:t xml:space="preserve"> </w:t>
      </w:r>
      <w:r>
        <w:rPr>
          <w:sz w:val="21"/>
        </w:rPr>
        <w:t>Section</w:t>
      </w:r>
      <w:r>
        <w:rPr>
          <w:spacing w:val="36"/>
          <w:sz w:val="21"/>
        </w:rPr>
        <w:t xml:space="preserve"> </w:t>
      </w:r>
      <w:r>
        <w:rPr>
          <w:sz w:val="21"/>
        </w:rPr>
        <w:t>during</w:t>
      </w:r>
      <w:r>
        <w:rPr>
          <w:spacing w:val="36"/>
          <w:sz w:val="21"/>
        </w:rPr>
        <w:t xml:space="preserve"> </w:t>
      </w:r>
      <w:r>
        <w:rPr>
          <w:sz w:val="21"/>
        </w:rPr>
        <w:t>the</w:t>
      </w:r>
      <w:r>
        <w:rPr>
          <w:spacing w:val="37"/>
          <w:sz w:val="21"/>
        </w:rPr>
        <w:t xml:space="preserve"> </w:t>
      </w:r>
      <w:r>
        <w:rPr>
          <w:sz w:val="21"/>
        </w:rPr>
        <w:t>performance</w:t>
      </w:r>
      <w:r>
        <w:rPr>
          <w:spacing w:val="36"/>
          <w:sz w:val="21"/>
        </w:rPr>
        <w:t xml:space="preserve"> </w:t>
      </w:r>
      <w:r>
        <w:rPr>
          <w:sz w:val="21"/>
        </w:rPr>
        <w:t>cycle,</w:t>
      </w:r>
      <w:r>
        <w:rPr>
          <w:spacing w:val="-55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2"/>
          <w:sz w:val="21"/>
        </w:rPr>
        <w:t xml:space="preserve"> </w:t>
      </w:r>
      <w:r>
        <w:rPr>
          <w:sz w:val="21"/>
        </w:rPr>
        <w:t>up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r>
        <w:rPr>
          <w:sz w:val="21"/>
        </w:rPr>
        <w:t>point</w:t>
      </w:r>
      <w:r>
        <w:rPr>
          <w:spacing w:val="-2"/>
          <w:sz w:val="21"/>
        </w:rPr>
        <w:t xml:space="preserve"> </w:t>
      </w:r>
      <w:r>
        <w:rPr>
          <w:sz w:val="21"/>
        </w:rPr>
        <w:t>will not</w:t>
      </w:r>
      <w:r>
        <w:rPr>
          <w:spacing w:val="-2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disregarded.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current</w:t>
      </w:r>
      <w:r>
        <w:rPr>
          <w:spacing w:val="-3"/>
          <w:sz w:val="21"/>
        </w:rPr>
        <w:t xml:space="preserve"> </w:t>
      </w:r>
      <w:r>
        <w:rPr>
          <w:sz w:val="21"/>
        </w:rPr>
        <w:t>supervisor</w:t>
      </w:r>
      <w:r>
        <w:rPr>
          <w:spacing w:val="-2"/>
          <w:sz w:val="21"/>
        </w:rPr>
        <w:t xml:space="preserve"> </w:t>
      </w:r>
      <w:r>
        <w:rPr>
          <w:sz w:val="21"/>
        </w:rPr>
        <w:t>shall complete</w:t>
      </w:r>
    </w:p>
    <w:p w14:paraId="5D7B3ED0" w14:textId="77777777" w:rsidR="00447697" w:rsidRDefault="00BE6F0B">
      <w:pPr>
        <w:pStyle w:val="BodyText"/>
        <w:spacing w:before="85" w:line="314" w:lineRule="auto"/>
        <w:ind w:left="1901"/>
      </w:pPr>
      <w:r>
        <w:t>an</w:t>
      </w:r>
      <w:r>
        <w:rPr>
          <w:spacing w:val="7"/>
        </w:rPr>
        <w:t xml:space="preserve"> </w:t>
      </w:r>
      <w:r>
        <w:t>interim</w:t>
      </w:r>
      <w:r>
        <w:rPr>
          <w:spacing w:val="8"/>
        </w:rPr>
        <w:t xml:space="preserve"> </w:t>
      </w:r>
      <w:r>
        <w:t>evaluation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proofErr w:type="spellStart"/>
      <w:r>
        <w:t>Thetheinterimemployee’sevaluationshouldbe</w:t>
      </w:r>
      <w:proofErr w:type="spellEnd"/>
      <w:r>
        <w:rPr>
          <w:spacing w:val="7"/>
        </w:rPr>
        <w:t xml:space="preserve"> </w:t>
      </w:r>
      <w:proofErr w:type="spellStart"/>
      <w:r>
        <w:t>perfor</w:t>
      </w:r>
      <w:proofErr w:type="spellEnd"/>
      <w:r>
        <w:rPr>
          <w:spacing w:val="7"/>
        </w:rPr>
        <w:t xml:space="preserve"> </w:t>
      </w:r>
      <w:r>
        <w:t>completed</w:t>
      </w:r>
      <w:r>
        <w:rPr>
          <w:spacing w:val="7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proofErr w:type="spellStart"/>
      <w:r>
        <w:t>supervisorre</w:t>
      </w:r>
      <w:proofErr w:type="spellEnd"/>
      <w:r>
        <w:rPr>
          <w:spacing w:val="-55"/>
        </w:rPr>
        <w:t xml:space="preserve"> </w:t>
      </w:r>
      <w:proofErr w:type="spellStart"/>
      <w:r>
        <w:t>andpriorsentwith</w:t>
      </w:r>
      <w:proofErr w:type="spellEnd"/>
      <w:r>
        <w:rPr>
          <w:spacing w:val="-2"/>
        </w:rPr>
        <w:t xml:space="preserve"> </w:t>
      </w:r>
      <w:proofErr w:type="spellStart"/>
      <w:r>
        <w:t>tothePersonnelthe</w:t>
      </w:r>
      <w:proofErr w:type="spellEnd"/>
      <w:r>
        <w:rPr>
          <w:spacing w:val="-3"/>
        </w:rPr>
        <w:t xml:space="preserve"> </w:t>
      </w:r>
      <w:r>
        <w:t>employ</w:t>
      </w:r>
    </w:p>
    <w:p w14:paraId="5C25A121" w14:textId="77777777" w:rsidR="00447697" w:rsidRDefault="00BE6F0B">
      <w:pPr>
        <w:pStyle w:val="BodyText"/>
        <w:spacing w:before="90" w:line="309" w:lineRule="auto"/>
        <w:ind w:left="1901" w:right="1435"/>
      </w:pPr>
      <w:r>
        <w:t>Action</w:t>
      </w:r>
      <w:r>
        <w:rPr>
          <w:spacing w:val="22"/>
        </w:rPr>
        <w:t xml:space="preserve"> </w:t>
      </w:r>
      <w:r>
        <w:t>Notice</w:t>
      </w:r>
      <w:r>
        <w:rPr>
          <w:spacing w:val="21"/>
        </w:rPr>
        <w:t xml:space="preserve"> </w:t>
      </w:r>
      <w:r>
        <w:t>denoting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status</w:t>
      </w:r>
      <w:r>
        <w:rPr>
          <w:spacing w:val="22"/>
        </w:rPr>
        <w:t xml:space="preserve"> </w:t>
      </w:r>
      <w:r>
        <w:t>change</w:t>
      </w:r>
      <w:r>
        <w:rPr>
          <w:spacing w:val="2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Human</w:t>
      </w:r>
      <w:r>
        <w:rPr>
          <w:spacing w:val="19"/>
        </w:rPr>
        <w:t xml:space="preserve"> </w:t>
      </w:r>
      <w:r>
        <w:t>Resource</w:t>
      </w:r>
      <w:r>
        <w:rPr>
          <w:spacing w:val="20"/>
        </w:rPr>
        <w:t xml:space="preserve"> </w:t>
      </w:r>
      <w:r>
        <w:t>Section</w:t>
      </w:r>
      <w:r>
        <w:rPr>
          <w:spacing w:val="20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retention</w:t>
      </w:r>
      <w:r>
        <w:rPr>
          <w:spacing w:val="22"/>
        </w:rPr>
        <w:t xml:space="preserve"> </w:t>
      </w:r>
      <w:r>
        <w:t>in</w:t>
      </w:r>
      <w:r>
        <w:rPr>
          <w:spacing w:val="-5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employee’s</w:t>
      </w:r>
      <w:r>
        <w:rPr>
          <w:spacing w:val="-1"/>
        </w:rPr>
        <w:t xml:space="preserve"> </w:t>
      </w:r>
      <w:r>
        <w:t>personnel file.</w:t>
      </w:r>
    </w:p>
    <w:p w14:paraId="2AA35A96" w14:textId="77777777" w:rsidR="00447697" w:rsidRDefault="00447697">
      <w:pPr>
        <w:pStyle w:val="BodyText"/>
        <w:spacing w:before="5"/>
        <w:rPr>
          <w:sz w:val="19"/>
        </w:rPr>
      </w:pPr>
    </w:p>
    <w:p w14:paraId="57D70009" w14:textId="77777777" w:rsidR="00447697" w:rsidRDefault="00BE6F0B">
      <w:pPr>
        <w:pStyle w:val="ListParagraph"/>
        <w:numPr>
          <w:ilvl w:val="0"/>
          <w:numId w:val="12"/>
        </w:numPr>
        <w:tabs>
          <w:tab w:val="left" w:pos="1913"/>
          <w:tab w:val="left" w:pos="1914"/>
        </w:tabs>
        <w:spacing w:before="1" w:line="314" w:lineRule="auto"/>
        <w:ind w:left="1901" w:right="2418" w:hanging="461"/>
        <w:rPr>
          <w:sz w:val="21"/>
        </w:rPr>
      </w:pPr>
      <w:r>
        <w:rPr>
          <w:sz w:val="21"/>
        </w:rPr>
        <w:t>The</w:t>
      </w:r>
      <w:r>
        <w:rPr>
          <w:spacing w:val="27"/>
          <w:sz w:val="21"/>
        </w:rPr>
        <w:t xml:space="preserve"> </w:t>
      </w:r>
      <w:r>
        <w:rPr>
          <w:sz w:val="21"/>
        </w:rPr>
        <w:t>performance</w:t>
      </w:r>
      <w:r>
        <w:rPr>
          <w:spacing w:val="27"/>
          <w:sz w:val="21"/>
        </w:rPr>
        <w:t xml:space="preserve"> </w:t>
      </w:r>
      <w:r>
        <w:rPr>
          <w:sz w:val="21"/>
        </w:rPr>
        <w:t>evaluation</w:t>
      </w:r>
      <w:r>
        <w:rPr>
          <w:spacing w:val="27"/>
          <w:sz w:val="21"/>
        </w:rPr>
        <w:t xml:space="preserve"> </w:t>
      </w:r>
      <w:r>
        <w:rPr>
          <w:sz w:val="21"/>
        </w:rPr>
        <w:t>of</w:t>
      </w:r>
      <w:r>
        <w:rPr>
          <w:spacing w:val="27"/>
          <w:sz w:val="21"/>
        </w:rPr>
        <w:t xml:space="preserve"> </w:t>
      </w:r>
      <w:r>
        <w:rPr>
          <w:sz w:val="21"/>
        </w:rPr>
        <w:t>Section</w:t>
      </w:r>
      <w:r>
        <w:rPr>
          <w:spacing w:val="27"/>
          <w:sz w:val="21"/>
        </w:rPr>
        <w:t xml:space="preserve"> </w:t>
      </w:r>
      <w:r>
        <w:rPr>
          <w:sz w:val="21"/>
        </w:rPr>
        <w:t>Heads</w:t>
      </w:r>
      <w:r>
        <w:rPr>
          <w:spacing w:val="26"/>
          <w:sz w:val="21"/>
        </w:rPr>
        <w:t xml:space="preserve"> </w:t>
      </w:r>
      <w:r>
        <w:rPr>
          <w:sz w:val="21"/>
        </w:rPr>
        <w:t>and</w:t>
      </w:r>
      <w:r>
        <w:rPr>
          <w:spacing w:val="24"/>
          <w:sz w:val="21"/>
        </w:rPr>
        <w:t xml:space="preserve"> </w:t>
      </w:r>
      <w:r>
        <w:rPr>
          <w:sz w:val="21"/>
        </w:rPr>
        <w:t>unit</w:t>
      </w:r>
      <w:r>
        <w:rPr>
          <w:spacing w:val="24"/>
          <w:sz w:val="21"/>
        </w:rPr>
        <w:t xml:space="preserve"> </w:t>
      </w:r>
      <w:r>
        <w:rPr>
          <w:sz w:val="21"/>
        </w:rPr>
        <w:t>managers</w:t>
      </w:r>
      <w:r>
        <w:rPr>
          <w:spacing w:val="26"/>
          <w:sz w:val="21"/>
        </w:rPr>
        <w:t xml:space="preserve"> </w:t>
      </w:r>
      <w:r>
        <w:rPr>
          <w:sz w:val="21"/>
        </w:rPr>
        <w:t>shall</w:t>
      </w:r>
      <w:r>
        <w:rPr>
          <w:spacing w:val="27"/>
          <w:sz w:val="21"/>
        </w:rPr>
        <w:t xml:space="preserve"> </w:t>
      </w:r>
      <w:r>
        <w:rPr>
          <w:sz w:val="21"/>
        </w:rPr>
        <w:t>include</w:t>
      </w:r>
      <w:r>
        <w:rPr>
          <w:spacing w:val="-56"/>
          <w:sz w:val="21"/>
        </w:rPr>
        <w:t xml:space="preserve"> </w:t>
      </w:r>
      <w:r>
        <w:rPr>
          <w:sz w:val="21"/>
        </w:rPr>
        <w:t>an</w:t>
      </w:r>
      <w:r>
        <w:rPr>
          <w:spacing w:val="-2"/>
          <w:sz w:val="21"/>
        </w:rPr>
        <w:t xml:space="preserve"> </w:t>
      </w:r>
      <w:r>
        <w:rPr>
          <w:sz w:val="21"/>
        </w:rPr>
        <w:t>evaluation</w:t>
      </w:r>
      <w:r>
        <w:rPr>
          <w:spacing w:val="-1"/>
          <w:sz w:val="21"/>
        </w:rPr>
        <w:t xml:space="preserve"> </w:t>
      </w:r>
      <w:r>
        <w:rPr>
          <w:sz w:val="21"/>
        </w:rPr>
        <w:t>of their</w:t>
      </w:r>
      <w:r>
        <w:rPr>
          <w:spacing w:val="-2"/>
          <w:sz w:val="21"/>
        </w:rPr>
        <w:t xml:space="preserve"> </w:t>
      </w:r>
      <w:r>
        <w:rPr>
          <w:sz w:val="21"/>
        </w:rPr>
        <w:t>compliance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this</w:t>
      </w:r>
      <w:r>
        <w:rPr>
          <w:spacing w:val="-1"/>
          <w:sz w:val="21"/>
        </w:rPr>
        <w:t xml:space="preserve"> </w:t>
      </w:r>
      <w:r>
        <w:rPr>
          <w:sz w:val="21"/>
        </w:rPr>
        <w:t>policy.</w:t>
      </w:r>
    </w:p>
    <w:p w14:paraId="6E294769" w14:textId="77777777" w:rsidR="00447697" w:rsidRDefault="00BE6F0B">
      <w:pPr>
        <w:pStyle w:val="Heading5"/>
        <w:numPr>
          <w:ilvl w:val="2"/>
          <w:numId w:val="13"/>
        </w:numPr>
        <w:tabs>
          <w:tab w:val="left" w:pos="2142"/>
        </w:tabs>
        <w:spacing w:before="161"/>
        <w:ind w:hanging="702"/>
      </w:pPr>
      <w:r>
        <w:t>Responsibilities</w:t>
      </w:r>
      <w:r>
        <w:rPr>
          <w:spacing w:val="-5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Evaluation</w:t>
      </w:r>
    </w:p>
    <w:p w14:paraId="40A587CC" w14:textId="77777777" w:rsidR="00447697" w:rsidRDefault="00447697">
      <w:pPr>
        <w:pStyle w:val="BodyText"/>
        <w:spacing w:before="11"/>
        <w:rPr>
          <w:rFonts w:ascii="Arial"/>
          <w:b/>
          <w:sz w:val="24"/>
        </w:rPr>
      </w:pPr>
    </w:p>
    <w:p w14:paraId="2957724E" w14:textId="77777777" w:rsidR="00447697" w:rsidRDefault="00BE6F0B">
      <w:pPr>
        <w:pStyle w:val="ListParagraph"/>
        <w:numPr>
          <w:ilvl w:val="3"/>
          <w:numId w:val="13"/>
        </w:numPr>
        <w:tabs>
          <w:tab w:val="left" w:pos="2161"/>
        </w:tabs>
        <w:spacing w:line="352" w:lineRule="auto"/>
        <w:ind w:right="1413"/>
        <w:jc w:val="both"/>
        <w:rPr>
          <w:sz w:val="21"/>
        </w:rPr>
      </w:pPr>
      <w:r>
        <w:rPr>
          <w:sz w:val="21"/>
        </w:rPr>
        <w:t>Each supervisor is responsible to set and communicate clear performance standards for</w:t>
      </w:r>
      <w:r>
        <w:rPr>
          <w:spacing w:val="1"/>
          <w:sz w:val="21"/>
        </w:rPr>
        <w:t xml:space="preserve"> </w:t>
      </w:r>
      <w:r>
        <w:rPr>
          <w:sz w:val="21"/>
        </w:rPr>
        <w:t>his/her supervisee and to observe and discuss employee performance at the beginning of</w:t>
      </w:r>
      <w:r>
        <w:rPr>
          <w:spacing w:val="-56"/>
          <w:sz w:val="21"/>
        </w:rPr>
        <w:t xml:space="preserve"> </w:t>
      </w:r>
      <w:r>
        <w:rPr>
          <w:sz w:val="21"/>
        </w:rPr>
        <w:t>and throughout the review period. Evaluations are based on job-related performance</w:t>
      </w:r>
      <w:r>
        <w:rPr>
          <w:spacing w:val="1"/>
          <w:sz w:val="21"/>
        </w:rPr>
        <w:t xml:space="preserve"> </w:t>
      </w:r>
      <w:r>
        <w:rPr>
          <w:sz w:val="21"/>
        </w:rPr>
        <w:t>during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review</w:t>
      </w:r>
      <w:r>
        <w:rPr>
          <w:spacing w:val="1"/>
          <w:sz w:val="21"/>
        </w:rPr>
        <w:t xml:space="preserve"> </w:t>
      </w:r>
      <w:r>
        <w:rPr>
          <w:sz w:val="21"/>
        </w:rPr>
        <w:t>period.</w:t>
      </w:r>
      <w:r>
        <w:rPr>
          <w:spacing w:val="1"/>
          <w:sz w:val="21"/>
        </w:rPr>
        <w:t xml:space="preserve"> </w:t>
      </w:r>
      <w:r>
        <w:rPr>
          <w:sz w:val="21"/>
        </w:rPr>
        <w:t>Supervisors</w:t>
      </w:r>
      <w:r>
        <w:rPr>
          <w:spacing w:val="1"/>
          <w:sz w:val="21"/>
        </w:rPr>
        <w:t xml:space="preserve"> </w:t>
      </w:r>
      <w:r>
        <w:rPr>
          <w:sz w:val="21"/>
        </w:rPr>
        <w:t>may</w:t>
      </w:r>
      <w:r>
        <w:rPr>
          <w:spacing w:val="1"/>
          <w:sz w:val="21"/>
        </w:rPr>
        <w:t xml:space="preserve"> </w:t>
      </w:r>
      <w:r>
        <w:rPr>
          <w:sz w:val="21"/>
        </w:rPr>
        <w:t>use</w:t>
      </w:r>
      <w:r>
        <w:rPr>
          <w:spacing w:val="1"/>
          <w:sz w:val="21"/>
        </w:rPr>
        <w:t xml:space="preserve"> </w:t>
      </w:r>
      <w:r>
        <w:rPr>
          <w:sz w:val="21"/>
        </w:rPr>
        <w:t>as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basis</w:t>
      </w:r>
      <w:r>
        <w:rPr>
          <w:spacing w:val="1"/>
          <w:sz w:val="21"/>
        </w:rPr>
        <w:t xml:space="preserve"> </w:t>
      </w:r>
      <w:r>
        <w:rPr>
          <w:sz w:val="21"/>
        </w:rPr>
        <w:t>for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performance</w:t>
      </w:r>
      <w:r>
        <w:rPr>
          <w:spacing w:val="1"/>
          <w:sz w:val="21"/>
        </w:rPr>
        <w:t xml:space="preserve"> </w:t>
      </w:r>
      <w:r>
        <w:rPr>
          <w:sz w:val="21"/>
        </w:rPr>
        <w:t>evaluation,</w:t>
      </w:r>
      <w:r>
        <w:rPr>
          <w:spacing w:val="1"/>
          <w:sz w:val="21"/>
        </w:rPr>
        <w:t xml:space="preserve"> </w:t>
      </w:r>
      <w:r>
        <w:rPr>
          <w:sz w:val="21"/>
        </w:rPr>
        <w:t>all</w:t>
      </w:r>
      <w:r>
        <w:rPr>
          <w:spacing w:val="1"/>
          <w:sz w:val="21"/>
        </w:rPr>
        <w:t xml:space="preserve"> </w:t>
      </w:r>
      <w:r>
        <w:rPr>
          <w:sz w:val="21"/>
        </w:rPr>
        <w:t>information</w:t>
      </w:r>
      <w:r>
        <w:rPr>
          <w:spacing w:val="1"/>
          <w:sz w:val="21"/>
        </w:rPr>
        <w:t xml:space="preserve"> </w:t>
      </w:r>
      <w:r>
        <w:rPr>
          <w:sz w:val="21"/>
        </w:rPr>
        <w:t>believed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1"/>
          <w:sz w:val="21"/>
        </w:rPr>
        <w:t xml:space="preserve"> </w:t>
      </w:r>
      <w:r>
        <w:rPr>
          <w:sz w:val="21"/>
        </w:rPr>
        <w:t>relevant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an</w:t>
      </w:r>
      <w:r>
        <w:rPr>
          <w:spacing w:val="1"/>
          <w:sz w:val="21"/>
        </w:rPr>
        <w:t xml:space="preserve"> </w:t>
      </w:r>
      <w:r>
        <w:rPr>
          <w:sz w:val="21"/>
        </w:rPr>
        <w:t>understanding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work</w:t>
      </w:r>
      <w:r>
        <w:rPr>
          <w:spacing w:val="1"/>
          <w:sz w:val="21"/>
        </w:rPr>
        <w:t xml:space="preserve"> </w:t>
      </w:r>
      <w:r>
        <w:rPr>
          <w:sz w:val="21"/>
        </w:rPr>
        <w:t>performance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employee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that</w:t>
      </w:r>
      <w:r>
        <w:rPr>
          <w:spacing w:val="1"/>
          <w:sz w:val="21"/>
        </w:rPr>
        <w:t xml:space="preserve"> </w:t>
      </w:r>
      <w:r>
        <w:rPr>
          <w:sz w:val="21"/>
        </w:rPr>
        <w:t>is</w:t>
      </w:r>
      <w:r>
        <w:rPr>
          <w:spacing w:val="1"/>
          <w:sz w:val="21"/>
        </w:rPr>
        <w:t xml:space="preserve"> </w:t>
      </w:r>
      <w:r>
        <w:rPr>
          <w:sz w:val="21"/>
        </w:rPr>
        <w:t>consistent</w:t>
      </w:r>
      <w:r>
        <w:rPr>
          <w:spacing w:val="1"/>
          <w:sz w:val="21"/>
        </w:rPr>
        <w:t xml:space="preserve"> </w:t>
      </w:r>
      <w:r>
        <w:rPr>
          <w:sz w:val="21"/>
        </w:rPr>
        <w:t>with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scope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58"/>
          <w:sz w:val="21"/>
        </w:rPr>
        <w:t xml:space="preserve"> </w:t>
      </w:r>
      <w:r>
        <w:rPr>
          <w:sz w:val="21"/>
        </w:rPr>
        <w:t>job</w:t>
      </w:r>
      <w:r>
        <w:rPr>
          <w:spacing w:val="1"/>
          <w:sz w:val="21"/>
        </w:rPr>
        <w:t xml:space="preserve"> </w:t>
      </w:r>
      <w:r>
        <w:rPr>
          <w:sz w:val="21"/>
        </w:rPr>
        <w:t>description</w:t>
      </w:r>
    </w:p>
    <w:p w14:paraId="1AC8E1F8" w14:textId="77777777" w:rsidR="00447697" w:rsidRDefault="00447697">
      <w:pPr>
        <w:spacing w:line="352" w:lineRule="auto"/>
        <w:jc w:val="both"/>
        <w:rPr>
          <w:sz w:val="21"/>
        </w:rPr>
        <w:sectPr w:rsidR="00447697">
          <w:pgSz w:w="11900" w:h="16840"/>
          <w:pgMar w:top="1280" w:right="0" w:bottom="1440" w:left="0" w:header="138" w:footer="1161" w:gutter="0"/>
          <w:cols w:space="720"/>
        </w:sectPr>
      </w:pPr>
    </w:p>
    <w:p w14:paraId="2791B373" w14:textId="77777777" w:rsidR="00447697" w:rsidRDefault="00BE6F0B">
      <w:pPr>
        <w:pStyle w:val="ListParagraph"/>
        <w:numPr>
          <w:ilvl w:val="3"/>
          <w:numId w:val="13"/>
        </w:numPr>
        <w:tabs>
          <w:tab w:val="left" w:pos="2161"/>
        </w:tabs>
        <w:spacing w:before="176" w:line="338" w:lineRule="auto"/>
        <w:ind w:right="1436"/>
        <w:jc w:val="both"/>
        <w:rPr>
          <w:sz w:val="21"/>
        </w:rPr>
      </w:pPr>
      <w:bookmarkStart w:id="1269" w:name="_bookmark49"/>
      <w:bookmarkEnd w:id="1269"/>
      <w:r>
        <w:rPr>
          <w:sz w:val="21"/>
        </w:rPr>
        <w:lastRenderedPageBreak/>
        <w:t>The employee is responsible for understanding the duties and responsibilities required of</w:t>
      </w:r>
      <w:r>
        <w:rPr>
          <w:spacing w:val="1"/>
          <w:sz w:val="21"/>
        </w:rPr>
        <w:t xml:space="preserve"> </w:t>
      </w:r>
      <w:r>
        <w:rPr>
          <w:sz w:val="21"/>
        </w:rPr>
        <w:t>the position, the employee work plan goals and measures, the core competencies and for</w:t>
      </w:r>
      <w:r>
        <w:rPr>
          <w:spacing w:val="-56"/>
          <w:sz w:val="21"/>
        </w:rPr>
        <w:t xml:space="preserve"> </w:t>
      </w:r>
      <w:r>
        <w:rPr>
          <w:sz w:val="21"/>
        </w:rPr>
        <w:t>asking</w:t>
      </w:r>
      <w:r>
        <w:rPr>
          <w:spacing w:val="-2"/>
          <w:sz w:val="21"/>
        </w:rPr>
        <w:t xml:space="preserve"> </w:t>
      </w:r>
      <w:r>
        <w:rPr>
          <w:sz w:val="21"/>
        </w:rPr>
        <w:t>any</w:t>
      </w:r>
      <w:r>
        <w:rPr>
          <w:spacing w:val="-3"/>
          <w:sz w:val="21"/>
        </w:rPr>
        <w:t xml:space="preserve"> </w:t>
      </w:r>
      <w:r>
        <w:rPr>
          <w:sz w:val="21"/>
        </w:rPr>
        <w:t>questions</w:t>
      </w:r>
      <w:r>
        <w:rPr>
          <w:spacing w:val="-1"/>
          <w:sz w:val="21"/>
        </w:rPr>
        <w:t xml:space="preserve"> </w:t>
      </w:r>
      <w:r>
        <w:rPr>
          <w:sz w:val="21"/>
        </w:rPr>
        <w:t>concerning</w:t>
      </w:r>
      <w:r>
        <w:rPr>
          <w:spacing w:val="-1"/>
          <w:sz w:val="21"/>
        </w:rPr>
        <w:t xml:space="preserve"> </w:t>
      </w:r>
      <w:r>
        <w:rPr>
          <w:sz w:val="21"/>
        </w:rPr>
        <w:t>those</w:t>
      </w:r>
      <w:r>
        <w:rPr>
          <w:spacing w:val="-1"/>
          <w:sz w:val="21"/>
        </w:rPr>
        <w:t xml:space="preserve"> </w:t>
      </w:r>
      <w:r>
        <w:rPr>
          <w:sz w:val="21"/>
        </w:rPr>
        <w:t>expectations</w:t>
      </w:r>
      <w:r>
        <w:rPr>
          <w:spacing w:val="-1"/>
          <w:sz w:val="21"/>
        </w:rPr>
        <w:t xml:space="preserve"> </w:t>
      </w:r>
      <w:r>
        <w:rPr>
          <w:sz w:val="21"/>
        </w:rPr>
        <w:t>and/or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evaluation</w:t>
      </w:r>
      <w:r>
        <w:rPr>
          <w:spacing w:val="-1"/>
          <w:sz w:val="21"/>
        </w:rPr>
        <w:t xml:space="preserve"> </w:t>
      </w:r>
      <w:r>
        <w:rPr>
          <w:sz w:val="21"/>
        </w:rPr>
        <w:t>process.</w:t>
      </w:r>
    </w:p>
    <w:p w14:paraId="1B9DF9C7" w14:textId="77777777" w:rsidR="00447697" w:rsidRDefault="00BE6F0B">
      <w:pPr>
        <w:pStyle w:val="ListParagraph"/>
        <w:numPr>
          <w:ilvl w:val="3"/>
          <w:numId w:val="13"/>
        </w:numPr>
        <w:tabs>
          <w:tab w:val="left" w:pos="2161"/>
        </w:tabs>
        <w:spacing w:before="184" w:line="338" w:lineRule="auto"/>
        <w:ind w:right="1435"/>
        <w:jc w:val="both"/>
        <w:rPr>
          <w:sz w:val="21"/>
        </w:rPr>
      </w:pPr>
      <w:r>
        <w:rPr>
          <w:sz w:val="21"/>
        </w:rPr>
        <w:t>Employees</w:t>
      </w:r>
      <w:r>
        <w:rPr>
          <w:spacing w:val="1"/>
          <w:sz w:val="21"/>
        </w:rPr>
        <w:t xml:space="preserve"> </w:t>
      </w:r>
      <w:r>
        <w:rPr>
          <w:sz w:val="21"/>
        </w:rPr>
        <w:t>are</w:t>
      </w:r>
      <w:r>
        <w:rPr>
          <w:spacing w:val="1"/>
          <w:sz w:val="21"/>
        </w:rPr>
        <w:t xml:space="preserve"> </w:t>
      </w:r>
      <w:r>
        <w:rPr>
          <w:sz w:val="21"/>
        </w:rPr>
        <w:t>responsible</w:t>
      </w:r>
      <w:r>
        <w:rPr>
          <w:spacing w:val="1"/>
          <w:sz w:val="21"/>
        </w:rPr>
        <w:t xml:space="preserve"> </w:t>
      </w:r>
      <w:r>
        <w:rPr>
          <w:sz w:val="21"/>
        </w:rPr>
        <w:t>for</w:t>
      </w:r>
      <w:r>
        <w:rPr>
          <w:spacing w:val="1"/>
          <w:sz w:val="21"/>
        </w:rPr>
        <w:t xml:space="preserve"> </w:t>
      </w:r>
      <w:r>
        <w:rPr>
          <w:sz w:val="21"/>
        </w:rPr>
        <w:t>contributing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development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performance</w:t>
      </w:r>
      <w:r>
        <w:rPr>
          <w:spacing w:val="1"/>
          <w:sz w:val="21"/>
        </w:rPr>
        <w:t xml:space="preserve"> </w:t>
      </w:r>
      <w:r>
        <w:rPr>
          <w:sz w:val="21"/>
        </w:rPr>
        <w:t>objectives and for providing performance input throughout the evaluation period and</w:t>
      </w:r>
      <w:r>
        <w:rPr>
          <w:spacing w:val="1"/>
          <w:sz w:val="21"/>
        </w:rPr>
        <w:t xml:space="preserve"> </w:t>
      </w:r>
      <w:r>
        <w:rPr>
          <w:sz w:val="21"/>
        </w:rPr>
        <w:t>explanation</w:t>
      </w:r>
      <w:r>
        <w:rPr>
          <w:spacing w:val="-2"/>
          <w:sz w:val="21"/>
        </w:rPr>
        <w:t xml:space="preserve"> </w:t>
      </w:r>
      <w:r>
        <w:rPr>
          <w:sz w:val="21"/>
        </w:rPr>
        <w:t>of actions</w:t>
      </w:r>
      <w:r>
        <w:rPr>
          <w:spacing w:val="-1"/>
          <w:sz w:val="21"/>
        </w:rPr>
        <w:t xml:space="preserve"> </w:t>
      </w:r>
      <w:r>
        <w:rPr>
          <w:sz w:val="21"/>
        </w:rPr>
        <w:t>occurring</w:t>
      </w:r>
      <w:r>
        <w:rPr>
          <w:spacing w:val="-1"/>
          <w:sz w:val="21"/>
        </w:rPr>
        <w:t xml:space="preserve"> </w:t>
      </w:r>
      <w:r>
        <w:rPr>
          <w:sz w:val="21"/>
        </w:rPr>
        <w:t>during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rating</w:t>
      </w:r>
      <w:r>
        <w:rPr>
          <w:spacing w:val="-1"/>
          <w:sz w:val="21"/>
        </w:rPr>
        <w:t xml:space="preserve"> </w:t>
      </w:r>
      <w:r>
        <w:rPr>
          <w:sz w:val="21"/>
        </w:rPr>
        <w:t>period.</w:t>
      </w:r>
    </w:p>
    <w:p w14:paraId="16840736" w14:textId="77777777" w:rsidR="00447697" w:rsidRDefault="00BE6F0B">
      <w:pPr>
        <w:pStyle w:val="ListParagraph"/>
        <w:numPr>
          <w:ilvl w:val="3"/>
          <w:numId w:val="13"/>
        </w:numPr>
        <w:tabs>
          <w:tab w:val="left" w:pos="2161"/>
        </w:tabs>
        <w:spacing w:before="188" w:line="345" w:lineRule="auto"/>
        <w:ind w:right="1435"/>
        <w:jc w:val="both"/>
        <w:rPr>
          <w:sz w:val="21"/>
        </w:rPr>
      </w:pPr>
      <w:r>
        <w:rPr>
          <w:sz w:val="21"/>
        </w:rPr>
        <w:t>Employees are encouraged to record their perceptions of their working environment as</w:t>
      </w:r>
      <w:r>
        <w:rPr>
          <w:spacing w:val="1"/>
          <w:sz w:val="21"/>
        </w:rPr>
        <w:t xml:space="preserve"> </w:t>
      </w:r>
      <w:r>
        <w:rPr>
          <w:sz w:val="21"/>
        </w:rPr>
        <w:t>well</w:t>
      </w:r>
      <w:r>
        <w:rPr>
          <w:spacing w:val="1"/>
          <w:sz w:val="21"/>
        </w:rPr>
        <w:t xml:space="preserve"> </w:t>
      </w:r>
      <w:r>
        <w:rPr>
          <w:sz w:val="21"/>
        </w:rPr>
        <w:t>as</w:t>
      </w:r>
      <w:r>
        <w:rPr>
          <w:spacing w:val="1"/>
          <w:sz w:val="21"/>
        </w:rPr>
        <w:t xml:space="preserve"> </w:t>
      </w:r>
      <w:r>
        <w:rPr>
          <w:sz w:val="21"/>
        </w:rPr>
        <w:t>their</w:t>
      </w:r>
      <w:r>
        <w:rPr>
          <w:spacing w:val="1"/>
          <w:sz w:val="21"/>
        </w:rPr>
        <w:t xml:space="preserve"> </w:t>
      </w:r>
      <w:r>
        <w:rPr>
          <w:sz w:val="21"/>
        </w:rPr>
        <w:t>performance,</w:t>
      </w:r>
      <w:r>
        <w:rPr>
          <w:spacing w:val="1"/>
          <w:sz w:val="21"/>
        </w:rPr>
        <w:t xml:space="preserve"> </w:t>
      </w:r>
      <w:r>
        <w:rPr>
          <w:sz w:val="21"/>
        </w:rPr>
        <w:t>accomplishments,</w:t>
      </w:r>
      <w:r>
        <w:rPr>
          <w:spacing w:val="1"/>
          <w:sz w:val="21"/>
        </w:rPr>
        <w:t xml:space="preserve"> </w:t>
      </w:r>
      <w:r>
        <w:rPr>
          <w:sz w:val="21"/>
        </w:rPr>
        <w:t>training</w:t>
      </w:r>
      <w:r>
        <w:rPr>
          <w:spacing w:val="1"/>
          <w:sz w:val="21"/>
        </w:rPr>
        <w:t xml:space="preserve"> </w:t>
      </w:r>
      <w:r>
        <w:rPr>
          <w:sz w:val="21"/>
        </w:rPr>
        <w:t>requests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future goals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-56"/>
          <w:sz w:val="21"/>
        </w:rPr>
        <w:t xml:space="preserve"> </w:t>
      </w:r>
      <w:r>
        <w:rPr>
          <w:sz w:val="21"/>
        </w:rPr>
        <w:t>objectives.</w:t>
      </w:r>
      <w:r>
        <w:rPr>
          <w:spacing w:val="1"/>
          <w:sz w:val="21"/>
        </w:rPr>
        <w:t xml:space="preserve"> </w:t>
      </w:r>
      <w:r>
        <w:rPr>
          <w:sz w:val="21"/>
        </w:rPr>
        <w:t>Supervisors</w:t>
      </w:r>
      <w:r>
        <w:rPr>
          <w:spacing w:val="1"/>
          <w:sz w:val="21"/>
        </w:rPr>
        <w:t xml:space="preserve"> </w:t>
      </w:r>
      <w:r>
        <w:rPr>
          <w:sz w:val="21"/>
        </w:rPr>
        <w:t>should</w:t>
      </w:r>
      <w:r>
        <w:rPr>
          <w:spacing w:val="1"/>
          <w:sz w:val="21"/>
        </w:rPr>
        <w:t xml:space="preserve"> </w:t>
      </w:r>
      <w:r>
        <w:rPr>
          <w:sz w:val="21"/>
        </w:rPr>
        <w:t>review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incorporate</w:t>
      </w:r>
      <w:r>
        <w:rPr>
          <w:spacing w:val="1"/>
          <w:sz w:val="21"/>
        </w:rPr>
        <w:t xml:space="preserve"> </w:t>
      </w:r>
      <w:r>
        <w:rPr>
          <w:sz w:val="21"/>
        </w:rPr>
        <w:t>these</w:t>
      </w:r>
      <w:r>
        <w:rPr>
          <w:spacing w:val="1"/>
          <w:sz w:val="21"/>
        </w:rPr>
        <w:t xml:space="preserve"> </w:t>
      </w:r>
      <w:r>
        <w:rPr>
          <w:sz w:val="21"/>
        </w:rPr>
        <w:t>into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evaluation</w:t>
      </w:r>
      <w:r>
        <w:rPr>
          <w:spacing w:val="1"/>
          <w:sz w:val="21"/>
        </w:rPr>
        <w:t xml:space="preserve"> </w:t>
      </w:r>
      <w:r>
        <w:rPr>
          <w:sz w:val="21"/>
        </w:rPr>
        <w:t>as</w:t>
      </w:r>
      <w:r>
        <w:rPr>
          <w:spacing w:val="1"/>
          <w:sz w:val="21"/>
        </w:rPr>
        <w:t xml:space="preserve"> </w:t>
      </w:r>
      <w:r>
        <w:rPr>
          <w:sz w:val="21"/>
        </w:rPr>
        <w:t>appropriate.</w:t>
      </w:r>
    </w:p>
    <w:p w14:paraId="621553C5" w14:textId="77777777" w:rsidR="00447697" w:rsidRDefault="00BE6F0B">
      <w:pPr>
        <w:pStyle w:val="ListParagraph"/>
        <w:numPr>
          <w:ilvl w:val="3"/>
          <w:numId w:val="13"/>
        </w:numPr>
        <w:tabs>
          <w:tab w:val="left" w:pos="2161"/>
        </w:tabs>
        <w:spacing w:before="179" w:line="312" w:lineRule="auto"/>
        <w:ind w:right="1434"/>
        <w:jc w:val="both"/>
        <w:rPr>
          <w:sz w:val="21"/>
        </w:rPr>
      </w:pPr>
      <w:r>
        <w:rPr>
          <w:sz w:val="21"/>
        </w:rPr>
        <w:t>The employee shall receive a copy of the PASS performance evaluation delineating</w:t>
      </w:r>
      <w:r>
        <w:rPr>
          <w:spacing w:val="1"/>
          <w:sz w:val="21"/>
        </w:rPr>
        <w:t xml:space="preserve"> </w:t>
      </w:r>
      <w:r>
        <w:rPr>
          <w:sz w:val="21"/>
        </w:rPr>
        <w:t>goals,</w:t>
      </w:r>
      <w:r>
        <w:rPr>
          <w:spacing w:val="-2"/>
          <w:sz w:val="21"/>
        </w:rPr>
        <w:t xml:space="preserve"> </w:t>
      </w:r>
      <w:r>
        <w:rPr>
          <w:sz w:val="21"/>
        </w:rPr>
        <w:t>objectives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core</w:t>
      </w:r>
      <w:r>
        <w:rPr>
          <w:spacing w:val="-4"/>
          <w:sz w:val="21"/>
        </w:rPr>
        <w:t xml:space="preserve"> </w:t>
      </w:r>
      <w:r>
        <w:rPr>
          <w:sz w:val="21"/>
        </w:rPr>
        <w:t>competencies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evaluated and the</w:t>
      </w:r>
      <w:r>
        <w:rPr>
          <w:spacing w:val="-1"/>
          <w:sz w:val="21"/>
        </w:rPr>
        <w:t xml:space="preserve"> </w:t>
      </w:r>
      <w:r>
        <w:rPr>
          <w:sz w:val="21"/>
        </w:rPr>
        <w:t>year-end</w:t>
      </w:r>
      <w:r>
        <w:rPr>
          <w:spacing w:val="-1"/>
          <w:sz w:val="21"/>
        </w:rPr>
        <w:t xml:space="preserve"> </w:t>
      </w:r>
      <w:r>
        <w:rPr>
          <w:sz w:val="21"/>
        </w:rPr>
        <w:t>evaluation</w:t>
      </w:r>
    </w:p>
    <w:p w14:paraId="673B8C66" w14:textId="77777777" w:rsidR="00447697" w:rsidRDefault="00BE6F0B">
      <w:pPr>
        <w:pStyle w:val="BodyText"/>
        <w:spacing w:before="97" w:line="314" w:lineRule="auto"/>
        <w:ind w:left="2160" w:right="824"/>
      </w:pPr>
      <w:r>
        <w:t xml:space="preserve">delineating performance </w:t>
      </w:r>
      <w:proofErr w:type="gramStart"/>
      <w:r>
        <w:t>The</w:t>
      </w:r>
      <w:proofErr w:type="gramEnd"/>
      <w:r>
        <w:t xml:space="preserve"> employee’s refusal to sign the per does not make the performance</w:t>
      </w:r>
      <w:r>
        <w:rPr>
          <w:spacing w:val="-56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unofficial.</w:t>
      </w:r>
    </w:p>
    <w:p w14:paraId="72860B1B" w14:textId="77777777" w:rsidR="00447697" w:rsidRDefault="00BE6F0B">
      <w:pPr>
        <w:pStyle w:val="ListParagraph"/>
        <w:numPr>
          <w:ilvl w:val="3"/>
          <w:numId w:val="13"/>
        </w:numPr>
        <w:tabs>
          <w:tab w:val="left" w:pos="2161"/>
        </w:tabs>
        <w:spacing w:before="208" w:line="338" w:lineRule="auto"/>
        <w:ind w:right="1436"/>
        <w:jc w:val="both"/>
        <w:rPr>
          <w:sz w:val="21"/>
        </w:rPr>
      </w:pPr>
      <w:r>
        <w:rPr>
          <w:sz w:val="21"/>
        </w:rPr>
        <w:t>At the end of</w:t>
      </w:r>
      <w:r>
        <w:rPr>
          <w:spacing w:val="1"/>
          <w:sz w:val="21"/>
        </w:rPr>
        <w:t xml:space="preserve"> </w:t>
      </w:r>
      <w:r>
        <w:rPr>
          <w:sz w:val="21"/>
        </w:rPr>
        <w:t>the performance evaluation cycle, the supervisor will meet with each</w:t>
      </w:r>
      <w:r>
        <w:rPr>
          <w:spacing w:val="1"/>
          <w:sz w:val="21"/>
        </w:rPr>
        <w:t xml:space="preserve"> </w:t>
      </w:r>
      <w:r>
        <w:rPr>
          <w:sz w:val="21"/>
        </w:rPr>
        <w:t>employee under his/her supervision and evaluate performance, discuss training needs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establish</w:t>
      </w:r>
      <w:r>
        <w:rPr>
          <w:spacing w:val="-1"/>
          <w:sz w:val="21"/>
        </w:rPr>
        <w:t xml:space="preserve"> </w:t>
      </w:r>
      <w:r>
        <w:rPr>
          <w:sz w:val="21"/>
        </w:rPr>
        <w:t>goals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objectives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next</w:t>
      </w:r>
      <w:r>
        <w:rPr>
          <w:spacing w:val="-2"/>
          <w:sz w:val="21"/>
        </w:rPr>
        <w:t xml:space="preserve"> </w:t>
      </w:r>
      <w:r>
        <w:rPr>
          <w:sz w:val="21"/>
        </w:rPr>
        <w:t>evaluation</w:t>
      </w:r>
      <w:r>
        <w:rPr>
          <w:spacing w:val="-1"/>
          <w:sz w:val="21"/>
        </w:rPr>
        <w:t xml:space="preserve"> </w:t>
      </w:r>
      <w:r>
        <w:rPr>
          <w:sz w:val="21"/>
        </w:rPr>
        <w:t>cycle.</w:t>
      </w:r>
    </w:p>
    <w:p w14:paraId="1B64F3C9" w14:textId="77777777" w:rsidR="00447697" w:rsidRDefault="00BE6F0B">
      <w:pPr>
        <w:pStyle w:val="Heading5"/>
        <w:numPr>
          <w:ilvl w:val="2"/>
          <w:numId w:val="13"/>
        </w:numPr>
        <w:tabs>
          <w:tab w:val="left" w:pos="2161"/>
        </w:tabs>
        <w:spacing w:before="142"/>
        <w:ind w:left="2160" w:hanging="721"/>
      </w:pPr>
      <w:r>
        <w:t>Review</w:t>
      </w:r>
      <w:r>
        <w:rPr>
          <w:spacing w:val="-3"/>
        </w:rPr>
        <w:t xml:space="preserve"> </w:t>
      </w:r>
      <w:r>
        <w:t>Coordination</w:t>
      </w:r>
    </w:p>
    <w:p w14:paraId="0AE92BEE" w14:textId="77777777" w:rsidR="00447697" w:rsidRDefault="00447697">
      <w:pPr>
        <w:pStyle w:val="BodyText"/>
        <w:spacing w:before="11"/>
        <w:rPr>
          <w:rFonts w:ascii="Arial"/>
          <w:b/>
          <w:sz w:val="20"/>
        </w:rPr>
      </w:pPr>
    </w:p>
    <w:p w14:paraId="2E470EFF" w14:textId="77777777" w:rsidR="00447697" w:rsidRDefault="00BE6F0B">
      <w:pPr>
        <w:pStyle w:val="BodyText"/>
        <w:ind w:left="2160"/>
      </w:pPr>
      <w:r>
        <w:t>Primary</w:t>
      </w:r>
      <w:r>
        <w:rPr>
          <w:spacing w:val="-5"/>
        </w:rPr>
        <w:t xml:space="preserve"> </w:t>
      </w:r>
      <w:r>
        <w:t>responsibility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initiation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lie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supervisor.</w:t>
      </w:r>
    </w:p>
    <w:p w14:paraId="771715B0" w14:textId="77777777" w:rsidR="00447697" w:rsidRDefault="00447697">
      <w:pPr>
        <w:pStyle w:val="BodyText"/>
        <w:spacing w:before="2"/>
        <w:rPr>
          <w:sz w:val="25"/>
        </w:rPr>
      </w:pPr>
    </w:p>
    <w:p w14:paraId="4BA804F6" w14:textId="77777777" w:rsidR="00447697" w:rsidRDefault="00BE6F0B">
      <w:pPr>
        <w:pStyle w:val="ListParagraph"/>
        <w:numPr>
          <w:ilvl w:val="3"/>
          <w:numId w:val="13"/>
        </w:numPr>
        <w:tabs>
          <w:tab w:val="left" w:pos="2803"/>
          <w:tab w:val="left" w:pos="2804"/>
        </w:tabs>
        <w:spacing w:line="314" w:lineRule="auto"/>
        <w:ind w:left="2880" w:right="1420" w:hanging="480"/>
        <w:rPr>
          <w:sz w:val="21"/>
        </w:rPr>
      </w:pPr>
      <w:r>
        <w:rPr>
          <w:sz w:val="21"/>
        </w:rPr>
        <w:t>Each</w:t>
      </w:r>
      <w:r>
        <w:rPr>
          <w:spacing w:val="19"/>
          <w:sz w:val="21"/>
        </w:rPr>
        <w:t xml:space="preserve"> </w:t>
      </w:r>
      <w:r>
        <w:rPr>
          <w:sz w:val="21"/>
        </w:rPr>
        <w:t>employee</w:t>
      </w:r>
      <w:r>
        <w:rPr>
          <w:spacing w:val="21"/>
          <w:sz w:val="21"/>
        </w:rPr>
        <w:t xml:space="preserve"> </w:t>
      </w:r>
      <w:r>
        <w:rPr>
          <w:sz w:val="21"/>
        </w:rPr>
        <w:t>shall</w:t>
      </w:r>
      <w:r>
        <w:rPr>
          <w:spacing w:val="21"/>
          <w:sz w:val="21"/>
        </w:rPr>
        <w:t xml:space="preserve"> </w:t>
      </w:r>
      <w:r>
        <w:rPr>
          <w:sz w:val="21"/>
        </w:rPr>
        <w:t>be</w:t>
      </w:r>
      <w:r>
        <w:rPr>
          <w:spacing w:val="18"/>
          <w:sz w:val="21"/>
        </w:rPr>
        <w:t xml:space="preserve"> </w:t>
      </w:r>
      <w:r>
        <w:rPr>
          <w:sz w:val="21"/>
        </w:rPr>
        <w:t>afforded</w:t>
      </w:r>
      <w:r>
        <w:rPr>
          <w:spacing w:val="21"/>
          <w:sz w:val="21"/>
        </w:rPr>
        <w:t xml:space="preserve"> </w:t>
      </w:r>
      <w:r>
        <w:rPr>
          <w:sz w:val="21"/>
        </w:rPr>
        <w:t>an</w:t>
      </w:r>
      <w:r>
        <w:rPr>
          <w:spacing w:val="21"/>
          <w:sz w:val="21"/>
        </w:rPr>
        <w:t xml:space="preserve"> </w:t>
      </w:r>
      <w:r>
        <w:rPr>
          <w:sz w:val="21"/>
        </w:rPr>
        <w:t>opportunity</w:t>
      </w:r>
      <w:r>
        <w:rPr>
          <w:spacing w:val="18"/>
          <w:sz w:val="21"/>
        </w:rPr>
        <w:t xml:space="preserve"> </w:t>
      </w:r>
      <w:r>
        <w:rPr>
          <w:sz w:val="21"/>
        </w:rPr>
        <w:t>to</w:t>
      </w:r>
      <w:r>
        <w:rPr>
          <w:spacing w:val="20"/>
          <w:sz w:val="21"/>
        </w:rPr>
        <w:t xml:space="preserve"> </w:t>
      </w:r>
      <w:r>
        <w:rPr>
          <w:sz w:val="21"/>
        </w:rPr>
        <w:t>provide</w:t>
      </w:r>
      <w:r>
        <w:rPr>
          <w:spacing w:val="21"/>
          <w:sz w:val="21"/>
        </w:rPr>
        <w:t xml:space="preserve"> </w:t>
      </w:r>
      <w:r>
        <w:rPr>
          <w:sz w:val="21"/>
        </w:rPr>
        <w:t>the</w:t>
      </w:r>
      <w:r>
        <w:rPr>
          <w:spacing w:val="21"/>
          <w:sz w:val="21"/>
        </w:rPr>
        <w:t xml:space="preserve"> </w:t>
      </w:r>
      <w:r>
        <w:rPr>
          <w:sz w:val="21"/>
        </w:rPr>
        <w:t>supervisor</w:t>
      </w:r>
      <w:r>
        <w:rPr>
          <w:spacing w:val="20"/>
          <w:sz w:val="21"/>
        </w:rPr>
        <w:t xml:space="preserve"> </w:t>
      </w:r>
      <w:r>
        <w:rPr>
          <w:sz w:val="21"/>
        </w:rPr>
        <w:t>with</w:t>
      </w:r>
      <w:r>
        <w:rPr>
          <w:spacing w:val="20"/>
          <w:sz w:val="21"/>
        </w:rPr>
        <w:t xml:space="preserve"> </w:t>
      </w:r>
      <w:r>
        <w:rPr>
          <w:sz w:val="21"/>
        </w:rPr>
        <w:t>a</w:t>
      </w:r>
      <w:r>
        <w:rPr>
          <w:spacing w:val="-56"/>
          <w:sz w:val="21"/>
        </w:rPr>
        <w:t xml:space="preserve"> </w:t>
      </w:r>
      <w:r>
        <w:rPr>
          <w:sz w:val="21"/>
        </w:rPr>
        <w:t>self-assessment</w:t>
      </w:r>
      <w:r>
        <w:rPr>
          <w:spacing w:val="-3"/>
          <w:sz w:val="21"/>
        </w:rPr>
        <w:t xml:space="preserve"> </w:t>
      </w:r>
      <w:r>
        <w:rPr>
          <w:sz w:val="21"/>
        </w:rPr>
        <w:t>of his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her</w:t>
      </w:r>
      <w:r>
        <w:rPr>
          <w:spacing w:val="-2"/>
          <w:sz w:val="21"/>
        </w:rPr>
        <w:t xml:space="preserve"> </w:t>
      </w:r>
      <w:r>
        <w:rPr>
          <w:sz w:val="21"/>
        </w:rPr>
        <w:t>job</w:t>
      </w:r>
      <w:r>
        <w:rPr>
          <w:spacing w:val="-1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rating</w:t>
      </w:r>
      <w:r>
        <w:rPr>
          <w:spacing w:val="-2"/>
          <w:sz w:val="21"/>
        </w:rPr>
        <w:t xml:space="preserve"> </w:t>
      </w:r>
      <w:r>
        <w:rPr>
          <w:sz w:val="21"/>
        </w:rPr>
        <w:t>period.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supervisor</w:t>
      </w:r>
    </w:p>
    <w:p w14:paraId="07D32D4F" w14:textId="77777777" w:rsidR="00447697" w:rsidRDefault="00BE6F0B">
      <w:pPr>
        <w:pStyle w:val="BodyText"/>
        <w:spacing w:before="90"/>
        <w:ind w:left="2880"/>
      </w:pPr>
      <w:r>
        <w:t>must</w:t>
      </w:r>
      <w:r>
        <w:rPr>
          <w:spacing w:val="-3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and consider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self-assessment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completing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evaluation.</w:t>
      </w:r>
    </w:p>
    <w:p w14:paraId="4B7DDE4E" w14:textId="77777777" w:rsidR="00447697" w:rsidRDefault="00447697">
      <w:pPr>
        <w:pStyle w:val="BodyText"/>
        <w:rPr>
          <w:sz w:val="24"/>
        </w:rPr>
      </w:pPr>
    </w:p>
    <w:p w14:paraId="36C62F6D" w14:textId="77777777" w:rsidR="00447697" w:rsidRDefault="00447697">
      <w:pPr>
        <w:pStyle w:val="BodyText"/>
        <w:spacing w:before="5"/>
        <w:rPr>
          <w:sz w:val="28"/>
        </w:rPr>
      </w:pPr>
    </w:p>
    <w:p w14:paraId="6C16414F" w14:textId="77777777" w:rsidR="00447697" w:rsidRDefault="00BE6F0B">
      <w:pPr>
        <w:pStyle w:val="ListParagraph"/>
        <w:numPr>
          <w:ilvl w:val="3"/>
          <w:numId w:val="13"/>
        </w:numPr>
        <w:tabs>
          <w:tab w:val="left" w:pos="2865"/>
          <w:tab w:val="left" w:pos="2866"/>
        </w:tabs>
        <w:spacing w:line="314" w:lineRule="auto"/>
        <w:ind w:left="2880" w:right="1439" w:hanging="480"/>
        <w:rPr>
          <w:sz w:val="21"/>
        </w:rPr>
      </w:pPr>
      <w:r>
        <w:rPr>
          <w:sz w:val="21"/>
        </w:rPr>
        <w:t>The</w:t>
      </w:r>
      <w:r>
        <w:rPr>
          <w:spacing w:val="6"/>
          <w:sz w:val="21"/>
        </w:rPr>
        <w:t xml:space="preserve"> </w:t>
      </w:r>
      <w:r>
        <w:rPr>
          <w:sz w:val="21"/>
        </w:rPr>
        <w:t>supervisor</w:t>
      </w:r>
      <w:r>
        <w:rPr>
          <w:spacing w:val="7"/>
          <w:sz w:val="21"/>
        </w:rPr>
        <w:t xml:space="preserve"> </w:t>
      </w:r>
      <w:r>
        <w:rPr>
          <w:sz w:val="21"/>
        </w:rPr>
        <w:t>shall</w:t>
      </w:r>
      <w:r>
        <w:rPr>
          <w:spacing w:val="6"/>
          <w:sz w:val="21"/>
        </w:rPr>
        <w:t xml:space="preserve"> </w:t>
      </w:r>
      <w:r>
        <w:rPr>
          <w:sz w:val="21"/>
        </w:rPr>
        <w:t>forward</w:t>
      </w:r>
      <w:r>
        <w:rPr>
          <w:spacing w:val="6"/>
          <w:sz w:val="21"/>
        </w:rPr>
        <w:t xml:space="preserve"> </w:t>
      </w:r>
      <w:r>
        <w:rPr>
          <w:sz w:val="21"/>
        </w:rPr>
        <w:t>the</w:t>
      </w:r>
      <w:r>
        <w:rPr>
          <w:spacing w:val="8"/>
          <w:sz w:val="21"/>
        </w:rPr>
        <w:t xml:space="preserve"> </w:t>
      </w:r>
      <w:r>
        <w:rPr>
          <w:sz w:val="21"/>
        </w:rPr>
        <w:t>completed</w:t>
      </w:r>
      <w:r>
        <w:rPr>
          <w:spacing w:val="8"/>
          <w:sz w:val="21"/>
        </w:rPr>
        <w:t xml:space="preserve"> </w:t>
      </w:r>
      <w:r>
        <w:rPr>
          <w:sz w:val="21"/>
        </w:rPr>
        <w:t>staff</w:t>
      </w:r>
      <w:r>
        <w:rPr>
          <w:spacing w:val="5"/>
          <w:sz w:val="21"/>
        </w:rPr>
        <w:t xml:space="preserve"> </w:t>
      </w:r>
      <w:r>
        <w:rPr>
          <w:sz w:val="21"/>
        </w:rPr>
        <w:t>evaluations</w:t>
      </w:r>
      <w:r>
        <w:rPr>
          <w:spacing w:val="7"/>
          <w:sz w:val="21"/>
        </w:rPr>
        <w:t xml:space="preserve"> </w:t>
      </w:r>
      <w:r>
        <w:rPr>
          <w:sz w:val="21"/>
        </w:rPr>
        <w:t>to</w:t>
      </w:r>
      <w:r>
        <w:rPr>
          <w:spacing w:val="7"/>
          <w:sz w:val="21"/>
        </w:rPr>
        <w:t xml:space="preserve"> </w:t>
      </w:r>
      <w:r>
        <w:rPr>
          <w:sz w:val="21"/>
        </w:rPr>
        <w:t>the</w:t>
      </w:r>
      <w:r>
        <w:rPr>
          <w:spacing w:val="7"/>
          <w:sz w:val="21"/>
        </w:rPr>
        <w:t xml:space="preserve"> </w:t>
      </w:r>
      <w:r>
        <w:rPr>
          <w:sz w:val="21"/>
        </w:rPr>
        <w:t>Section</w:t>
      </w:r>
      <w:r>
        <w:rPr>
          <w:spacing w:val="7"/>
          <w:sz w:val="21"/>
        </w:rPr>
        <w:t xml:space="preserve"> </w:t>
      </w:r>
      <w:r>
        <w:rPr>
          <w:sz w:val="21"/>
        </w:rPr>
        <w:t>Head</w:t>
      </w:r>
      <w:r>
        <w:rPr>
          <w:spacing w:val="-55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review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January</w:t>
      </w:r>
      <w:r>
        <w:rPr>
          <w:spacing w:val="-4"/>
          <w:sz w:val="21"/>
        </w:rPr>
        <w:t xml:space="preserve"> </w:t>
      </w:r>
      <w:r>
        <w:rPr>
          <w:sz w:val="21"/>
        </w:rPr>
        <w:t>1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each year.</w:t>
      </w:r>
    </w:p>
    <w:p w14:paraId="2CD4764D" w14:textId="77777777" w:rsidR="00447697" w:rsidRDefault="00BE6F0B">
      <w:pPr>
        <w:pStyle w:val="ListParagraph"/>
        <w:numPr>
          <w:ilvl w:val="0"/>
          <w:numId w:val="11"/>
        </w:numPr>
        <w:tabs>
          <w:tab w:val="left" w:pos="2865"/>
          <w:tab w:val="left" w:pos="2866"/>
        </w:tabs>
        <w:spacing w:before="215" w:line="312" w:lineRule="auto"/>
        <w:ind w:right="1441" w:hanging="480"/>
        <w:rPr>
          <w:sz w:val="21"/>
        </w:rPr>
      </w:pPr>
      <w:r>
        <w:rPr>
          <w:sz w:val="21"/>
        </w:rPr>
        <w:t>The</w:t>
      </w:r>
      <w:r>
        <w:rPr>
          <w:spacing w:val="5"/>
          <w:sz w:val="21"/>
        </w:rPr>
        <w:t xml:space="preserve"> </w:t>
      </w:r>
      <w:r>
        <w:rPr>
          <w:sz w:val="21"/>
        </w:rPr>
        <w:t>Section</w:t>
      </w:r>
      <w:r>
        <w:rPr>
          <w:spacing w:val="5"/>
          <w:sz w:val="21"/>
        </w:rPr>
        <w:t xml:space="preserve"> </w:t>
      </w:r>
      <w:r>
        <w:rPr>
          <w:sz w:val="21"/>
        </w:rPr>
        <w:t>Head</w:t>
      </w:r>
      <w:r>
        <w:rPr>
          <w:spacing w:val="6"/>
          <w:sz w:val="21"/>
        </w:rPr>
        <w:t xml:space="preserve"> </w:t>
      </w:r>
      <w:r>
        <w:rPr>
          <w:sz w:val="21"/>
        </w:rPr>
        <w:t>shall</w:t>
      </w:r>
      <w:r>
        <w:rPr>
          <w:spacing w:val="6"/>
          <w:sz w:val="21"/>
        </w:rPr>
        <w:t xml:space="preserve"> </w:t>
      </w:r>
      <w:r>
        <w:rPr>
          <w:sz w:val="21"/>
        </w:rPr>
        <w:t>forward</w:t>
      </w:r>
      <w:r>
        <w:rPr>
          <w:spacing w:val="5"/>
          <w:sz w:val="21"/>
        </w:rPr>
        <w:t xml:space="preserve"> </w:t>
      </w:r>
      <w:r>
        <w:rPr>
          <w:sz w:val="21"/>
        </w:rPr>
        <w:t>all</w:t>
      </w:r>
      <w:r>
        <w:rPr>
          <w:spacing w:val="6"/>
          <w:sz w:val="21"/>
        </w:rPr>
        <w:t xml:space="preserve"> </w:t>
      </w:r>
      <w:r>
        <w:rPr>
          <w:sz w:val="21"/>
        </w:rPr>
        <w:t>completed</w:t>
      </w:r>
      <w:r>
        <w:rPr>
          <w:spacing w:val="6"/>
          <w:sz w:val="21"/>
        </w:rPr>
        <w:t xml:space="preserve"> </w:t>
      </w:r>
      <w:r>
        <w:rPr>
          <w:sz w:val="21"/>
        </w:rPr>
        <w:t>evaluations</w:t>
      </w:r>
      <w:r>
        <w:rPr>
          <w:spacing w:val="5"/>
          <w:sz w:val="21"/>
        </w:rPr>
        <w:t xml:space="preserve"> </w:t>
      </w:r>
      <w:r>
        <w:rPr>
          <w:sz w:val="21"/>
        </w:rPr>
        <w:t>for</w:t>
      </w:r>
      <w:r>
        <w:rPr>
          <w:spacing w:val="5"/>
          <w:sz w:val="21"/>
        </w:rPr>
        <w:t xml:space="preserve"> </w:t>
      </w:r>
      <w:r>
        <w:rPr>
          <w:sz w:val="21"/>
        </w:rPr>
        <w:t>staff</w:t>
      </w:r>
      <w:r>
        <w:rPr>
          <w:spacing w:val="6"/>
          <w:sz w:val="21"/>
        </w:rPr>
        <w:t xml:space="preserve"> </w:t>
      </w:r>
      <w:r>
        <w:rPr>
          <w:sz w:val="21"/>
        </w:rPr>
        <w:t>and</w:t>
      </w:r>
      <w:r>
        <w:rPr>
          <w:spacing w:val="6"/>
          <w:sz w:val="21"/>
        </w:rPr>
        <w:t xml:space="preserve"> </w:t>
      </w:r>
      <w:r>
        <w:rPr>
          <w:sz w:val="21"/>
        </w:rPr>
        <w:t>managers</w:t>
      </w:r>
      <w:r>
        <w:rPr>
          <w:spacing w:val="-56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Human</w:t>
      </w:r>
      <w:r>
        <w:rPr>
          <w:spacing w:val="-1"/>
          <w:sz w:val="21"/>
        </w:rPr>
        <w:t xml:space="preserve"> </w:t>
      </w:r>
      <w:r>
        <w:rPr>
          <w:sz w:val="21"/>
        </w:rPr>
        <w:t>Resource</w:t>
      </w:r>
      <w:r>
        <w:rPr>
          <w:spacing w:val="-1"/>
          <w:sz w:val="21"/>
        </w:rPr>
        <w:t xml:space="preserve"> </w:t>
      </w:r>
      <w:r>
        <w:rPr>
          <w:sz w:val="21"/>
        </w:rPr>
        <w:t>Section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January</w:t>
      </w:r>
      <w:r>
        <w:rPr>
          <w:spacing w:val="-4"/>
          <w:sz w:val="21"/>
        </w:rPr>
        <w:t xml:space="preserve"> </w:t>
      </w:r>
      <w:r>
        <w:rPr>
          <w:sz w:val="21"/>
        </w:rPr>
        <w:t>15</w:t>
      </w:r>
      <w:r>
        <w:rPr>
          <w:spacing w:val="-1"/>
          <w:sz w:val="21"/>
        </w:rPr>
        <w:t xml:space="preserve"> </w:t>
      </w:r>
      <w:r>
        <w:rPr>
          <w:sz w:val="21"/>
        </w:rPr>
        <w:t>each</w:t>
      </w:r>
      <w:r>
        <w:rPr>
          <w:spacing w:val="-3"/>
          <w:sz w:val="21"/>
        </w:rPr>
        <w:t xml:space="preserve"> </w:t>
      </w:r>
      <w:r>
        <w:rPr>
          <w:sz w:val="21"/>
        </w:rPr>
        <w:t>year.</w:t>
      </w:r>
    </w:p>
    <w:p w14:paraId="6DCB3286" w14:textId="77777777" w:rsidR="00447697" w:rsidRDefault="00BE6F0B">
      <w:pPr>
        <w:pStyle w:val="ListParagraph"/>
        <w:numPr>
          <w:ilvl w:val="0"/>
          <w:numId w:val="11"/>
        </w:numPr>
        <w:tabs>
          <w:tab w:val="left" w:pos="2880"/>
          <w:tab w:val="left" w:pos="2881"/>
        </w:tabs>
        <w:spacing w:before="212" w:line="316" w:lineRule="auto"/>
        <w:ind w:right="1441" w:hanging="480"/>
        <w:rPr>
          <w:sz w:val="21"/>
        </w:rPr>
      </w:pPr>
      <w:r>
        <w:rPr>
          <w:sz w:val="21"/>
        </w:rPr>
        <w:t>The</w:t>
      </w:r>
      <w:r>
        <w:rPr>
          <w:spacing w:val="12"/>
          <w:sz w:val="21"/>
        </w:rPr>
        <w:t xml:space="preserve"> </w:t>
      </w:r>
      <w:r>
        <w:rPr>
          <w:sz w:val="21"/>
        </w:rPr>
        <w:t>Human</w:t>
      </w:r>
      <w:r>
        <w:rPr>
          <w:spacing w:val="12"/>
          <w:sz w:val="21"/>
        </w:rPr>
        <w:t xml:space="preserve"> </w:t>
      </w:r>
      <w:r>
        <w:rPr>
          <w:sz w:val="21"/>
        </w:rPr>
        <w:t>Resource</w:t>
      </w:r>
      <w:r>
        <w:rPr>
          <w:spacing w:val="12"/>
          <w:sz w:val="21"/>
        </w:rPr>
        <w:t xml:space="preserve"> </w:t>
      </w:r>
      <w:r>
        <w:rPr>
          <w:sz w:val="21"/>
        </w:rPr>
        <w:t>Section</w:t>
      </w:r>
      <w:r>
        <w:rPr>
          <w:spacing w:val="15"/>
          <w:sz w:val="21"/>
        </w:rPr>
        <w:t xml:space="preserve"> </w:t>
      </w:r>
      <w:r>
        <w:rPr>
          <w:sz w:val="21"/>
        </w:rPr>
        <w:t>shall</w:t>
      </w:r>
      <w:r>
        <w:rPr>
          <w:spacing w:val="15"/>
          <w:sz w:val="21"/>
        </w:rPr>
        <w:t xml:space="preserve"> </w:t>
      </w:r>
      <w:r>
        <w:rPr>
          <w:sz w:val="21"/>
        </w:rPr>
        <w:t>ensure</w:t>
      </w:r>
      <w:r>
        <w:rPr>
          <w:spacing w:val="14"/>
          <w:sz w:val="21"/>
        </w:rPr>
        <w:t xml:space="preserve"> </w:t>
      </w:r>
      <w:r>
        <w:rPr>
          <w:sz w:val="21"/>
        </w:rPr>
        <w:t>that</w:t>
      </w:r>
      <w:r>
        <w:rPr>
          <w:spacing w:val="13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evaluation</w:t>
      </w:r>
      <w:r>
        <w:rPr>
          <w:spacing w:val="15"/>
          <w:sz w:val="21"/>
        </w:rPr>
        <w:t xml:space="preserve"> </w:t>
      </w:r>
      <w:r>
        <w:rPr>
          <w:sz w:val="21"/>
        </w:rPr>
        <w:t>results</w:t>
      </w:r>
      <w:r>
        <w:rPr>
          <w:spacing w:val="14"/>
          <w:sz w:val="21"/>
        </w:rPr>
        <w:t xml:space="preserve"> </w:t>
      </w:r>
      <w:r>
        <w:rPr>
          <w:sz w:val="21"/>
        </w:rPr>
        <w:t>are</w:t>
      </w:r>
      <w:r>
        <w:rPr>
          <w:spacing w:val="12"/>
          <w:sz w:val="21"/>
        </w:rPr>
        <w:t xml:space="preserve"> </w:t>
      </w:r>
      <w:r>
        <w:rPr>
          <w:sz w:val="21"/>
        </w:rPr>
        <w:t>made</w:t>
      </w:r>
      <w:r>
        <w:rPr>
          <w:spacing w:val="-55"/>
          <w:sz w:val="21"/>
        </w:rPr>
        <w:t xml:space="preserve"> </w:t>
      </w:r>
      <w:r>
        <w:rPr>
          <w:sz w:val="21"/>
        </w:rPr>
        <w:t>part</w:t>
      </w:r>
      <w:r>
        <w:rPr>
          <w:spacing w:val="-4"/>
          <w:sz w:val="21"/>
        </w:rPr>
        <w:t xml:space="preserve"> </w:t>
      </w:r>
      <w:r>
        <w:rPr>
          <w:sz w:val="21"/>
        </w:rPr>
        <w:t>of the</w:t>
      </w:r>
      <w:r>
        <w:rPr>
          <w:spacing w:val="-1"/>
          <w:sz w:val="21"/>
        </w:rPr>
        <w:t xml:space="preserve"> </w:t>
      </w:r>
      <w:r>
        <w:rPr>
          <w:sz w:val="21"/>
        </w:rPr>
        <w:t>employee's</w:t>
      </w:r>
      <w:r>
        <w:rPr>
          <w:spacing w:val="-1"/>
          <w:sz w:val="21"/>
        </w:rPr>
        <w:t xml:space="preserve"> </w:t>
      </w:r>
      <w:r>
        <w:rPr>
          <w:sz w:val="21"/>
        </w:rPr>
        <w:t>permanent</w:t>
      </w:r>
      <w:r>
        <w:rPr>
          <w:spacing w:val="-2"/>
          <w:sz w:val="21"/>
        </w:rPr>
        <w:t xml:space="preserve"> </w:t>
      </w:r>
      <w:r>
        <w:rPr>
          <w:sz w:val="21"/>
        </w:rPr>
        <w:t>personnel</w:t>
      </w:r>
      <w:r>
        <w:rPr>
          <w:spacing w:val="-2"/>
          <w:sz w:val="21"/>
        </w:rPr>
        <w:t xml:space="preserve"> </w:t>
      </w:r>
      <w:r>
        <w:rPr>
          <w:sz w:val="21"/>
        </w:rPr>
        <w:t>file.</w:t>
      </w:r>
    </w:p>
    <w:p w14:paraId="275E349E" w14:textId="77777777" w:rsidR="00447697" w:rsidRDefault="00BE6F0B">
      <w:pPr>
        <w:pStyle w:val="Heading6"/>
        <w:numPr>
          <w:ilvl w:val="2"/>
          <w:numId w:val="13"/>
        </w:numPr>
        <w:tabs>
          <w:tab w:val="left" w:pos="2221"/>
        </w:tabs>
        <w:spacing w:before="162"/>
        <w:ind w:left="2220" w:hanging="781"/>
      </w:pPr>
      <w:r>
        <w:t>Performance</w:t>
      </w:r>
      <w:r>
        <w:rPr>
          <w:spacing w:val="-2"/>
        </w:rPr>
        <w:t xml:space="preserve"> </w:t>
      </w:r>
      <w:r>
        <w:t>Evaluation</w:t>
      </w:r>
      <w:r>
        <w:rPr>
          <w:spacing w:val="-3"/>
        </w:rPr>
        <w:t xml:space="preserve"> </w:t>
      </w:r>
      <w:r>
        <w:t>Dispute</w:t>
      </w:r>
      <w:r>
        <w:rPr>
          <w:spacing w:val="-1"/>
        </w:rPr>
        <w:t xml:space="preserve"> </w:t>
      </w:r>
      <w:r>
        <w:t>Resolution</w:t>
      </w:r>
    </w:p>
    <w:p w14:paraId="641567A4" w14:textId="77777777" w:rsidR="00447697" w:rsidRDefault="00447697">
      <w:pPr>
        <w:pStyle w:val="BodyText"/>
        <w:spacing w:before="10"/>
        <w:rPr>
          <w:rFonts w:ascii="Arial"/>
          <w:b/>
          <w:i/>
          <w:sz w:val="24"/>
        </w:rPr>
      </w:pPr>
    </w:p>
    <w:p w14:paraId="2435DB0B" w14:textId="77777777" w:rsidR="00447697" w:rsidRDefault="00BE6F0B">
      <w:pPr>
        <w:pStyle w:val="BodyText"/>
        <w:spacing w:before="1" w:line="345" w:lineRule="auto"/>
        <w:ind w:left="2160" w:right="1417"/>
        <w:jc w:val="both"/>
      </w:pPr>
      <w:r>
        <w:t>Performance evaluations are not subject to the organization grievance procedure. If an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demonstrate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evaluation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arbitrary,</w:t>
      </w:r>
      <w:r>
        <w:rPr>
          <w:spacing w:val="1"/>
        </w:rPr>
        <w:t xml:space="preserve"> </w:t>
      </w:r>
      <w:r>
        <w:t>capricious,</w:t>
      </w:r>
      <w:r>
        <w:rPr>
          <w:spacing w:val="1"/>
        </w:rPr>
        <w:t xml:space="preserve"> </w:t>
      </w:r>
      <w:r>
        <w:t>illegally</w:t>
      </w:r>
      <w:r>
        <w:rPr>
          <w:spacing w:val="1"/>
        </w:rPr>
        <w:t xml:space="preserve"> </w:t>
      </w:r>
      <w:r>
        <w:t>discriminatory,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wrong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solid</w:t>
      </w:r>
      <w:r>
        <w:rPr>
          <w:spacing w:val="1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appeal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second</w:t>
      </w:r>
      <w:r>
        <w:rPr>
          <w:spacing w:val="1"/>
        </w:rPr>
        <w:t xml:space="preserve"> </w:t>
      </w:r>
      <w:r>
        <w:t>reporting</w:t>
      </w:r>
      <w:r>
        <w:rPr>
          <w:spacing w:val="-2"/>
        </w:rPr>
        <w:t xml:space="preserve"> </w:t>
      </w:r>
      <w:r>
        <w:t>officer</w:t>
      </w:r>
      <w:r>
        <w:rPr>
          <w:spacing w:val="-2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supervisor.</w:t>
      </w:r>
    </w:p>
    <w:p w14:paraId="4120EE04" w14:textId="77777777" w:rsidR="00447697" w:rsidRDefault="00447697">
      <w:pPr>
        <w:spacing w:line="345" w:lineRule="auto"/>
        <w:jc w:val="both"/>
        <w:sectPr w:rsidR="00447697">
          <w:pgSz w:w="11900" w:h="16840"/>
          <w:pgMar w:top="1280" w:right="0" w:bottom="1380" w:left="0" w:header="138" w:footer="1161" w:gutter="0"/>
          <w:cols w:space="720"/>
        </w:sectPr>
      </w:pPr>
    </w:p>
    <w:p w14:paraId="2757F210" w14:textId="77777777" w:rsidR="00447697" w:rsidRDefault="00BE6F0B">
      <w:pPr>
        <w:pStyle w:val="Heading1"/>
        <w:numPr>
          <w:ilvl w:val="0"/>
          <w:numId w:val="60"/>
        </w:numPr>
        <w:tabs>
          <w:tab w:val="left" w:pos="2142"/>
        </w:tabs>
        <w:spacing w:before="92"/>
        <w:ind w:left="2141" w:hanging="601"/>
      </w:pPr>
      <w:bookmarkStart w:id="1270" w:name="_bookmark50"/>
      <w:bookmarkEnd w:id="1270"/>
      <w:r>
        <w:lastRenderedPageBreak/>
        <w:t>GRIEVANCES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COMPLAINTS</w:t>
      </w:r>
    </w:p>
    <w:p w14:paraId="73EE04C9" w14:textId="77777777" w:rsidR="00447697" w:rsidRDefault="00BE6F0B">
      <w:pPr>
        <w:pStyle w:val="BodyText"/>
        <w:spacing w:before="369" w:line="345" w:lineRule="auto"/>
        <w:ind w:left="2021" w:right="1440"/>
        <w:jc w:val="both"/>
      </w:pPr>
      <w:r>
        <w:t>It is the policy of the organization to treat all employees fairly in matters affecting their</w:t>
      </w:r>
      <w:r>
        <w:rPr>
          <w:spacing w:val="1"/>
        </w:rPr>
        <w:t xml:space="preserve"> </w:t>
      </w:r>
      <w:r>
        <w:t>employment. Every eligible employee shall have an opportunity to resolve matters, which</w:t>
      </w:r>
      <w:r>
        <w:rPr>
          <w:spacing w:val="1"/>
        </w:rPr>
        <w:t xml:space="preserve"> </w:t>
      </w:r>
      <w:r>
        <w:t>affect his/her employment. Every eligible employee with a grievance shall have the right to</w:t>
      </w:r>
      <w:r>
        <w:rPr>
          <w:spacing w:val="1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grievance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accordance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procedures</w:t>
      </w:r>
      <w:r>
        <w:rPr>
          <w:spacing w:val="-1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fear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reprisal.</w:t>
      </w:r>
    </w:p>
    <w:p w14:paraId="0D3A7CF9" w14:textId="77777777" w:rsidR="00447697" w:rsidRDefault="00BE6F0B">
      <w:pPr>
        <w:pStyle w:val="Heading4"/>
        <w:numPr>
          <w:ilvl w:val="1"/>
          <w:numId w:val="60"/>
        </w:numPr>
        <w:tabs>
          <w:tab w:val="left" w:pos="1952"/>
        </w:tabs>
        <w:spacing w:before="129"/>
        <w:ind w:hanging="512"/>
      </w:pPr>
      <w:r>
        <w:t>Employee</w:t>
      </w:r>
      <w:r>
        <w:rPr>
          <w:spacing w:val="-4"/>
        </w:rPr>
        <w:t xml:space="preserve"> </w:t>
      </w:r>
      <w:r>
        <w:t>Grievance</w:t>
      </w:r>
    </w:p>
    <w:p w14:paraId="17D909F1" w14:textId="77777777" w:rsidR="00447697" w:rsidRDefault="00BE6F0B">
      <w:pPr>
        <w:pStyle w:val="Heading5"/>
        <w:numPr>
          <w:ilvl w:val="2"/>
          <w:numId w:val="60"/>
        </w:numPr>
        <w:tabs>
          <w:tab w:val="left" w:pos="2144"/>
        </w:tabs>
        <w:spacing w:before="129"/>
        <w:rPr>
          <w:sz w:val="23"/>
        </w:rPr>
      </w:pPr>
      <w:r>
        <w:t>Definitions</w:t>
      </w:r>
    </w:p>
    <w:p w14:paraId="7C5F1FD7" w14:textId="77777777" w:rsidR="00447697" w:rsidRDefault="00BE6F0B">
      <w:pPr>
        <w:pStyle w:val="BodyText"/>
        <w:spacing w:before="164" w:line="352" w:lineRule="auto"/>
        <w:ind w:left="2520" w:right="1413"/>
        <w:jc w:val="both"/>
      </w:pPr>
      <w:r>
        <w:rPr>
          <w:rFonts w:ascii="Arial"/>
          <w:b/>
        </w:rPr>
        <w:t xml:space="preserve">Grievance </w:t>
      </w:r>
      <w:r>
        <w:t>- means a formal, written statement from an eligible employee concerning</w:t>
      </w:r>
      <w:r>
        <w:rPr>
          <w:spacing w:val="1"/>
        </w:rPr>
        <w:t xml:space="preserve"> </w:t>
      </w:r>
      <w:r>
        <w:t>actions taken by the organization on one of the following items: loss of pay, written</w:t>
      </w:r>
      <w:r>
        <w:rPr>
          <w:spacing w:val="1"/>
        </w:rPr>
        <w:t xml:space="preserve"> </w:t>
      </w:r>
      <w:r>
        <w:t>reprimand, suspension, and termination. An employee may not grieve demotions, re-</w:t>
      </w:r>
      <w:r>
        <w:rPr>
          <w:spacing w:val="1"/>
        </w:rPr>
        <w:t xml:space="preserve"> </w:t>
      </w:r>
      <w:r>
        <w:t>classifications,</w:t>
      </w:r>
      <w:r>
        <w:rPr>
          <w:spacing w:val="10"/>
        </w:rPr>
        <w:t xml:space="preserve"> </w:t>
      </w:r>
      <w:r>
        <w:t>transfers</w:t>
      </w:r>
      <w:r>
        <w:rPr>
          <w:spacing w:val="1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reassignments</w:t>
      </w:r>
      <w:r>
        <w:rPr>
          <w:spacing w:val="11"/>
        </w:rPr>
        <w:t xml:space="preserve"> </w:t>
      </w:r>
      <w:r>
        <w:t>unless</w:t>
      </w:r>
      <w:r>
        <w:rPr>
          <w:spacing w:val="12"/>
        </w:rPr>
        <w:t xml:space="preserve"> </w:t>
      </w:r>
      <w:r>
        <w:t>they</w:t>
      </w:r>
      <w:r>
        <w:rPr>
          <w:spacing w:val="9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direct</w:t>
      </w:r>
      <w:r>
        <w:rPr>
          <w:spacing w:val="10"/>
        </w:rPr>
        <w:t xml:space="preserve"> </w:t>
      </w:r>
      <w:r>
        <w:t>consequence</w:t>
      </w:r>
      <w:r>
        <w:rPr>
          <w:spacing w:val="12"/>
        </w:rPr>
        <w:t xml:space="preserve"> </w:t>
      </w:r>
      <w:r>
        <w:t>of</w:t>
      </w:r>
      <w:r>
        <w:rPr>
          <w:spacing w:val="-56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disciplinary</w:t>
      </w:r>
      <w:r>
        <w:rPr>
          <w:spacing w:val="19"/>
        </w:rPr>
        <w:t xml:space="preserve"> </w:t>
      </w:r>
      <w:r>
        <w:t>action</w:t>
      </w:r>
      <w:r>
        <w:rPr>
          <w:spacing w:val="22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employee.</w:t>
      </w:r>
      <w:r>
        <w:rPr>
          <w:spacing w:val="21"/>
        </w:rPr>
        <w:t xml:space="preserve"> </w:t>
      </w:r>
      <w:r>
        <w:t>Performance</w:t>
      </w:r>
      <w:r>
        <w:rPr>
          <w:spacing w:val="21"/>
        </w:rPr>
        <w:t xml:space="preserve"> </w:t>
      </w:r>
      <w:r>
        <w:t>reviews</w:t>
      </w:r>
      <w:r>
        <w:rPr>
          <w:spacing w:val="2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promotions</w:t>
      </w:r>
      <w:r>
        <w:rPr>
          <w:spacing w:val="21"/>
        </w:rPr>
        <w:t xml:space="preserve"> </w:t>
      </w:r>
      <w:r>
        <w:t>cannot</w:t>
      </w:r>
      <w:r>
        <w:rPr>
          <w:spacing w:val="-56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treated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grievance.</w:t>
      </w:r>
    </w:p>
    <w:p w14:paraId="68556B45" w14:textId="77777777" w:rsidR="00447697" w:rsidRDefault="00BE6F0B">
      <w:pPr>
        <w:pStyle w:val="BodyText"/>
        <w:spacing w:before="161" w:line="324" w:lineRule="auto"/>
        <w:ind w:left="2520" w:right="1439"/>
        <w:jc w:val="both"/>
      </w:pPr>
      <w:r>
        <w:rPr>
          <w:rFonts w:ascii="Arial"/>
          <w:b/>
        </w:rPr>
        <w:t xml:space="preserve">Eligible Employee </w:t>
      </w:r>
      <w:r>
        <w:t>- means any regular employee. Discharge of an employee shall</w:t>
      </w:r>
      <w:r>
        <w:rPr>
          <w:spacing w:val="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preclude access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grievance</w:t>
      </w:r>
      <w:r>
        <w:rPr>
          <w:spacing w:val="-1"/>
        </w:rPr>
        <w:t xml:space="preserve"> </w:t>
      </w:r>
      <w:r>
        <w:t>procedure.</w:t>
      </w:r>
    </w:p>
    <w:p w14:paraId="3001331F" w14:textId="77777777" w:rsidR="00447697" w:rsidRDefault="00BE6F0B">
      <w:pPr>
        <w:pStyle w:val="ListParagraph"/>
        <w:numPr>
          <w:ilvl w:val="2"/>
          <w:numId w:val="60"/>
        </w:numPr>
        <w:tabs>
          <w:tab w:val="left" w:pos="2142"/>
        </w:tabs>
        <w:spacing w:before="29"/>
        <w:ind w:left="2141" w:hanging="702"/>
        <w:rPr>
          <w:rFonts w:ascii="Arial"/>
          <w:b/>
          <w:sz w:val="21"/>
        </w:rPr>
      </w:pPr>
      <w:r>
        <w:rPr>
          <w:rFonts w:ascii="Arial"/>
          <w:b/>
          <w:sz w:val="21"/>
        </w:rPr>
        <w:t>Grievance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>Procedure</w:t>
      </w:r>
    </w:p>
    <w:p w14:paraId="39130C2C" w14:textId="77777777" w:rsidR="00447697" w:rsidRDefault="00447697">
      <w:pPr>
        <w:pStyle w:val="BodyText"/>
        <w:rPr>
          <w:rFonts w:ascii="Arial"/>
          <w:b/>
        </w:rPr>
      </w:pPr>
    </w:p>
    <w:p w14:paraId="2AC6BAA5" w14:textId="77777777" w:rsidR="00447697" w:rsidRDefault="00BE6F0B">
      <w:pPr>
        <w:pStyle w:val="ListParagraph"/>
        <w:numPr>
          <w:ilvl w:val="3"/>
          <w:numId w:val="60"/>
        </w:numPr>
        <w:tabs>
          <w:tab w:val="left" w:pos="2382"/>
        </w:tabs>
        <w:spacing w:before="1"/>
        <w:ind w:hanging="942"/>
        <w:rPr>
          <w:rFonts w:ascii="Arial"/>
          <w:b/>
          <w:sz w:val="25"/>
        </w:rPr>
      </w:pPr>
      <w:r>
        <w:rPr>
          <w:rFonts w:ascii="Arial"/>
          <w:b/>
          <w:sz w:val="25"/>
          <w:u w:val="thick"/>
        </w:rPr>
        <w:t>Informal</w:t>
      </w:r>
      <w:r>
        <w:rPr>
          <w:rFonts w:ascii="Arial"/>
          <w:b/>
          <w:spacing w:val="-2"/>
          <w:sz w:val="25"/>
          <w:u w:val="thick"/>
        </w:rPr>
        <w:t xml:space="preserve"> </w:t>
      </w:r>
      <w:r>
        <w:rPr>
          <w:rFonts w:ascii="Arial"/>
          <w:b/>
          <w:sz w:val="25"/>
          <w:u w:val="thick"/>
        </w:rPr>
        <w:t>Stage</w:t>
      </w:r>
      <w:r>
        <w:rPr>
          <w:rFonts w:ascii="Arial"/>
          <w:b/>
          <w:spacing w:val="2"/>
          <w:sz w:val="25"/>
          <w:u w:val="thick"/>
        </w:rPr>
        <w:t xml:space="preserve"> </w:t>
      </w:r>
    </w:p>
    <w:p w14:paraId="24F30A6F" w14:textId="77777777" w:rsidR="00447697" w:rsidRDefault="00447697">
      <w:pPr>
        <w:pStyle w:val="BodyText"/>
        <w:rPr>
          <w:rFonts w:ascii="Arial"/>
          <w:b/>
          <w:sz w:val="20"/>
        </w:rPr>
      </w:pPr>
    </w:p>
    <w:p w14:paraId="1AE40A89" w14:textId="77777777" w:rsidR="00447697" w:rsidRDefault="00447697">
      <w:pPr>
        <w:pStyle w:val="BodyText"/>
        <w:spacing w:before="7"/>
        <w:rPr>
          <w:rFonts w:ascii="Arial"/>
          <w:b/>
          <w:sz w:val="20"/>
        </w:rPr>
      </w:pPr>
    </w:p>
    <w:p w14:paraId="3974E4D0" w14:textId="77777777" w:rsidR="00447697" w:rsidRDefault="00BE6F0B">
      <w:pPr>
        <w:pStyle w:val="ListParagraph"/>
        <w:numPr>
          <w:ilvl w:val="4"/>
          <w:numId w:val="60"/>
        </w:numPr>
        <w:tabs>
          <w:tab w:val="left" w:pos="2881"/>
        </w:tabs>
        <w:spacing w:before="1" w:line="350" w:lineRule="auto"/>
        <w:ind w:right="1415"/>
        <w:jc w:val="both"/>
        <w:rPr>
          <w:sz w:val="21"/>
        </w:rPr>
      </w:pPr>
      <w:r>
        <w:rPr>
          <w:sz w:val="21"/>
        </w:rPr>
        <w:t>Before an employee files a formal written grievance, the employee and his/her</w:t>
      </w:r>
      <w:r>
        <w:rPr>
          <w:spacing w:val="1"/>
          <w:sz w:val="21"/>
        </w:rPr>
        <w:t xml:space="preserve"> </w:t>
      </w:r>
      <w:r>
        <w:rPr>
          <w:sz w:val="21"/>
        </w:rPr>
        <w:t>immediate supervisor must make a good faith effort to resolve the issue informally</w:t>
      </w:r>
      <w:r>
        <w:rPr>
          <w:spacing w:val="-56"/>
          <w:sz w:val="21"/>
        </w:rPr>
        <w:t xml:space="preserve"> </w:t>
      </w:r>
      <w:r>
        <w:rPr>
          <w:sz w:val="21"/>
        </w:rPr>
        <w:t>except in situations where a special hearing officer was appointed to conduct the</w:t>
      </w:r>
      <w:r>
        <w:rPr>
          <w:spacing w:val="1"/>
          <w:sz w:val="21"/>
        </w:rPr>
        <w:t xml:space="preserve"> </w:t>
      </w:r>
      <w:r>
        <w:rPr>
          <w:sz w:val="21"/>
        </w:rPr>
        <w:t>Appeal</w:t>
      </w:r>
      <w:r>
        <w:rPr>
          <w:spacing w:val="1"/>
          <w:sz w:val="21"/>
        </w:rPr>
        <w:t xml:space="preserve"> </w:t>
      </w:r>
      <w:r>
        <w:rPr>
          <w:sz w:val="21"/>
        </w:rPr>
        <w:t>Hearing.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good</w:t>
      </w:r>
      <w:r>
        <w:rPr>
          <w:spacing w:val="1"/>
          <w:sz w:val="21"/>
        </w:rPr>
        <w:t xml:space="preserve"> </w:t>
      </w:r>
      <w:r>
        <w:rPr>
          <w:sz w:val="21"/>
        </w:rPr>
        <w:t>faith</w:t>
      </w:r>
      <w:r>
        <w:rPr>
          <w:spacing w:val="1"/>
          <w:sz w:val="21"/>
        </w:rPr>
        <w:t xml:space="preserve"> </w:t>
      </w:r>
      <w:r>
        <w:rPr>
          <w:sz w:val="21"/>
        </w:rPr>
        <w:t>effort</w:t>
      </w:r>
      <w:r>
        <w:rPr>
          <w:spacing w:val="1"/>
          <w:sz w:val="21"/>
        </w:rPr>
        <w:t xml:space="preserve"> </w:t>
      </w:r>
      <w:r>
        <w:rPr>
          <w:sz w:val="21"/>
        </w:rPr>
        <w:t>shall</w:t>
      </w:r>
      <w:r>
        <w:rPr>
          <w:spacing w:val="1"/>
          <w:sz w:val="21"/>
        </w:rPr>
        <w:t xml:space="preserve"> </w:t>
      </w:r>
      <w:r>
        <w:rPr>
          <w:sz w:val="21"/>
        </w:rPr>
        <w:t>consist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face-to-face</w:t>
      </w:r>
      <w:r>
        <w:rPr>
          <w:spacing w:val="58"/>
          <w:sz w:val="21"/>
        </w:rPr>
        <w:t xml:space="preserve"> </w:t>
      </w:r>
      <w:r>
        <w:rPr>
          <w:sz w:val="21"/>
        </w:rPr>
        <w:t>meeting</w:t>
      </w:r>
      <w:r>
        <w:rPr>
          <w:spacing w:val="1"/>
          <w:sz w:val="21"/>
        </w:rPr>
        <w:t xml:space="preserve"> </w:t>
      </w:r>
      <w:r>
        <w:rPr>
          <w:sz w:val="21"/>
        </w:rPr>
        <w:t>between the employee and his/her immediate supervisor to discuss the issue and</w:t>
      </w:r>
      <w:r>
        <w:rPr>
          <w:spacing w:val="-56"/>
          <w:sz w:val="21"/>
        </w:rPr>
        <w:t xml:space="preserve"> </w:t>
      </w:r>
      <w:r>
        <w:rPr>
          <w:sz w:val="21"/>
        </w:rPr>
        <w:t>resolution. The filing of a formal, written grievance shall not preclude continuing a</w:t>
      </w:r>
      <w:r>
        <w:rPr>
          <w:spacing w:val="1"/>
          <w:sz w:val="21"/>
        </w:rPr>
        <w:t xml:space="preserve"> </w:t>
      </w:r>
      <w:r>
        <w:rPr>
          <w:sz w:val="21"/>
        </w:rPr>
        <w:t>good</w:t>
      </w:r>
      <w:r>
        <w:rPr>
          <w:spacing w:val="20"/>
          <w:sz w:val="21"/>
        </w:rPr>
        <w:t xml:space="preserve"> </w:t>
      </w:r>
      <w:r>
        <w:rPr>
          <w:sz w:val="21"/>
        </w:rPr>
        <w:t>faith</w:t>
      </w:r>
      <w:r>
        <w:rPr>
          <w:spacing w:val="22"/>
          <w:sz w:val="21"/>
        </w:rPr>
        <w:t xml:space="preserve"> </w:t>
      </w:r>
      <w:r>
        <w:rPr>
          <w:sz w:val="21"/>
        </w:rPr>
        <w:t>effort</w:t>
      </w:r>
      <w:r>
        <w:rPr>
          <w:spacing w:val="20"/>
          <w:sz w:val="21"/>
        </w:rPr>
        <w:t xml:space="preserve"> </w:t>
      </w:r>
      <w:r>
        <w:rPr>
          <w:sz w:val="21"/>
        </w:rPr>
        <w:t>to</w:t>
      </w:r>
      <w:r>
        <w:rPr>
          <w:spacing w:val="23"/>
          <w:sz w:val="21"/>
        </w:rPr>
        <w:t xml:space="preserve"> </w:t>
      </w:r>
      <w:r>
        <w:rPr>
          <w:sz w:val="21"/>
        </w:rPr>
        <w:t>resolve</w:t>
      </w:r>
      <w:r>
        <w:rPr>
          <w:spacing w:val="22"/>
          <w:sz w:val="21"/>
        </w:rPr>
        <w:t xml:space="preserve"> </w:t>
      </w:r>
      <w:r>
        <w:rPr>
          <w:sz w:val="21"/>
        </w:rPr>
        <w:t>the</w:t>
      </w:r>
      <w:r>
        <w:rPr>
          <w:spacing w:val="22"/>
          <w:sz w:val="21"/>
        </w:rPr>
        <w:t xml:space="preserve"> </w:t>
      </w:r>
      <w:r>
        <w:rPr>
          <w:sz w:val="21"/>
        </w:rPr>
        <w:t>grievance.</w:t>
      </w:r>
      <w:r>
        <w:rPr>
          <w:spacing w:val="22"/>
          <w:sz w:val="21"/>
        </w:rPr>
        <w:t xml:space="preserve"> </w:t>
      </w:r>
      <w:r>
        <w:rPr>
          <w:sz w:val="21"/>
        </w:rPr>
        <w:t>The</w:t>
      </w:r>
      <w:r>
        <w:rPr>
          <w:spacing w:val="22"/>
          <w:sz w:val="21"/>
        </w:rPr>
        <w:t xml:space="preserve"> </w:t>
      </w:r>
      <w:r>
        <w:rPr>
          <w:sz w:val="21"/>
        </w:rPr>
        <w:t>good</w:t>
      </w:r>
      <w:r>
        <w:rPr>
          <w:spacing w:val="22"/>
          <w:sz w:val="21"/>
        </w:rPr>
        <w:t xml:space="preserve"> </w:t>
      </w:r>
      <w:r>
        <w:rPr>
          <w:sz w:val="21"/>
        </w:rPr>
        <w:t>faith</w:t>
      </w:r>
      <w:r>
        <w:rPr>
          <w:spacing w:val="22"/>
          <w:sz w:val="21"/>
        </w:rPr>
        <w:t xml:space="preserve"> </w:t>
      </w:r>
      <w:r>
        <w:rPr>
          <w:sz w:val="21"/>
        </w:rPr>
        <w:t>effort</w:t>
      </w:r>
      <w:r>
        <w:rPr>
          <w:spacing w:val="21"/>
          <w:sz w:val="21"/>
        </w:rPr>
        <w:t xml:space="preserve"> </w:t>
      </w:r>
      <w:r>
        <w:rPr>
          <w:sz w:val="21"/>
        </w:rPr>
        <w:t>does</w:t>
      </w:r>
      <w:r>
        <w:rPr>
          <w:spacing w:val="21"/>
          <w:sz w:val="21"/>
        </w:rPr>
        <w:t xml:space="preserve"> </w:t>
      </w:r>
      <w:r>
        <w:rPr>
          <w:sz w:val="21"/>
        </w:rPr>
        <w:t>not</w:t>
      </w:r>
      <w:r>
        <w:rPr>
          <w:spacing w:val="21"/>
          <w:sz w:val="21"/>
        </w:rPr>
        <w:t xml:space="preserve"> </w:t>
      </w:r>
      <w:r>
        <w:rPr>
          <w:sz w:val="21"/>
        </w:rPr>
        <w:t>extend</w:t>
      </w:r>
      <w:r>
        <w:rPr>
          <w:spacing w:val="-56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time</w:t>
      </w:r>
      <w:r>
        <w:rPr>
          <w:spacing w:val="-1"/>
          <w:sz w:val="21"/>
        </w:rPr>
        <w:t xml:space="preserve"> </w:t>
      </w:r>
      <w:r>
        <w:rPr>
          <w:sz w:val="21"/>
        </w:rPr>
        <w:t>limit(s)</w:t>
      </w:r>
      <w:r>
        <w:rPr>
          <w:spacing w:val="-2"/>
          <w:sz w:val="21"/>
        </w:rPr>
        <w:t xml:space="preserve"> </w:t>
      </w:r>
      <w:r>
        <w:rPr>
          <w:sz w:val="21"/>
        </w:rPr>
        <w:t>included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grievance</w:t>
      </w:r>
      <w:r>
        <w:rPr>
          <w:spacing w:val="-1"/>
          <w:sz w:val="21"/>
        </w:rPr>
        <w:t xml:space="preserve"> </w:t>
      </w:r>
      <w:r>
        <w:rPr>
          <w:sz w:val="21"/>
        </w:rPr>
        <w:t>procedure.</w:t>
      </w:r>
    </w:p>
    <w:p w14:paraId="547ADE7F" w14:textId="77777777" w:rsidR="00447697" w:rsidRDefault="00BE6F0B">
      <w:pPr>
        <w:pStyle w:val="Heading3"/>
        <w:numPr>
          <w:ilvl w:val="3"/>
          <w:numId w:val="60"/>
        </w:numPr>
        <w:tabs>
          <w:tab w:val="left" w:pos="2382"/>
        </w:tabs>
        <w:ind w:hanging="942"/>
        <w:rPr>
          <w:u w:val="none"/>
        </w:rPr>
      </w:pPr>
      <w:r>
        <w:rPr>
          <w:u w:val="thick"/>
        </w:rPr>
        <w:t>Formal</w:t>
      </w:r>
      <w:r>
        <w:rPr>
          <w:spacing w:val="-3"/>
          <w:u w:val="thick"/>
        </w:rPr>
        <w:t xml:space="preserve"> </w:t>
      </w:r>
      <w:r>
        <w:rPr>
          <w:u w:val="thick"/>
        </w:rPr>
        <w:t>Stage</w:t>
      </w:r>
      <w:r>
        <w:rPr>
          <w:spacing w:val="2"/>
          <w:u w:val="thick"/>
        </w:rPr>
        <w:t xml:space="preserve"> </w:t>
      </w:r>
    </w:p>
    <w:p w14:paraId="08B68D4D" w14:textId="77777777" w:rsidR="00447697" w:rsidRDefault="00447697">
      <w:pPr>
        <w:pStyle w:val="BodyText"/>
        <w:rPr>
          <w:rFonts w:ascii="Arial"/>
          <w:b/>
          <w:sz w:val="20"/>
        </w:rPr>
      </w:pPr>
    </w:p>
    <w:p w14:paraId="5E576A4F" w14:textId="77777777" w:rsidR="00447697" w:rsidRDefault="00447697">
      <w:pPr>
        <w:pStyle w:val="BodyText"/>
        <w:rPr>
          <w:rFonts w:ascii="Arial"/>
          <w:b/>
          <w:sz w:val="20"/>
        </w:rPr>
      </w:pPr>
    </w:p>
    <w:p w14:paraId="5A964066" w14:textId="77777777" w:rsidR="00447697" w:rsidRDefault="00BE6F0B">
      <w:pPr>
        <w:pStyle w:val="ListParagraph"/>
        <w:numPr>
          <w:ilvl w:val="0"/>
          <w:numId w:val="10"/>
        </w:numPr>
        <w:tabs>
          <w:tab w:val="left" w:pos="2881"/>
        </w:tabs>
        <w:spacing w:before="1" w:line="345" w:lineRule="auto"/>
        <w:ind w:right="1412"/>
        <w:jc w:val="both"/>
        <w:rPr>
          <w:sz w:val="21"/>
        </w:rPr>
      </w:pPr>
      <w:r>
        <w:rPr>
          <w:sz w:val="21"/>
        </w:rPr>
        <w:t>Within (7) seven business days following the event, on which the grievance is</w:t>
      </w:r>
      <w:r>
        <w:rPr>
          <w:spacing w:val="1"/>
          <w:sz w:val="21"/>
        </w:rPr>
        <w:t xml:space="preserve"> </w:t>
      </w:r>
      <w:r>
        <w:rPr>
          <w:sz w:val="21"/>
        </w:rPr>
        <w:t>based, an eligible employee may file a formal written grievance with the Section</w:t>
      </w:r>
      <w:r>
        <w:rPr>
          <w:spacing w:val="1"/>
          <w:sz w:val="21"/>
        </w:rPr>
        <w:t xml:space="preserve"> </w:t>
      </w:r>
      <w:r>
        <w:rPr>
          <w:sz w:val="21"/>
        </w:rPr>
        <w:t>Head. The good faith efforts shall have taken place in order for the formal written</w:t>
      </w:r>
      <w:r>
        <w:rPr>
          <w:spacing w:val="1"/>
          <w:sz w:val="21"/>
        </w:rPr>
        <w:t xml:space="preserve"> </w:t>
      </w:r>
      <w:r>
        <w:rPr>
          <w:sz w:val="21"/>
        </w:rPr>
        <w:t>grievance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proceed.</w:t>
      </w:r>
    </w:p>
    <w:p w14:paraId="513171E1" w14:textId="77777777" w:rsidR="00447697" w:rsidRDefault="00BE6F0B">
      <w:pPr>
        <w:pStyle w:val="ListParagraph"/>
        <w:numPr>
          <w:ilvl w:val="0"/>
          <w:numId w:val="10"/>
        </w:numPr>
        <w:tabs>
          <w:tab w:val="left" w:pos="2881"/>
        </w:tabs>
        <w:spacing w:before="177" w:line="345" w:lineRule="auto"/>
        <w:ind w:right="1434"/>
        <w:jc w:val="both"/>
        <w:rPr>
          <w:sz w:val="21"/>
        </w:rPr>
      </w:pP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grievance</w:t>
      </w:r>
      <w:r>
        <w:rPr>
          <w:spacing w:val="1"/>
          <w:sz w:val="21"/>
        </w:rPr>
        <w:t xml:space="preserve"> </w:t>
      </w:r>
      <w:r>
        <w:rPr>
          <w:sz w:val="21"/>
        </w:rPr>
        <w:t>must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1"/>
          <w:sz w:val="21"/>
        </w:rPr>
        <w:t xml:space="preserve"> </w:t>
      </w:r>
      <w:r>
        <w:rPr>
          <w:sz w:val="21"/>
        </w:rPr>
        <w:t>filed</w:t>
      </w:r>
      <w:r>
        <w:rPr>
          <w:spacing w:val="1"/>
          <w:sz w:val="21"/>
        </w:rPr>
        <w:t xml:space="preserve"> </w:t>
      </w:r>
      <w:r>
        <w:rPr>
          <w:sz w:val="21"/>
        </w:rPr>
        <w:t>on</w:t>
      </w:r>
      <w:r>
        <w:rPr>
          <w:spacing w:val="1"/>
          <w:sz w:val="21"/>
        </w:rPr>
        <w:t xml:space="preserve"> </w:t>
      </w:r>
      <w:r>
        <w:rPr>
          <w:sz w:val="21"/>
        </w:rPr>
        <w:t>forms</w:t>
      </w:r>
      <w:r>
        <w:rPr>
          <w:spacing w:val="1"/>
          <w:sz w:val="21"/>
        </w:rPr>
        <w:t xml:space="preserve"> </w:t>
      </w:r>
      <w:r>
        <w:rPr>
          <w:sz w:val="21"/>
        </w:rPr>
        <w:t>developed</w:t>
      </w:r>
      <w:r>
        <w:rPr>
          <w:spacing w:val="1"/>
          <w:sz w:val="21"/>
        </w:rPr>
        <w:t xml:space="preserve"> </w:t>
      </w:r>
      <w:r>
        <w:rPr>
          <w:sz w:val="21"/>
        </w:rPr>
        <w:t>by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Human</w:t>
      </w:r>
      <w:r>
        <w:rPr>
          <w:spacing w:val="58"/>
          <w:sz w:val="21"/>
        </w:rPr>
        <w:t xml:space="preserve"> </w:t>
      </w:r>
      <w:r>
        <w:rPr>
          <w:sz w:val="21"/>
        </w:rPr>
        <w:t>Resource</w:t>
      </w:r>
      <w:r>
        <w:rPr>
          <w:spacing w:val="1"/>
          <w:sz w:val="21"/>
        </w:rPr>
        <w:t xml:space="preserve"> </w:t>
      </w:r>
      <w:r>
        <w:rPr>
          <w:sz w:val="21"/>
        </w:rPr>
        <w:t>Section.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grievance</w:t>
      </w:r>
      <w:r>
        <w:rPr>
          <w:spacing w:val="1"/>
          <w:sz w:val="21"/>
        </w:rPr>
        <w:t xml:space="preserve"> </w:t>
      </w:r>
      <w:r>
        <w:rPr>
          <w:sz w:val="21"/>
        </w:rPr>
        <w:t>must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1"/>
          <w:sz w:val="21"/>
        </w:rPr>
        <w:t xml:space="preserve"> </w:t>
      </w:r>
      <w:r>
        <w:rPr>
          <w:sz w:val="21"/>
        </w:rPr>
        <w:t>specific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refer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an</w:t>
      </w:r>
      <w:r>
        <w:rPr>
          <w:spacing w:val="1"/>
          <w:sz w:val="21"/>
        </w:rPr>
        <w:t xml:space="preserve"> </w:t>
      </w:r>
      <w:r>
        <w:rPr>
          <w:sz w:val="21"/>
        </w:rPr>
        <w:t>issue</w:t>
      </w:r>
      <w:r>
        <w:rPr>
          <w:spacing w:val="1"/>
          <w:sz w:val="21"/>
        </w:rPr>
        <w:t xml:space="preserve"> </w:t>
      </w:r>
      <w:r>
        <w:rPr>
          <w:sz w:val="21"/>
        </w:rPr>
        <w:t>that</w:t>
      </w:r>
      <w:r>
        <w:rPr>
          <w:spacing w:val="1"/>
          <w:sz w:val="21"/>
        </w:rPr>
        <w:t xml:space="preserve"> </w:t>
      </w:r>
      <w:r>
        <w:rPr>
          <w:sz w:val="21"/>
        </w:rPr>
        <w:t>can</w:t>
      </w:r>
      <w:r>
        <w:rPr>
          <w:spacing w:val="58"/>
          <w:sz w:val="21"/>
        </w:rPr>
        <w:t xml:space="preserve"> </w:t>
      </w:r>
      <w:r>
        <w:rPr>
          <w:sz w:val="21"/>
        </w:rPr>
        <w:t>be</w:t>
      </w:r>
      <w:r>
        <w:rPr>
          <w:spacing w:val="-56"/>
          <w:sz w:val="21"/>
        </w:rPr>
        <w:t xml:space="preserve"> </w:t>
      </w:r>
      <w:r>
        <w:rPr>
          <w:sz w:val="21"/>
        </w:rPr>
        <w:t>grieved.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contents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formal</w:t>
      </w:r>
      <w:r>
        <w:rPr>
          <w:spacing w:val="1"/>
          <w:sz w:val="21"/>
        </w:rPr>
        <w:t xml:space="preserve"> </w:t>
      </w:r>
      <w:r>
        <w:rPr>
          <w:sz w:val="21"/>
        </w:rPr>
        <w:t>written</w:t>
      </w:r>
      <w:r>
        <w:rPr>
          <w:spacing w:val="1"/>
          <w:sz w:val="21"/>
        </w:rPr>
        <w:t xml:space="preserve"> </w:t>
      </w:r>
      <w:r>
        <w:rPr>
          <w:sz w:val="21"/>
        </w:rPr>
        <w:t>grievance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settlement</w:t>
      </w:r>
      <w:r>
        <w:rPr>
          <w:spacing w:val="58"/>
          <w:sz w:val="21"/>
        </w:rPr>
        <w:t xml:space="preserve"> </w:t>
      </w:r>
      <w:r>
        <w:rPr>
          <w:sz w:val="21"/>
        </w:rPr>
        <w:t>desired</w:t>
      </w:r>
      <w:r>
        <w:rPr>
          <w:spacing w:val="1"/>
          <w:sz w:val="21"/>
        </w:rPr>
        <w:t xml:space="preserve"> </w:t>
      </w:r>
      <w:r>
        <w:rPr>
          <w:sz w:val="21"/>
        </w:rPr>
        <w:t>cannot</w:t>
      </w:r>
      <w:r>
        <w:rPr>
          <w:spacing w:val="-2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changed</w:t>
      </w:r>
      <w:r>
        <w:rPr>
          <w:spacing w:val="-1"/>
          <w:sz w:val="21"/>
        </w:rPr>
        <w:t xml:space="preserve"> </w:t>
      </w:r>
      <w:r>
        <w:rPr>
          <w:sz w:val="21"/>
        </w:rPr>
        <w:t>after</w:t>
      </w:r>
      <w:r>
        <w:rPr>
          <w:spacing w:val="-2"/>
          <w:sz w:val="21"/>
        </w:rPr>
        <w:t xml:space="preserve"> </w:t>
      </w:r>
      <w:r>
        <w:rPr>
          <w:sz w:val="21"/>
        </w:rPr>
        <w:t>it</w:t>
      </w:r>
      <w:r>
        <w:rPr>
          <w:spacing w:val="-5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submitted.</w:t>
      </w:r>
    </w:p>
    <w:p w14:paraId="70EAA2FF" w14:textId="77777777" w:rsidR="00447697" w:rsidRDefault="00447697">
      <w:pPr>
        <w:spacing w:line="345" w:lineRule="auto"/>
        <w:jc w:val="both"/>
        <w:rPr>
          <w:sz w:val="21"/>
        </w:rPr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747BFDCE" w14:textId="77777777" w:rsidR="00447697" w:rsidRDefault="00BE6F0B">
      <w:pPr>
        <w:pStyle w:val="ListParagraph"/>
        <w:numPr>
          <w:ilvl w:val="0"/>
          <w:numId w:val="10"/>
        </w:numPr>
        <w:tabs>
          <w:tab w:val="left" w:pos="2881"/>
        </w:tabs>
        <w:spacing w:before="176" w:line="312" w:lineRule="auto"/>
        <w:ind w:right="1417"/>
        <w:jc w:val="both"/>
        <w:rPr>
          <w:sz w:val="21"/>
        </w:rPr>
      </w:pPr>
      <w:bookmarkStart w:id="1271" w:name="_bookmark51"/>
      <w:bookmarkEnd w:id="1271"/>
      <w:r>
        <w:rPr>
          <w:sz w:val="21"/>
        </w:rPr>
        <w:lastRenderedPageBreak/>
        <w:t>A copy of the grievance shall be immediately forwarded by the Section Head to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Human</w:t>
      </w:r>
      <w:r>
        <w:rPr>
          <w:spacing w:val="-2"/>
          <w:sz w:val="21"/>
        </w:rPr>
        <w:t xml:space="preserve"> </w:t>
      </w:r>
      <w:r>
        <w:rPr>
          <w:sz w:val="21"/>
        </w:rPr>
        <w:t>Resource</w:t>
      </w:r>
      <w:r>
        <w:rPr>
          <w:spacing w:val="-3"/>
          <w:sz w:val="21"/>
        </w:rPr>
        <w:t xml:space="preserve"> </w:t>
      </w:r>
      <w:r>
        <w:rPr>
          <w:sz w:val="21"/>
        </w:rPr>
        <w:t>Manager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immediate</w:t>
      </w:r>
      <w:r>
        <w:rPr>
          <w:spacing w:val="-2"/>
          <w:sz w:val="21"/>
        </w:rPr>
        <w:t xml:space="preserve"> </w:t>
      </w:r>
      <w:r>
        <w:rPr>
          <w:sz w:val="21"/>
        </w:rPr>
        <w:t>supervisor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employee.</w:t>
      </w:r>
    </w:p>
    <w:p w14:paraId="53C4BAB3" w14:textId="77777777" w:rsidR="00447697" w:rsidRDefault="00BE6F0B">
      <w:pPr>
        <w:pStyle w:val="ListParagraph"/>
        <w:numPr>
          <w:ilvl w:val="0"/>
          <w:numId w:val="10"/>
        </w:numPr>
        <w:tabs>
          <w:tab w:val="left" w:pos="2881"/>
        </w:tabs>
        <w:spacing w:before="215" w:line="345" w:lineRule="auto"/>
        <w:ind w:right="1434"/>
        <w:jc w:val="both"/>
        <w:rPr>
          <w:sz w:val="21"/>
        </w:rPr>
      </w:pPr>
      <w:r>
        <w:rPr>
          <w:sz w:val="21"/>
        </w:rPr>
        <w:t>Within (7) seven business days after receipt of the formal grievance and after</w:t>
      </w:r>
      <w:r>
        <w:rPr>
          <w:spacing w:val="1"/>
          <w:sz w:val="21"/>
        </w:rPr>
        <w:t xml:space="preserve"> </w:t>
      </w:r>
      <w:r>
        <w:rPr>
          <w:sz w:val="21"/>
        </w:rPr>
        <w:t>reviewing all the facts pertaining to the grievance, the Section Head or his/her</w:t>
      </w:r>
      <w:r>
        <w:rPr>
          <w:spacing w:val="1"/>
          <w:sz w:val="21"/>
        </w:rPr>
        <w:t xml:space="preserve"> </w:t>
      </w:r>
      <w:r>
        <w:rPr>
          <w:sz w:val="21"/>
        </w:rPr>
        <w:t>designee</w:t>
      </w:r>
      <w:r>
        <w:rPr>
          <w:spacing w:val="1"/>
          <w:sz w:val="21"/>
        </w:rPr>
        <w:t xml:space="preserve"> </w:t>
      </w:r>
      <w:r>
        <w:rPr>
          <w:sz w:val="21"/>
        </w:rPr>
        <w:t>shall</w:t>
      </w:r>
      <w:r>
        <w:rPr>
          <w:spacing w:val="1"/>
          <w:sz w:val="21"/>
        </w:rPr>
        <w:t xml:space="preserve"> </w:t>
      </w:r>
      <w:r>
        <w:rPr>
          <w:sz w:val="21"/>
        </w:rPr>
        <w:t>provide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written</w:t>
      </w:r>
      <w:r>
        <w:rPr>
          <w:spacing w:val="1"/>
          <w:sz w:val="21"/>
        </w:rPr>
        <w:t xml:space="preserve"> </w:t>
      </w:r>
      <w:r>
        <w:rPr>
          <w:sz w:val="21"/>
        </w:rPr>
        <w:t>response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employee</w:t>
      </w:r>
      <w:r>
        <w:rPr>
          <w:spacing w:val="1"/>
          <w:sz w:val="21"/>
        </w:rPr>
        <w:t xml:space="preserve"> </w:t>
      </w:r>
      <w:r>
        <w:rPr>
          <w:sz w:val="21"/>
        </w:rPr>
        <w:t>who</w:t>
      </w:r>
      <w:r>
        <w:rPr>
          <w:spacing w:val="1"/>
          <w:sz w:val="21"/>
        </w:rPr>
        <w:t xml:space="preserve"> </w:t>
      </w:r>
      <w:r>
        <w:rPr>
          <w:sz w:val="21"/>
        </w:rPr>
        <w:t>filed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grievance.</w:t>
      </w:r>
    </w:p>
    <w:p w14:paraId="3D3B5066" w14:textId="77777777" w:rsidR="00447697" w:rsidRDefault="00BE6F0B">
      <w:pPr>
        <w:pStyle w:val="ListParagraph"/>
        <w:numPr>
          <w:ilvl w:val="0"/>
          <w:numId w:val="10"/>
        </w:numPr>
        <w:tabs>
          <w:tab w:val="left" w:pos="2881"/>
        </w:tabs>
        <w:spacing w:before="179" w:line="338" w:lineRule="auto"/>
        <w:ind w:right="1439"/>
        <w:jc w:val="both"/>
        <w:rPr>
          <w:sz w:val="21"/>
        </w:rPr>
      </w:pPr>
      <w:r>
        <w:rPr>
          <w:sz w:val="21"/>
        </w:rPr>
        <w:t>If the Section Head does not respond to the employee grievance within (7) seven</w:t>
      </w:r>
      <w:r>
        <w:rPr>
          <w:spacing w:val="1"/>
          <w:sz w:val="21"/>
        </w:rPr>
        <w:t xml:space="preserve"> </w:t>
      </w:r>
      <w:r>
        <w:rPr>
          <w:sz w:val="21"/>
        </w:rPr>
        <w:t>business</w:t>
      </w:r>
      <w:r>
        <w:rPr>
          <w:spacing w:val="1"/>
          <w:sz w:val="21"/>
        </w:rPr>
        <w:t xml:space="preserve"> </w:t>
      </w:r>
      <w:r>
        <w:rPr>
          <w:sz w:val="21"/>
        </w:rPr>
        <w:t>days,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grievance</w:t>
      </w:r>
      <w:r>
        <w:rPr>
          <w:spacing w:val="1"/>
          <w:sz w:val="21"/>
        </w:rPr>
        <w:t xml:space="preserve"> </w:t>
      </w:r>
      <w:r>
        <w:rPr>
          <w:sz w:val="21"/>
        </w:rPr>
        <w:t>will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1"/>
          <w:sz w:val="21"/>
        </w:rPr>
        <w:t xml:space="preserve"> </w:t>
      </w:r>
      <w:r>
        <w:rPr>
          <w:sz w:val="21"/>
        </w:rPr>
        <w:t>automatically</w:t>
      </w:r>
      <w:r>
        <w:rPr>
          <w:spacing w:val="1"/>
          <w:sz w:val="21"/>
        </w:rPr>
        <w:t xml:space="preserve"> </w:t>
      </w:r>
      <w:r>
        <w:rPr>
          <w:sz w:val="21"/>
        </w:rPr>
        <w:t>appealed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Head</w:t>
      </w:r>
      <w:r>
        <w:rPr>
          <w:spacing w:val="1"/>
          <w:sz w:val="21"/>
        </w:rPr>
        <w:t xml:space="preserve"> </w:t>
      </w:r>
      <w:r>
        <w:rPr>
          <w:sz w:val="21"/>
        </w:rPr>
        <w:t>Office/MD.</w:t>
      </w:r>
    </w:p>
    <w:p w14:paraId="27883E0F" w14:textId="77777777" w:rsidR="00447697" w:rsidRDefault="00BE6F0B">
      <w:pPr>
        <w:pStyle w:val="ListParagraph"/>
        <w:numPr>
          <w:ilvl w:val="0"/>
          <w:numId w:val="10"/>
        </w:numPr>
        <w:tabs>
          <w:tab w:val="left" w:pos="2881"/>
        </w:tabs>
        <w:spacing w:before="183" w:line="338" w:lineRule="auto"/>
        <w:ind w:right="1440"/>
        <w:jc w:val="both"/>
        <w:rPr>
          <w:sz w:val="19"/>
        </w:rPr>
      </w:pPr>
      <w:r>
        <w:rPr>
          <w:sz w:val="21"/>
        </w:rPr>
        <w:t>If the decision of the Section Head is not satisfactory to the employee who has</w:t>
      </w:r>
      <w:r>
        <w:rPr>
          <w:spacing w:val="1"/>
          <w:sz w:val="21"/>
        </w:rPr>
        <w:t xml:space="preserve"> </w:t>
      </w:r>
      <w:r>
        <w:rPr>
          <w:sz w:val="21"/>
        </w:rPr>
        <w:t>filed a grievance, the employee may, within (7) seven business days of receipt of</w:t>
      </w:r>
      <w:r>
        <w:rPr>
          <w:spacing w:val="1"/>
          <w:sz w:val="21"/>
        </w:rPr>
        <w:t xml:space="preserve"> </w:t>
      </w:r>
      <w:r>
        <w:rPr>
          <w:sz w:val="21"/>
        </w:rPr>
        <w:t>this</w:t>
      </w:r>
      <w:r>
        <w:rPr>
          <w:spacing w:val="-2"/>
          <w:sz w:val="21"/>
        </w:rPr>
        <w:t xml:space="preserve"> </w:t>
      </w:r>
      <w:r>
        <w:rPr>
          <w:sz w:val="21"/>
        </w:rPr>
        <w:t>decision,</w:t>
      </w:r>
      <w:r>
        <w:rPr>
          <w:spacing w:val="-2"/>
          <w:sz w:val="21"/>
        </w:rPr>
        <w:t xml:space="preserve"> </w:t>
      </w:r>
      <w:r>
        <w:rPr>
          <w:sz w:val="21"/>
        </w:rPr>
        <w:t>appeal that</w:t>
      </w:r>
      <w:r>
        <w:rPr>
          <w:spacing w:val="-2"/>
          <w:sz w:val="21"/>
        </w:rPr>
        <w:t xml:space="preserve"> </w:t>
      </w:r>
      <w:r>
        <w:rPr>
          <w:sz w:val="21"/>
        </w:rPr>
        <w:t>decision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writing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MD.</w:t>
      </w:r>
    </w:p>
    <w:p w14:paraId="30C19998" w14:textId="77777777" w:rsidR="00447697" w:rsidRDefault="00BE6F0B">
      <w:pPr>
        <w:pStyle w:val="ListParagraph"/>
        <w:numPr>
          <w:ilvl w:val="0"/>
          <w:numId w:val="10"/>
        </w:numPr>
        <w:tabs>
          <w:tab w:val="left" w:pos="2881"/>
        </w:tabs>
        <w:spacing w:before="189" w:line="336" w:lineRule="auto"/>
        <w:ind w:right="1417"/>
        <w:jc w:val="both"/>
        <w:rPr>
          <w:sz w:val="21"/>
        </w:rPr>
      </w:pPr>
      <w:r>
        <w:rPr>
          <w:sz w:val="21"/>
        </w:rPr>
        <w:t xml:space="preserve">The employee’s </w:t>
      </w:r>
      <w:proofErr w:type="spellStart"/>
      <w:r>
        <w:rPr>
          <w:sz w:val="21"/>
        </w:rPr>
        <w:t>writtenMDshallbe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filedappealwiththeMD</w:t>
      </w:r>
      <w:proofErr w:type="spellEnd"/>
      <w:r>
        <w:rPr>
          <w:sz w:val="21"/>
        </w:rPr>
        <w:t xml:space="preserve"> .</w:t>
      </w:r>
      <w:proofErr w:type="gramEnd"/>
      <w:r>
        <w:rPr>
          <w:sz w:val="21"/>
        </w:rPr>
        <w:t xml:space="preserve"> </w:t>
      </w:r>
      <w:proofErr w:type="spellStart"/>
      <w:r>
        <w:rPr>
          <w:sz w:val="21"/>
        </w:rPr>
        <w:t>toThe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MDthewill</w:t>
      </w:r>
      <w:proofErr w:type="spellEnd"/>
      <w:r>
        <w:rPr>
          <w:sz w:val="21"/>
        </w:rPr>
        <w:t xml:space="preserve"> not be</w:t>
      </w:r>
      <w:r>
        <w:rPr>
          <w:spacing w:val="1"/>
          <w:sz w:val="21"/>
        </w:rPr>
        <w:t xml:space="preserve"> </w:t>
      </w:r>
      <w:r>
        <w:rPr>
          <w:sz w:val="21"/>
        </w:rPr>
        <w:t>part</w:t>
      </w:r>
      <w:r>
        <w:rPr>
          <w:spacing w:val="19"/>
          <w:sz w:val="21"/>
        </w:rPr>
        <w:t xml:space="preserve"> </w:t>
      </w:r>
      <w:r>
        <w:rPr>
          <w:sz w:val="21"/>
        </w:rPr>
        <w:t>of</w:t>
      </w:r>
      <w:r>
        <w:rPr>
          <w:spacing w:val="21"/>
          <w:sz w:val="21"/>
        </w:rPr>
        <w:t xml:space="preserve"> </w:t>
      </w:r>
      <w:r>
        <w:rPr>
          <w:sz w:val="21"/>
        </w:rPr>
        <w:t>the</w:t>
      </w:r>
      <w:r>
        <w:rPr>
          <w:spacing w:val="22"/>
          <w:sz w:val="21"/>
        </w:rPr>
        <w:t xml:space="preserve"> </w:t>
      </w:r>
      <w:r>
        <w:rPr>
          <w:sz w:val="21"/>
        </w:rPr>
        <w:t>grievance</w:t>
      </w:r>
      <w:r>
        <w:rPr>
          <w:spacing w:val="22"/>
          <w:sz w:val="21"/>
        </w:rPr>
        <w:t xml:space="preserve"> </w:t>
      </w:r>
      <w:r>
        <w:rPr>
          <w:sz w:val="21"/>
        </w:rPr>
        <w:t>procedure</w:t>
      </w:r>
      <w:r>
        <w:rPr>
          <w:spacing w:val="20"/>
          <w:sz w:val="21"/>
        </w:rPr>
        <w:t xml:space="preserve"> </w:t>
      </w:r>
      <w:r>
        <w:rPr>
          <w:sz w:val="21"/>
        </w:rPr>
        <w:t>at</w:t>
      </w:r>
      <w:r>
        <w:rPr>
          <w:spacing w:val="19"/>
          <w:sz w:val="21"/>
        </w:rPr>
        <w:t xml:space="preserve"> </w:t>
      </w:r>
      <w:r>
        <w:rPr>
          <w:sz w:val="21"/>
        </w:rPr>
        <w:t>any</w:t>
      </w:r>
      <w:r>
        <w:rPr>
          <w:spacing w:val="19"/>
          <w:sz w:val="21"/>
        </w:rPr>
        <w:t xml:space="preserve"> </w:t>
      </w:r>
      <w:r>
        <w:rPr>
          <w:sz w:val="21"/>
        </w:rPr>
        <w:t>stage</w:t>
      </w:r>
      <w:r>
        <w:rPr>
          <w:spacing w:val="21"/>
          <w:sz w:val="21"/>
        </w:rPr>
        <w:t xml:space="preserve"> </w:t>
      </w:r>
      <w:r>
        <w:rPr>
          <w:sz w:val="21"/>
        </w:rPr>
        <w:t>except</w:t>
      </w:r>
      <w:r>
        <w:rPr>
          <w:spacing w:val="20"/>
          <w:sz w:val="21"/>
        </w:rPr>
        <w:t xml:space="preserve"> </w:t>
      </w:r>
      <w:r>
        <w:rPr>
          <w:sz w:val="21"/>
        </w:rPr>
        <w:t>the</w:t>
      </w:r>
      <w:r>
        <w:rPr>
          <w:spacing w:val="21"/>
          <w:sz w:val="21"/>
        </w:rPr>
        <w:t xml:space="preserve"> </w:t>
      </w:r>
      <w:r>
        <w:rPr>
          <w:sz w:val="21"/>
        </w:rPr>
        <w:t>Appeal,</w:t>
      </w:r>
      <w:r>
        <w:rPr>
          <w:spacing w:val="20"/>
          <w:sz w:val="21"/>
        </w:rPr>
        <w:t xml:space="preserve"> </w:t>
      </w:r>
      <w:r>
        <w:rPr>
          <w:sz w:val="21"/>
        </w:rPr>
        <w:t>at</w:t>
      </w:r>
      <w:r>
        <w:rPr>
          <w:spacing w:val="19"/>
          <w:sz w:val="21"/>
        </w:rPr>
        <w:t xml:space="preserve"> </w:t>
      </w:r>
      <w:r>
        <w:rPr>
          <w:sz w:val="21"/>
        </w:rPr>
        <w:t>which</w:t>
      </w:r>
      <w:r>
        <w:rPr>
          <w:spacing w:val="21"/>
          <w:sz w:val="21"/>
        </w:rPr>
        <w:t xml:space="preserve"> </w:t>
      </w:r>
      <w:r>
        <w:rPr>
          <w:sz w:val="21"/>
        </w:rPr>
        <w:t>stage</w:t>
      </w:r>
      <w:r>
        <w:rPr>
          <w:spacing w:val="-56"/>
          <w:sz w:val="21"/>
        </w:rPr>
        <w:t xml:space="preserve"> </w:t>
      </w:r>
      <w:r>
        <w:rPr>
          <w:sz w:val="21"/>
        </w:rPr>
        <w:t>he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she</w:t>
      </w:r>
      <w:r>
        <w:rPr>
          <w:spacing w:val="-1"/>
          <w:sz w:val="21"/>
        </w:rPr>
        <w:t xml:space="preserve"> </w:t>
      </w:r>
      <w:r>
        <w:rPr>
          <w:sz w:val="21"/>
        </w:rPr>
        <w:t>will appoint</w:t>
      </w:r>
      <w:r>
        <w:rPr>
          <w:spacing w:val="-2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proofErr w:type="gramStart"/>
      <w:r>
        <w:rPr>
          <w:sz w:val="21"/>
        </w:rPr>
        <w:t>Appeals</w:t>
      </w:r>
      <w:proofErr w:type="gramEnd"/>
      <w:r>
        <w:rPr>
          <w:spacing w:val="-1"/>
          <w:sz w:val="21"/>
        </w:rPr>
        <w:t xml:space="preserve"> </w:t>
      </w:r>
      <w:r>
        <w:rPr>
          <w:sz w:val="21"/>
        </w:rPr>
        <w:t>Committee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hear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final proceedings.</w:t>
      </w:r>
    </w:p>
    <w:p w14:paraId="0E2E3563" w14:textId="77777777" w:rsidR="00447697" w:rsidRDefault="00BE6F0B">
      <w:pPr>
        <w:pStyle w:val="ListParagraph"/>
        <w:numPr>
          <w:ilvl w:val="0"/>
          <w:numId w:val="10"/>
        </w:numPr>
        <w:tabs>
          <w:tab w:val="left" w:pos="2881"/>
        </w:tabs>
        <w:spacing w:before="190" w:line="338" w:lineRule="auto"/>
        <w:ind w:right="1436"/>
        <w:jc w:val="both"/>
        <w:rPr>
          <w:sz w:val="21"/>
        </w:rPr>
      </w:pPr>
      <w:r>
        <w:rPr>
          <w:sz w:val="21"/>
        </w:rPr>
        <w:t>The appeal to the MD and his or her appointed Appeals Committee must include</w:t>
      </w:r>
      <w:r>
        <w:rPr>
          <w:spacing w:val="1"/>
          <w:sz w:val="21"/>
        </w:rPr>
        <w:t xml:space="preserve"> </w:t>
      </w:r>
      <w:r>
        <w:rPr>
          <w:sz w:val="21"/>
        </w:rPr>
        <w:t>a copy of the original organization Employee Grievance Form (and all pertinent</w:t>
      </w:r>
      <w:r>
        <w:rPr>
          <w:spacing w:val="1"/>
          <w:sz w:val="21"/>
        </w:rPr>
        <w:t xml:space="preserve"> </w:t>
      </w:r>
      <w:r>
        <w:rPr>
          <w:sz w:val="21"/>
        </w:rPr>
        <w:t>attachments</w:t>
      </w:r>
      <w:r>
        <w:rPr>
          <w:spacing w:val="-1"/>
          <w:sz w:val="21"/>
        </w:rPr>
        <w:t xml:space="preserve"> </w:t>
      </w:r>
      <w:r>
        <w:rPr>
          <w:sz w:val="21"/>
        </w:rPr>
        <w:t>provided by</w:t>
      </w:r>
      <w:r>
        <w:rPr>
          <w:spacing w:val="-4"/>
          <w:sz w:val="21"/>
        </w:rPr>
        <w:t xml:space="preserve"> </w:t>
      </w:r>
      <w:r>
        <w:rPr>
          <w:sz w:val="21"/>
        </w:rPr>
        <w:t>grieving</w:t>
      </w:r>
      <w:r>
        <w:rPr>
          <w:spacing w:val="-1"/>
          <w:sz w:val="21"/>
        </w:rPr>
        <w:t xml:space="preserve"> </w:t>
      </w:r>
      <w:r>
        <w:rPr>
          <w:sz w:val="21"/>
        </w:rPr>
        <w:t>party</w:t>
      </w:r>
      <w:r>
        <w:rPr>
          <w:spacing w:val="-4"/>
          <w:sz w:val="21"/>
        </w:rPr>
        <w:t xml:space="preserve"> </w:t>
      </w:r>
      <w:r>
        <w:rPr>
          <w:sz w:val="21"/>
        </w:rPr>
        <w:t>and/or</w:t>
      </w:r>
      <w:r>
        <w:rPr>
          <w:spacing w:val="-2"/>
          <w:sz w:val="21"/>
        </w:rPr>
        <w:t xml:space="preserve"> </w:t>
      </w:r>
      <w:r>
        <w:rPr>
          <w:sz w:val="21"/>
        </w:rPr>
        <w:t>Section</w:t>
      </w:r>
      <w:r>
        <w:rPr>
          <w:spacing w:val="-1"/>
          <w:sz w:val="21"/>
        </w:rPr>
        <w:t xml:space="preserve"> </w:t>
      </w:r>
      <w:r>
        <w:rPr>
          <w:sz w:val="21"/>
        </w:rPr>
        <w:t>Head).</w:t>
      </w:r>
    </w:p>
    <w:p w14:paraId="1DC2D04A" w14:textId="77777777" w:rsidR="00447697" w:rsidRDefault="00BE6F0B">
      <w:pPr>
        <w:pStyle w:val="ListParagraph"/>
        <w:numPr>
          <w:ilvl w:val="0"/>
          <w:numId w:val="10"/>
        </w:numPr>
        <w:tabs>
          <w:tab w:val="left" w:pos="2880"/>
          <w:tab w:val="left" w:pos="2881"/>
        </w:tabs>
        <w:spacing w:before="184"/>
        <w:ind w:hanging="361"/>
        <w:rPr>
          <w:sz w:val="21"/>
        </w:rPr>
      </w:pP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appeal</w:t>
      </w:r>
      <w:r>
        <w:rPr>
          <w:spacing w:val="-3"/>
          <w:sz w:val="21"/>
        </w:rPr>
        <w:t xml:space="preserve"> </w:t>
      </w:r>
      <w:r>
        <w:rPr>
          <w:sz w:val="21"/>
        </w:rPr>
        <w:t>must</w:t>
      </w:r>
      <w:r>
        <w:rPr>
          <w:spacing w:val="-2"/>
          <w:sz w:val="21"/>
        </w:rPr>
        <w:t xml:space="preserve"> </w:t>
      </w:r>
      <w:r>
        <w:rPr>
          <w:sz w:val="21"/>
        </w:rPr>
        <w:t>not</w:t>
      </w:r>
      <w:r>
        <w:rPr>
          <w:spacing w:val="-1"/>
          <w:sz w:val="21"/>
        </w:rPr>
        <w:t xml:space="preserve"> </w:t>
      </w:r>
      <w:r>
        <w:rPr>
          <w:sz w:val="21"/>
        </w:rPr>
        <w:t>contain</w:t>
      </w:r>
      <w:r>
        <w:rPr>
          <w:spacing w:val="-1"/>
          <w:sz w:val="21"/>
        </w:rPr>
        <w:t xml:space="preserve"> </w:t>
      </w:r>
      <w:r>
        <w:rPr>
          <w:sz w:val="21"/>
        </w:rPr>
        <w:t>any</w:t>
      </w:r>
      <w:r>
        <w:rPr>
          <w:spacing w:val="-4"/>
          <w:sz w:val="21"/>
        </w:rPr>
        <w:t xml:space="preserve"> </w:t>
      </w:r>
      <w:r>
        <w:rPr>
          <w:sz w:val="21"/>
        </w:rPr>
        <w:t>changes,</w:t>
      </w:r>
      <w:r>
        <w:rPr>
          <w:spacing w:val="-2"/>
          <w:sz w:val="21"/>
        </w:rPr>
        <w:t xml:space="preserve"> </w:t>
      </w:r>
      <w:r>
        <w:rPr>
          <w:sz w:val="21"/>
        </w:rPr>
        <w:t>d grievance,</w:t>
      </w:r>
      <w:r>
        <w:rPr>
          <w:spacing w:val="-2"/>
          <w:sz w:val="21"/>
        </w:rPr>
        <w:t xml:space="preserve"> </w:t>
      </w:r>
      <w:r>
        <w:rPr>
          <w:sz w:val="21"/>
        </w:rPr>
        <w:t>settlement</w:t>
      </w:r>
      <w:r>
        <w:rPr>
          <w:spacing w:val="-2"/>
          <w:sz w:val="21"/>
        </w:rPr>
        <w:t xml:space="preserve"> </w:t>
      </w:r>
      <w:r>
        <w:rPr>
          <w:sz w:val="21"/>
        </w:rPr>
        <w:t>desired</w:t>
      </w:r>
      <w:r>
        <w:rPr>
          <w:spacing w:val="-1"/>
          <w:sz w:val="21"/>
        </w:rPr>
        <w:t xml:space="preserve"> </w:t>
      </w:r>
      <w:r>
        <w:rPr>
          <w:sz w:val="21"/>
        </w:rPr>
        <w:t>and/or</w:t>
      </w:r>
      <w:r>
        <w:rPr>
          <w:spacing w:val="3"/>
          <w:sz w:val="21"/>
        </w:rPr>
        <w:t xml:space="preserve"> </w:t>
      </w:r>
      <w:r>
        <w:rPr>
          <w:sz w:val="21"/>
        </w:rPr>
        <w:t>replies.</w:t>
      </w:r>
    </w:p>
    <w:p w14:paraId="55BD58A2" w14:textId="77777777" w:rsidR="00447697" w:rsidRDefault="00447697">
      <w:pPr>
        <w:pStyle w:val="BodyText"/>
        <w:rPr>
          <w:sz w:val="24"/>
        </w:rPr>
      </w:pPr>
    </w:p>
    <w:p w14:paraId="5BFE3011" w14:textId="77777777" w:rsidR="00447697" w:rsidRDefault="00447697">
      <w:pPr>
        <w:pStyle w:val="BodyText"/>
        <w:spacing w:before="5"/>
        <w:rPr>
          <w:sz w:val="28"/>
        </w:rPr>
      </w:pPr>
    </w:p>
    <w:p w14:paraId="4186E7A0" w14:textId="77777777" w:rsidR="00447697" w:rsidRDefault="00BE6F0B">
      <w:pPr>
        <w:pStyle w:val="ListParagraph"/>
        <w:numPr>
          <w:ilvl w:val="0"/>
          <w:numId w:val="10"/>
        </w:numPr>
        <w:tabs>
          <w:tab w:val="left" w:pos="2881"/>
        </w:tabs>
        <w:spacing w:before="1" w:line="338" w:lineRule="auto"/>
        <w:ind w:right="1435"/>
        <w:jc w:val="both"/>
        <w:rPr>
          <w:sz w:val="21"/>
        </w:rPr>
      </w:pPr>
      <w:r>
        <w:rPr>
          <w:sz w:val="21"/>
        </w:rPr>
        <w:t>Should the Section Head response to the Grieving Party indicate that the issue</w:t>
      </w:r>
      <w:r>
        <w:rPr>
          <w:spacing w:val="1"/>
          <w:sz w:val="21"/>
        </w:rPr>
        <w:t xml:space="preserve"> </w:t>
      </w:r>
      <w:r>
        <w:rPr>
          <w:sz w:val="21"/>
        </w:rPr>
        <w:t>cannot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1"/>
          <w:sz w:val="21"/>
        </w:rPr>
        <w:t xml:space="preserve"> </w:t>
      </w:r>
      <w:r>
        <w:rPr>
          <w:sz w:val="21"/>
        </w:rPr>
        <w:t>grieved</w:t>
      </w:r>
      <w:r>
        <w:rPr>
          <w:spacing w:val="1"/>
          <w:sz w:val="21"/>
        </w:rPr>
        <w:t xml:space="preserve"> </w:t>
      </w:r>
      <w:r>
        <w:rPr>
          <w:sz w:val="21"/>
        </w:rPr>
        <w:t>under</w:t>
      </w:r>
      <w:r>
        <w:rPr>
          <w:spacing w:val="1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1"/>
          <w:sz w:val="21"/>
        </w:rPr>
        <w:t xml:space="preserve"> </w:t>
      </w:r>
      <w:r>
        <w:rPr>
          <w:sz w:val="21"/>
        </w:rPr>
        <w:t>procedures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Grieving</w:t>
      </w:r>
      <w:r>
        <w:rPr>
          <w:spacing w:val="1"/>
          <w:sz w:val="21"/>
        </w:rPr>
        <w:t xml:space="preserve"> </w:t>
      </w:r>
      <w:r>
        <w:rPr>
          <w:sz w:val="21"/>
        </w:rPr>
        <w:t>Party</w:t>
      </w:r>
      <w:r>
        <w:rPr>
          <w:spacing w:val="1"/>
          <w:sz w:val="21"/>
        </w:rPr>
        <w:t xml:space="preserve"> </w:t>
      </w:r>
      <w:r>
        <w:rPr>
          <w:sz w:val="21"/>
        </w:rPr>
        <w:t>nonetheless</w:t>
      </w:r>
      <w:r>
        <w:rPr>
          <w:spacing w:val="-2"/>
          <w:sz w:val="21"/>
        </w:rPr>
        <w:t xml:space="preserve"> </w:t>
      </w:r>
      <w:r>
        <w:rPr>
          <w:sz w:val="21"/>
        </w:rPr>
        <w:t>can</w:t>
      </w:r>
      <w:r>
        <w:rPr>
          <w:spacing w:val="-1"/>
          <w:sz w:val="21"/>
        </w:rPr>
        <w:t xml:space="preserve"> </w:t>
      </w:r>
      <w:r>
        <w:rPr>
          <w:sz w:val="21"/>
        </w:rPr>
        <w:t>file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1"/>
          <w:sz w:val="21"/>
        </w:rPr>
        <w:t xml:space="preserve"> </w:t>
      </w:r>
      <w:r>
        <w:rPr>
          <w:sz w:val="21"/>
        </w:rPr>
        <w:t>appeal.</w:t>
      </w:r>
    </w:p>
    <w:p w14:paraId="6F70AABB" w14:textId="77777777" w:rsidR="00447697" w:rsidRDefault="00BE6F0B">
      <w:pPr>
        <w:pStyle w:val="ListParagraph"/>
        <w:numPr>
          <w:ilvl w:val="3"/>
          <w:numId w:val="60"/>
        </w:numPr>
        <w:tabs>
          <w:tab w:val="left" w:pos="2360"/>
        </w:tabs>
        <w:spacing w:before="20"/>
        <w:ind w:left="2359" w:hanging="920"/>
        <w:jc w:val="both"/>
        <w:rPr>
          <w:rFonts w:ascii="Arial"/>
          <w:b/>
          <w:sz w:val="21"/>
        </w:rPr>
      </w:pPr>
      <w:r>
        <w:rPr>
          <w:rFonts w:ascii="Arial"/>
          <w:b/>
          <w:sz w:val="21"/>
          <w:u w:val="thick"/>
        </w:rPr>
        <w:t>Appeals</w:t>
      </w:r>
    </w:p>
    <w:p w14:paraId="5052BE52" w14:textId="77777777" w:rsidR="00447697" w:rsidRDefault="00BE6F0B">
      <w:pPr>
        <w:pStyle w:val="BodyText"/>
        <w:spacing w:before="164" w:line="350" w:lineRule="auto"/>
        <w:ind w:left="2520" w:right="1434"/>
        <w:jc w:val="both"/>
      </w:pPr>
      <w:r>
        <w:t>The</w:t>
      </w:r>
      <w:r>
        <w:rPr>
          <w:spacing w:val="1"/>
        </w:rPr>
        <w:t xml:space="preserve"> </w:t>
      </w:r>
      <w:r>
        <w:t>appeal</w:t>
      </w:r>
      <w:r>
        <w:rPr>
          <w:spacing w:val="1"/>
        </w:rPr>
        <w:t xml:space="preserve"> </w:t>
      </w:r>
      <w:r>
        <w:t>against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decision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forwarded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Appeals</w:t>
      </w:r>
      <w:r>
        <w:rPr>
          <w:spacing w:val="1"/>
        </w:rPr>
        <w:t xml:space="preserve"> </w:t>
      </w:r>
      <w:r>
        <w:t>Committee</w:t>
      </w:r>
      <w:r>
        <w:rPr>
          <w:spacing w:val="1"/>
        </w:rPr>
        <w:t xml:space="preserve"> </w:t>
      </w:r>
      <w:r>
        <w:t>Chairperson or his/her designee for review. Within (15) fifteen business days, the</w:t>
      </w:r>
      <w:r>
        <w:rPr>
          <w:spacing w:val="1"/>
        </w:rPr>
        <w:t xml:space="preserve"> </w:t>
      </w:r>
      <w:r>
        <w:t>Chairperson</w:t>
      </w:r>
      <w:r>
        <w:rPr>
          <w:spacing w:val="23"/>
        </w:rPr>
        <w:t xml:space="preserve"> </w:t>
      </w:r>
      <w:r>
        <w:t>will</w:t>
      </w:r>
      <w:r>
        <w:rPr>
          <w:spacing w:val="24"/>
        </w:rPr>
        <w:t xml:space="preserve"> </w:t>
      </w:r>
      <w:r>
        <w:t>issue</w:t>
      </w:r>
      <w:r>
        <w:rPr>
          <w:spacing w:val="24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decision</w:t>
      </w:r>
      <w:r>
        <w:rPr>
          <w:spacing w:val="24"/>
        </w:rPr>
        <w:t xml:space="preserve"> </w:t>
      </w:r>
      <w:r>
        <w:t>as</w:t>
      </w:r>
      <w:r>
        <w:rPr>
          <w:spacing w:val="23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whether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Appeals</w:t>
      </w:r>
      <w:r>
        <w:rPr>
          <w:spacing w:val="20"/>
        </w:rPr>
        <w:t xml:space="preserve"> </w:t>
      </w:r>
      <w:r>
        <w:t>Committee</w:t>
      </w:r>
      <w:r>
        <w:rPr>
          <w:spacing w:val="24"/>
        </w:rPr>
        <w:t xml:space="preserve"> </w:t>
      </w:r>
      <w:r>
        <w:t>will</w:t>
      </w:r>
      <w:r>
        <w:rPr>
          <w:spacing w:val="22"/>
        </w:rPr>
        <w:t xml:space="preserve"> </w:t>
      </w:r>
      <w:r>
        <w:t>accept</w:t>
      </w:r>
      <w:r>
        <w:rPr>
          <w:spacing w:val="-56"/>
        </w:rPr>
        <w:t xml:space="preserve"> </w:t>
      </w:r>
      <w:r>
        <w:t>the appeal for a hearing. The decision of the Chairperson or his/her designee shall be</w:t>
      </w:r>
      <w:r>
        <w:rPr>
          <w:spacing w:val="-56"/>
        </w:rPr>
        <w:t xml:space="preserve"> </w:t>
      </w:r>
      <w:r>
        <w:t>based on the provisions outlined in this section. An affirmative decision will allow the</w:t>
      </w:r>
      <w:r>
        <w:rPr>
          <w:spacing w:val="1"/>
        </w:rPr>
        <w:t xml:space="preserve"> </w:t>
      </w:r>
      <w:r>
        <w:t>appeal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proceed.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denial</w:t>
      </w:r>
      <w:r>
        <w:rPr>
          <w:spacing w:val="-1"/>
        </w:rPr>
        <w:t xml:space="preserve"> </w:t>
      </w:r>
      <w:r>
        <w:t>will end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internal</w:t>
      </w:r>
      <w:r>
        <w:rPr>
          <w:spacing w:val="-1"/>
        </w:rPr>
        <w:t xml:space="preserve"> </w:t>
      </w:r>
      <w:r>
        <w:t>administrative</w:t>
      </w:r>
      <w:r>
        <w:rPr>
          <w:spacing w:val="-1"/>
        </w:rPr>
        <w:t xml:space="preserve"> </w:t>
      </w:r>
      <w:r>
        <w:t>remedies.</w:t>
      </w:r>
    </w:p>
    <w:p w14:paraId="115C2955" w14:textId="77777777" w:rsidR="00447697" w:rsidRDefault="00BE6F0B">
      <w:pPr>
        <w:pStyle w:val="Heading5"/>
        <w:numPr>
          <w:ilvl w:val="2"/>
          <w:numId w:val="60"/>
        </w:numPr>
        <w:tabs>
          <w:tab w:val="left" w:pos="2146"/>
        </w:tabs>
        <w:spacing w:before="10"/>
        <w:ind w:left="2146" w:hanging="706"/>
        <w:jc w:val="both"/>
        <w:rPr>
          <w:sz w:val="23"/>
        </w:rPr>
      </w:pPr>
      <w:r>
        <w:t>Appeal</w:t>
      </w:r>
      <w:r>
        <w:rPr>
          <w:spacing w:val="-4"/>
        </w:rPr>
        <w:t xml:space="preserve"> </w:t>
      </w:r>
      <w:r>
        <w:t>Hearing</w:t>
      </w:r>
    </w:p>
    <w:p w14:paraId="17AA57AE" w14:textId="77777777" w:rsidR="00447697" w:rsidRDefault="00BE6F0B">
      <w:pPr>
        <w:pStyle w:val="BodyText"/>
        <w:tabs>
          <w:tab w:val="left" w:pos="3641"/>
        </w:tabs>
        <w:spacing w:before="121"/>
        <w:ind w:left="2160"/>
        <w:jc w:val="both"/>
      </w:pPr>
      <w:r>
        <w:t>Within</w:t>
      </w:r>
      <w:r>
        <w:tab/>
        <w:t>(15)</w:t>
      </w:r>
      <w:r>
        <w:rPr>
          <w:spacing w:val="57"/>
        </w:rPr>
        <w:t xml:space="preserve"> </w:t>
      </w:r>
      <w:r>
        <w:t>fifteen</w:t>
      </w:r>
      <w:r>
        <w:rPr>
          <w:spacing w:val="115"/>
        </w:rPr>
        <w:t xml:space="preserve"> </w:t>
      </w:r>
      <w:r>
        <w:t>business</w:t>
      </w:r>
      <w:r>
        <w:rPr>
          <w:spacing w:val="114"/>
        </w:rPr>
        <w:t xml:space="preserve"> </w:t>
      </w:r>
      <w:r>
        <w:t>days</w:t>
      </w:r>
      <w:r>
        <w:rPr>
          <w:spacing w:val="115"/>
        </w:rPr>
        <w:t xml:space="preserve"> </w:t>
      </w:r>
      <w:r>
        <w:t>from</w:t>
      </w:r>
      <w:r>
        <w:rPr>
          <w:spacing w:val="116"/>
        </w:rPr>
        <w:t xml:space="preserve"> </w:t>
      </w:r>
      <w:r>
        <w:t>the</w:t>
      </w:r>
      <w:r>
        <w:rPr>
          <w:spacing w:val="116"/>
        </w:rPr>
        <w:t xml:space="preserve"> </w:t>
      </w:r>
      <w:r>
        <w:t>fi</w:t>
      </w:r>
    </w:p>
    <w:p w14:paraId="7CF271B8" w14:textId="77777777" w:rsidR="00447697" w:rsidRDefault="00BE6F0B">
      <w:pPr>
        <w:pStyle w:val="BodyText"/>
        <w:spacing w:before="165" w:line="345" w:lineRule="auto"/>
        <w:ind w:left="2160" w:right="1413"/>
        <w:jc w:val="both"/>
      </w:pPr>
      <w:r>
        <w:t>Committee with the concurrence of the MD, shall schedule a hearing on the grievance</w:t>
      </w:r>
      <w:r>
        <w:rPr>
          <w:spacing w:val="1"/>
        </w:rPr>
        <w:t xml:space="preserve"> </w:t>
      </w:r>
      <w:r>
        <w:t>before the Appeals Committee. Human Resource shall prepare posting of the notice at</w:t>
      </w:r>
      <w:r>
        <w:rPr>
          <w:spacing w:val="1"/>
        </w:rPr>
        <w:t xml:space="preserve"> </w:t>
      </w:r>
      <w:r>
        <w:t>least (7) seven days prior to the hearing. The notice shall also be distributed to the</w:t>
      </w:r>
      <w:r>
        <w:rPr>
          <w:spacing w:val="1"/>
        </w:rPr>
        <w:t xml:space="preserve"> </w:t>
      </w:r>
      <w:r>
        <w:t>Grieving</w:t>
      </w:r>
      <w:r>
        <w:rPr>
          <w:spacing w:val="-2"/>
        </w:rPr>
        <w:t xml:space="preserve"> </w:t>
      </w:r>
      <w:r>
        <w:t>Party,</w:t>
      </w:r>
      <w:r>
        <w:rPr>
          <w:spacing w:val="-2"/>
        </w:rPr>
        <w:t xml:space="preserve"> </w:t>
      </w:r>
      <w:r>
        <w:t>Chairperson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Appeals</w:t>
      </w:r>
      <w:r>
        <w:rPr>
          <w:spacing w:val="-1"/>
        </w:rPr>
        <w:t xml:space="preserve"> </w:t>
      </w:r>
      <w:r>
        <w:t>Committee</w:t>
      </w:r>
      <w:r>
        <w:rPr>
          <w:spacing w:val="-2"/>
        </w:rPr>
        <w:t xml:space="preserve"> </w:t>
      </w:r>
      <w:r>
        <w:t>and Board</w:t>
      </w:r>
      <w:r>
        <w:rPr>
          <w:spacing w:val="-4"/>
        </w:rPr>
        <w:t xml:space="preserve"> </w:t>
      </w:r>
      <w:r>
        <w:t>members,</w:t>
      </w:r>
      <w:r>
        <w:rPr>
          <w:spacing w:val="-3"/>
        </w:rPr>
        <w:t xml:space="preserve"> </w:t>
      </w:r>
      <w:r>
        <w:t>the</w:t>
      </w:r>
    </w:p>
    <w:p w14:paraId="7C0192EE" w14:textId="77777777" w:rsidR="00447697" w:rsidRDefault="00447697">
      <w:pPr>
        <w:spacing w:line="345" w:lineRule="auto"/>
        <w:jc w:val="both"/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636EB4A9" w14:textId="77777777" w:rsidR="00447697" w:rsidRDefault="00BE6F0B">
      <w:pPr>
        <w:pStyle w:val="BodyText"/>
        <w:spacing w:before="176" w:line="338" w:lineRule="auto"/>
        <w:ind w:left="2160" w:right="1434"/>
        <w:jc w:val="both"/>
      </w:pPr>
      <w:bookmarkStart w:id="1272" w:name="_bookmark52"/>
      <w:bookmarkEnd w:id="1272"/>
      <w:r>
        <w:lastRenderedPageBreak/>
        <w:t>immediate supervisor of the Grieving Party, his/her Section Head, the Human Resource</w:t>
      </w:r>
      <w:r>
        <w:rPr>
          <w:spacing w:val="1"/>
        </w:rPr>
        <w:t xml:space="preserve"> </w:t>
      </w:r>
      <w:r>
        <w:t>Manager, and MD. The hearing shall be closed to the public, unless the grieving party</w:t>
      </w:r>
      <w:r>
        <w:rPr>
          <w:spacing w:val="1"/>
        </w:rPr>
        <w:t xml:space="preserve"> </w:t>
      </w:r>
      <w:r>
        <w:t>requests</w:t>
      </w:r>
      <w:r>
        <w:rPr>
          <w:spacing w:val="-2"/>
        </w:rPr>
        <w:t xml:space="preserve"> </w:t>
      </w:r>
      <w:r>
        <w:t>otherwise.</w:t>
      </w:r>
    </w:p>
    <w:p w14:paraId="2915AF82" w14:textId="77777777" w:rsidR="00447697" w:rsidRDefault="00BE6F0B">
      <w:pPr>
        <w:pStyle w:val="BodyText"/>
        <w:spacing w:before="184" w:line="319" w:lineRule="auto"/>
        <w:ind w:left="2160" w:right="1441"/>
        <w:jc w:val="both"/>
      </w:pPr>
      <w:r>
        <w:t>The following shall constitute the conditions of representation during a hearing before the</w:t>
      </w:r>
      <w:r>
        <w:rPr>
          <w:spacing w:val="-56"/>
        </w:rPr>
        <w:t xml:space="preserve"> </w:t>
      </w:r>
      <w:r>
        <w:t>Appeals</w:t>
      </w:r>
      <w:r>
        <w:rPr>
          <w:spacing w:val="-2"/>
        </w:rPr>
        <w:t xml:space="preserve"> </w:t>
      </w:r>
      <w:r>
        <w:t>Committee</w:t>
      </w:r>
    </w:p>
    <w:p w14:paraId="3FFAC839" w14:textId="77777777" w:rsidR="00447697" w:rsidRDefault="00BE6F0B">
      <w:pPr>
        <w:pStyle w:val="ListParagraph"/>
        <w:numPr>
          <w:ilvl w:val="0"/>
          <w:numId w:val="9"/>
        </w:numPr>
        <w:tabs>
          <w:tab w:val="left" w:pos="2984"/>
        </w:tabs>
        <w:spacing w:before="202" w:line="338" w:lineRule="auto"/>
        <w:ind w:right="1437" w:hanging="449"/>
        <w:jc w:val="both"/>
        <w:rPr>
          <w:sz w:val="21"/>
        </w:rPr>
      </w:pPr>
      <w:r>
        <w:rPr>
          <w:sz w:val="21"/>
        </w:rPr>
        <w:t>The employee who has filed a grievance will represent himself/herself before the</w:t>
      </w:r>
      <w:r>
        <w:rPr>
          <w:spacing w:val="-56"/>
          <w:sz w:val="21"/>
        </w:rPr>
        <w:t xml:space="preserve"> </w:t>
      </w:r>
      <w:r>
        <w:rPr>
          <w:sz w:val="21"/>
        </w:rPr>
        <w:t>Appeals Committee. The Grieving Party may have (1) one observer of his/her</w:t>
      </w:r>
      <w:r>
        <w:rPr>
          <w:spacing w:val="1"/>
          <w:sz w:val="21"/>
        </w:rPr>
        <w:t xml:space="preserve"> </w:t>
      </w:r>
      <w:r>
        <w:rPr>
          <w:sz w:val="21"/>
        </w:rPr>
        <w:t>choice</w:t>
      </w:r>
      <w:r>
        <w:rPr>
          <w:spacing w:val="-1"/>
          <w:sz w:val="21"/>
        </w:rPr>
        <w:t xml:space="preserve"> </w:t>
      </w:r>
      <w:r>
        <w:rPr>
          <w:sz w:val="21"/>
        </w:rPr>
        <w:t>present</w:t>
      </w:r>
      <w:r>
        <w:rPr>
          <w:spacing w:val="-2"/>
          <w:sz w:val="21"/>
        </w:rPr>
        <w:t xml:space="preserve"> </w:t>
      </w:r>
      <w:r>
        <w:rPr>
          <w:sz w:val="21"/>
        </w:rPr>
        <w:t>at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hearing.</w:t>
      </w:r>
    </w:p>
    <w:p w14:paraId="12DFFCD0" w14:textId="77777777" w:rsidR="00447697" w:rsidRDefault="00BE6F0B">
      <w:pPr>
        <w:pStyle w:val="ListParagraph"/>
        <w:numPr>
          <w:ilvl w:val="0"/>
          <w:numId w:val="9"/>
        </w:numPr>
        <w:tabs>
          <w:tab w:val="left" w:pos="2984"/>
        </w:tabs>
        <w:spacing w:before="188" w:line="345" w:lineRule="auto"/>
        <w:ind w:right="1416" w:hanging="449"/>
        <w:jc w:val="both"/>
        <w:rPr>
          <w:sz w:val="21"/>
        </w:rPr>
      </w:pP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immediate</w:t>
      </w:r>
      <w:r>
        <w:rPr>
          <w:spacing w:val="1"/>
          <w:sz w:val="21"/>
        </w:rPr>
        <w:t xml:space="preserve"> </w:t>
      </w:r>
      <w:r>
        <w:rPr>
          <w:sz w:val="21"/>
        </w:rPr>
        <w:t>supervisor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employee</w:t>
      </w:r>
      <w:r>
        <w:rPr>
          <w:spacing w:val="1"/>
          <w:sz w:val="21"/>
        </w:rPr>
        <w:t xml:space="preserve"> </w:t>
      </w:r>
      <w:r>
        <w:rPr>
          <w:sz w:val="21"/>
        </w:rPr>
        <w:t>who</w:t>
      </w:r>
      <w:r>
        <w:rPr>
          <w:spacing w:val="1"/>
          <w:sz w:val="21"/>
        </w:rPr>
        <w:t xml:space="preserve"> </w:t>
      </w:r>
      <w:r>
        <w:rPr>
          <w:sz w:val="21"/>
        </w:rPr>
        <w:t>has</w:t>
      </w:r>
      <w:r>
        <w:rPr>
          <w:spacing w:val="1"/>
          <w:sz w:val="21"/>
        </w:rPr>
        <w:t xml:space="preserve"> </w:t>
      </w:r>
      <w:r>
        <w:rPr>
          <w:sz w:val="21"/>
        </w:rPr>
        <w:t>filed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grievance</w:t>
      </w:r>
      <w:r>
        <w:rPr>
          <w:spacing w:val="1"/>
          <w:sz w:val="21"/>
        </w:rPr>
        <w:t xml:space="preserve"> </w:t>
      </w:r>
      <w:r>
        <w:rPr>
          <w:sz w:val="21"/>
        </w:rPr>
        <w:t>will</w:t>
      </w:r>
      <w:r>
        <w:rPr>
          <w:spacing w:val="1"/>
          <w:sz w:val="21"/>
        </w:rPr>
        <w:t xml:space="preserve"> </w:t>
      </w:r>
      <w:r>
        <w:rPr>
          <w:sz w:val="21"/>
        </w:rPr>
        <w:t>represent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1"/>
          <w:sz w:val="21"/>
        </w:rPr>
        <w:t xml:space="preserve"> </w:t>
      </w:r>
      <w:r>
        <w:rPr>
          <w:sz w:val="21"/>
        </w:rPr>
        <w:t>in</w:t>
      </w:r>
      <w:r>
        <w:rPr>
          <w:spacing w:val="1"/>
          <w:sz w:val="21"/>
        </w:rPr>
        <w:t xml:space="preserve"> </w:t>
      </w:r>
      <w:r>
        <w:rPr>
          <w:sz w:val="21"/>
        </w:rPr>
        <w:t>grievance</w:t>
      </w:r>
      <w:r>
        <w:rPr>
          <w:spacing w:val="1"/>
          <w:sz w:val="21"/>
        </w:rPr>
        <w:t xml:space="preserve"> </w:t>
      </w:r>
      <w:r>
        <w:rPr>
          <w:sz w:val="21"/>
        </w:rPr>
        <w:t>hearings</w:t>
      </w:r>
      <w:r>
        <w:rPr>
          <w:spacing w:val="1"/>
          <w:sz w:val="21"/>
        </w:rPr>
        <w:t xml:space="preserve"> </w:t>
      </w:r>
      <w:r>
        <w:rPr>
          <w:sz w:val="21"/>
        </w:rPr>
        <w:t>before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59"/>
          <w:sz w:val="21"/>
        </w:rPr>
        <w:t xml:space="preserve"> </w:t>
      </w:r>
      <w:r>
        <w:rPr>
          <w:sz w:val="21"/>
        </w:rPr>
        <w:t>Appeals</w:t>
      </w:r>
      <w:r>
        <w:rPr>
          <w:spacing w:val="1"/>
          <w:sz w:val="21"/>
        </w:rPr>
        <w:t xml:space="preserve"> </w:t>
      </w:r>
      <w:r>
        <w:rPr>
          <w:sz w:val="21"/>
        </w:rPr>
        <w:t>Committee. One (1) next level supervisor may serve as an observer during the</w:t>
      </w:r>
      <w:r>
        <w:rPr>
          <w:spacing w:val="1"/>
          <w:sz w:val="21"/>
        </w:rPr>
        <w:t xml:space="preserve"> </w:t>
      </w:r>
      <w:r>
        <w:rPr>
          <w:sz w:val="21"/>
        </w:rPr>
        <w:t>hearing.</w:t>
      </w:r>
    </w:p>
    <w:p w14:paraId="35F283B1" w14:textId="77777777" w:rsidR="00447697" w:rsidRDefault="00BE6F0B">
      <w:pPr>
        <w:pStyle w:val="ListParagraph"/>
        <w:numPr>
          <w:ilvl w:val="0"/>
          <w:numId w:val="9"/>
        </w:numPr>
        <w:tabs>
          <w:tab w:val="left" w:pos="2994"/>
        </w:tabs>
        <w:spacing w:before="180" w:line="352" w:lineRule="auto"/>
        <w:ind w:right="1412" w:hanging="449"/>
        <w:jc w:val="both"/>
        <w:rPr>
          <w:sz w:val="21"/>
        </w:rPr>
      </w:pPr>
      <w:r>
        <w:rPr>
          <w:sz w:val="21"/>
        </w:rPr>
        <w:t>Observers for the Grieving Party and the organization will not participate in any</w:t>
      </w:r>
      <w:r>
        <w:rPr>
          <w:spacing w:val="1"/>
          <w:sz w:val="21"/>
        </w:rPr>
        <w:t xml:space="preserve"> </w:t>
      </w:r>
      <w:r>
        <w:rPr>
          <w:sz w:val="21"/>
        </w:rPr>
        <w:t>manner during the hearing before the Appeals Committee. Failure to adhere to</w:t>
      </w:r>
      <w:r>
        <w:rPr>
          <w:spacing w:val="1"/>
          <w:sz w:val="21"/>
        </w:rPr>
        <w:t xml:space="preserve"> </w:t>
      </w:r>
      <w:r>
        <w:rPr>
          <w:sz w:val="21"/>
        </w:rPr>
        <w:t>this requirement and/or for being disruptive, may force the exclusion of the</w:t>
      </w:r>
      <w:r>
        <w:rPr>
          <w:spacing w:val="1"/>
          <w:sz w:val="21"/>
        </w:rPr>
        <w:t xml:space="preserve"> </w:t>
      </w:r>
      <w:r>
        <w:rPr>
          <w:sz w:val="21"/>
        </w:rPr>
        <w:t>observer(s)</w:t>
      </w:r>
      <w:r>
        <w:rPr>
          <w:spacing w:val="1"/>
          <w:sz w:val="21"/>
        </w:rPr>
        <w:t xml:space="preserve"> </w:t>
      </w:r>
      <w:r>
        <w:rPr>
          <w:sz w:val="21"/>
        </w:rPr>
        <w:t>from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hearing.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Appeals</w:t>
      </w:r>
      <w:r>
        <w:rPr>
          <w:spacing w:val="1"/>
          <w:sz w:val="21"/>
        </w:rPr>
        <w:t xml:space="preserve"> </w:t>
      </w:r>
      <w:r>
        <w:rPr>
          <w:sz w:val="21"/>
        </w:rPr>
        <w:t>Committee</w:t>
      </w:r>
      <w:r>
        <w:rPr>
          <w:spacing w:val="1"/>
          <w:sz w:val="21"/>
        </w:rPr>
        <w:t xml:space="preserve"> </w:t>
      </w:r>
      <w:r>
        <w:rPr>
          <w:sz w:val="21"/>
        </w:rPr>
        <w:t>shall</w:t>
      </w:r>
      <w:r>
        <w:rPr>
          <w:spacing w:val="1"/>
          <w:sz w:val="21"/>
        </w:rPr>
        <w:t xml:space="preserve"> </w:t>
      </w:r>
      <w:r>
        <w:rPr>
          <w:sz w:val="21"/>
        </w:rPr>
        <w:t>make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determination on excluding an observer. The Grieving Party and the immediate</w:t>
      </w:r>
      <w:r>
        <w:rPr>
          <w:spacing w:val="1"/>
          <w:sz w:val="21"/>
        </w:rPr>
        <w:t xml:space="preserve"> </w:t>
      </w:r>
      <w:r>
        <w:rPr>
          <w:sz w:val="21"/>
        </w:rPr>
        <w:t>supervisor</w:t>
      </w:r>
      <w:r>
        <w:rPr>
          <w:spacing w:val="36"/>
          <w:sz w:val="21"/>
        </w:rPr>
        <w:t xml:space="preserve"> </w:t>
      </w:r>
      <w:r>
        <w:rPr>
          <w:sz w:val="21"/>
        </w:rPr>
        <w:t>are</w:t>
      </w:r>
      <w:r>
        <w:rPr>
          <w:spacing w:val="38"/>
          <w:sz w:val="21"/>
        </w:rPr>
        <w:t xml:space="preserve"> </w:t>
      </w:r>
      <w:r>
        <w:rPr>
          <w:sz w:val="21"/>
        </w:rPr>
        <w:t>responsible</w:t>
      </w:r>
      <w:r>
        <w:rPr>
          <w:spacing w:val="37"/>
          <w:sz w:val="21"/>
        </w:rPr>
        <w:t xml:space="preserve"> </w:t>
      </w:r>
      <w:r>
        <w:rPr>
          <w:sz w:val="21"/>
        </w:rPr>
        <w:t>for</w:t>
      </w:r>
      <w:r>
        <w:rPr>
          <w:spacing w:val="37"/>
          <w:sz w:val="21"/>
        </w:rPr>
        <w:t xml:space="preserve"> </w:t>
      </w:r>
      <w:r>
        <w:rPr>
          <w:sz w:val="21"/>
        </w:rPr>
        <w:t>providing</w:t>
      </w:r>
      <w:r>
        <w:rPr>
          <w:spacing w:val="37"/>
          <w:sz w:val="21"/>
        </w:rPr>
        <w:t xml:space="preserve"> </w:t>
      </w:r>
      <w:r>
        <w:rPr>
          <w:sz w:val="21"/>
        </w:rPr>
        <w:t>the</w:t>
      </w:r>
      <w:r>
        <w:rPr>
          <w:spacing w:val="38"/>
          <w:sz w:val="21"/>
        </w:rPr>
        <w:t xml:space="preserve"> </w:t>
      </w:r>
      <w:r>
        <w:rPr>
          <w:sz w:val="21"/>
        </w:rPr>
        <w:t>observer(s)</w:t>
      </w:r>
      <w:r>
        <w:rPr>
          <w:spacing w:val="37"/>
          <w:sz w:val="21"/>
        </w:rPr>
        <w:t xml:space="preserve"> </w:t>
      </w:r>
      <w:r>
        <w:rPr>
          <w:sz w:val="21"/>
        </w:rPr>
        <w:t>with</w:t>
      </w:r>
      <w:r>
        <w:rPr>
          <w:spacing w:val="37"/>
          <w:sz w:val="21"/>
        </w:rPr>
        <w:t xml:space="preserve"> </w:t>
      </w:r>
      <w:r>
        <w:rPr>
          <w:sz w:val="21"/>
        </w:rPr>
        <w:t>any</w:t>
      </w:r>
      <w:r>
        <w:rPr>
          <w:spacing w:val="36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56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documents.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observer(s)</w:t>
      </w:r>
      <w:r>
        <w:rPr>
          <w:spacing w:val="1"/>
          <w:sz w:val="21"/>
        </w:rPr>
        <w:t xml:space="preserve"> </w:t>
      </w:r>
      <w:r>
        <w:rPr>
          <w:sz w:val="21"/>
        </w:rPr>
        <w:t>shall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1"/>
          <w:sz w:val="21"/>
        </w:rPr>
        <w:t xml:space="preserve"> </w:t>
      </w:r>
      <w:r>
        <w:rPr>
          <w:sz w:val="21"/>
        </w:rPr>
        <w:t>identified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his/her</w:t>
      </w:r>
      <w:r>
        <w:rPr>
          <w:spacing w:val="1"/>
          <w:sz w:val="21"/>
        </w:rPr>
        <w:t xml:space="preserve"> </w:t>
      </w:r>
      <w:r>
        <w:rPr>
          <w:sz w:val="21"/>
        </w:rPr>
        <w:t>name(s)</w:t>
      </w:r>
      <w:r>
        <w:rPr>
          <w:spacing w:val="1"/>
          <w:sz w:val="21"/>
        </w:rPr>
        <w:t xml:space="preserve"> </w:t>
      </w:r>
      <w:r>
        <w:rPr>
          <w:sz w:val="21"/>
        </w:rPr>
        <w:t>provided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Appeals</w:t>
      </w:r>
      <w:r>
        <w:rPr>
          <w:spacing w:val="1"/>
          <w:sz w:val="21"/>
        </w:rPr>
        <w:t xml:space="preserve"> </w:t>
      </w:r>
      <w:r>
        <w:rPr>
          <w:sz w:val="21"/>
        </w:rPr>
        <w:t>Committee</w:t>
      </w:r>
      <w:r>
        <w:rPr>
          <w:spacing w:val="1"/>
          <w:sz w:val="21"/>
        </w:rPr>
        <w:t xml:space="preserve"> </w:t>
      </w:r>
      <w:r>
        <w:rPr>
          <w:sz w:val="21"/>
        </w:rPr>
        <w:t>(7)</w:t>
      </w:r>
      <w:r>
        <w:rPr>
          <w:spacing w:val="1"/>
          <w:sz w:val="21"/>
        </w:rPr>
        <w:t xml:space="preserve"> </w:t>
      </w:r>
      <w:r>
        <w:rPr>
          <w:sz w:val="21"/>
        </w:rPr>
        <w:t>seven</w:t>
      </w:r>
      <w:r>
        <w:rPr>
          <w:spacing w:val="1"/>
          <w:sz w:val="21"/>
        </w:rPr>
        <w:t xml:space="preserve"> </w:t>
      </w:r>
      <w:r>
        <w:rPr>
          <w:sz w:val="21"/>
        </w:rPr>
        <w:t>business</w:t>
      </w:r>
      <w:r>
        <w:rPr>
          <w:spacing w:val="1"/>
          <w:sz w:val="21"/>
        </w:rPr>
        <w:t xml:space="preserve"> </w:t>
      </w:r>
      <w:r>
        <w:rPr>
          <w:sz w:val="21"/>
        </w:rPr>
        <w:t>days</w:t>
      </w:r>
      <w:r>
        <w:rPr>
          <w:spacing w:val="1"/>
          <w:sz w:val="21"/>
        </w:rPr>
        <w:t xml:space="preserve"> </w:t>
      </w:r>
      <w:r>
        <w:rPr>
          <w:sz w:val="21"/>
        </w:rPr>
        <w:t>prior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58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hearing.</w:t>
      </w:r>
    </w:p>
    <w:p w14:paraId="33B2E5C2" w14:textId="77777777" w:rsidR="00447697" w:rsidRDefault="00BE6F0B">
      <w:pPr>
        <w:pStyle w:val="ListParagraph"/>
        <w:numPr>
          <w:ilvl w:val="0"/>
          <w:numId w:val="9"/>
        </w:numPr>
        <w:tabs>
          <w:tab w:val="left" w:pos="3114"/>
        </w:tabs>
        <w:spacing w:before="185" w:line="338" w:lineRule="auto"/>
        <w:ind w:right="1418" w:hanging="449"/>
        <w:jc w:val="both"/>
        <w:rPr>
          <w:sz w:val="21"/>
        </w:rPr>
      </w:pPr>
      <w:r>
        <w:tab/>
      </w:r>
      <w:r>
        <w:rPr>
          <w:sz w:val="21"/>
        </w:rPr>
        <w:t>If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Grieving</w:t>
      </w:r>
      <w:r>
        <w:rPr>
          <w:spacing w:val="1"/>
          <w:sz w:val="21"/>
        </w:rPr>
        <w:t xml:space="preserve"> </w:t>
      </w:r>
      <w:r>
        <w:rPr>
          <w:sz w:val="21"/>
        </w:rPr>
        <w:t>Party</w:t>
      </w:r>
      <w:r>
        <w:rPr>
          <w:spacing w:val="1"/>
          <w:sz w:val="21"/>
        </w:rPr>
        <w:t xml:space="preserve"> </w:t>
      </w:r>
      <w:r>
        <w:rPr>
          <w:sz w:val="21"/>
        </w:rPr>
        <w:t>is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1"/>
          <w:sz w:val="21"/>
        </w:rPr>
        <w:t xml:space="preserve"> </w:t>
      </w:r>
      <w:r>
        <w:rPr>
          <w:sz w:val="21"/>
        </w:rPr>
        <w:t>Attorney,</w:t>
      </w:r>
      <w:r>
        <w:rPr>
          <w:spacing w:val="1"/>
          <w:sz w:val="21"/>
        </w:rPr>
        <w:t xml:space="preserve"> </w:t>
      </w:r>
      <w:r>
        <w:rPr>
          <w:sz w:val="21"/>
        </w:rPr>
        <w:t>or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staff</w:t>
      </w:r>
      <w:r>
        <w:rPr>
          <w:spacing w:val="1"/>
          <w:sz w:val="21"/>
        </w:rPr>
        <w:t xml:space="preserve"> </w:t>
      </w:r>
      <w:r>
        <w:rPr>
          <w:sz w:val="21"/>
        </w:rPr>
        <w:t>Attorney,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-56"/>
          <w:sz w:val="21"/>
        </w:rPr>
        <w:t xml:space="preserve"> </w:t>
      </w:r>
      <w:r>
        <w:rPr>
          <w:sz w:val="21"/>
        </w:rPr>
        <w:t>organization will be represented by an attorney of its choice. If the Grieving</w:t>
      </w:r>
      <w:r>
        <w:rPr>
          <w:spacing w:val="1"/>
          <w:sz w:val="21"/>
        </w:rPr>
        <w:t xml:space="preserve"> </w:t>
      </w:r>
      <w:r>
        <w:rPr>
          <w:sz w:val="21"/>
        </w:rPr>
        <w:t>Party</w:t>
      </w:r>
      <w:r>
        <w:rPr>
          <w:spacing w:val="-5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Section</w:t>
      </w:r>
      <w:r>
        <w:rPr>
          <w:spacing w:val="-3"/>
          <w:sz w:val="21"/>
        </w:rPr>
        <w:t xml:space="preserve"> </w:t>
      </w:r>
      <w:r>
        <w:rPr>
          <w:sz w:val="21"/>
        </w:rPr>
        <w:t>Head,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MD will represent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organization.</w:t>
      </w:r>
    </w:p>
    <w:p w14:paraId="71250FC0" w14:textId="77777777" w:rsidR="00447697" w:rsidRDefault="00BE6F0B">
      <w:pPr>
        <w:pStyle w:val="Heading5"/>
        <w:numPr>
          <w:ilvl w:val="2"/>
          <w:numId w:val="60"/>
        </w:numPr>
        <w:tabs>
          <w:tab w:val="left" w:pos="2161"/>
        </w:tabs>
        <w:spacing w:before="11"/>
        <w:ind w:left="2160" w:hanging="721"/>
        <w:rPr>
          <w:sz w:val="23"/>
        </w:rPr>
      </w:pPr>
      <w:r>
        <w:t>General</w:t>
      </w:r>
      <w:r>
        <w:rPr>
          <w:spacing w:val="-3"/>
        </w:rPr>
        <w:t xml:space="preserve"> </w:t>
      </w:r>
      <w:r>
        <w:t>Principles</w:t>
      </w:r>
    </w:p>
    <w:p w14:paraId="35DA3582" w14:textId="77777777" w:rsidR="00447697" w:rsidRDefault="00BE6F0B">
      <w:pPr>
        <w:pStyle w:val="BodyText"/>
        <w:spacing w:before="164" w:line="345" w:lineRule="auto"/>
        <w:ind w:left="2160" w:right="1416"/>
        <w:jc w:val="both"/>
      </w:pPr>
      <w:r>
        <w:t>Neither the</w:t>
      </w:r>
      <w:r>
        <w:rPr>
          <w:spacing w:val="1"/>
        </w:rPr>
        <w:t xml:space="preserve"> </w:t>
      </w:r>
      <w:r>
        <w:t>organization, nor the</w:t>
      </w:r>
      <w:r>
        <w:rPr>
          <w:spacing w:val="1"/>
        </w:rPr>
        <w:t xml:space="preserve"> </w:t>
      </w:r>
      <w:r>
        <w:t>Grieving</w:t>
      </w:r>
      <w:r>
        <w:rPr>
          <w:spacing w:val="1"/>
        </w:rPr>
        <w:t xml:space="preserve"> </w:t>
      </w:r>
      <w:r>
        <w:t>Party,</w:t>
      </w:r>
      <w:r>
        <w:rPr>
          <w:spacing w:val="1"/>
        </w:rPr>
        <w:t xml:space="preserve"> </w:t>
      </w:r>
      <w:r>
        <w:t>nor their observer(s) shall</w:t>
      </w:r>
      <w:r>
        <w:rPr>
          <w:spacing w:val="1"/>
        </w:rPr>
        <w:t xml:space="preserve"> </w:t>
      </w:r>
      <w:r>
        <w:t>have</w:t>
      </w:r>
      <w:r>
        <w:rPr>
          <w:spacing w:val="58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direct</w:t>
      </w:r>
      <w:r>
        <w:rPr>
          <w:spacing w:val="11"/>
        </w:rPr>
        <w:t xml:space="preserve"> </w:t>
      </w:r>
      <w:r>
        <w:t>contact</w:t>
      </w:r>
      <w:r>
        <w:rPr>
          <w:spacing w:val="10"/>
        </w:rPr>
        <w:t xml:space="preserve"> </w:t>
      </w:r>
      <w:r>
        <w:t>either</w:t>
      </w:r>
      <w:r>
        <w:rPr>
          <w:spacing w:val="10"/>
        </w:rPr>
        <w:t xml:space="preserve"> </w:t>
      </w:r>
      <w:r>
        <w:t>orally</w:t>
      </w:r>
      <w:r>
        <w:rPr>
          <w:spacing w:val="10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writing</w:t>
      </w:r>
      <w:r>
        <w:rPr>
          <w:spacing w:val="12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any</w:t>
      </w:r>
      <w:r>
        <w:rPr>
          <w:spacing w:val="9"/>
        </w:rPr>
        <w:t xml:space="preserve"> </w:t>
      </w:r>
      <w:r>
        <w:t>member</w:t>
      </w:r>
      <w:r>
        <w:rPr>
          <w:spacing w:val="11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Appeals</w:t>
      </w:r>
      <w:r>
        <w:rPr>
          <w:spacing w:val="11"/>
        </w:rPr>
        <w:t xml:space="preserve"> </w:t>
      </w:r>
      <w:r>
        <w:t>Committee</w:t>
      </w:r>
      <w:r>
        <w:rPr>
          <w:spacing w:val="12"/>
        </w:rPr>
        <w:t xml:space="preserve"> </w:t>
      </w:r>
      <w:r>
        <w:t>prior</w:t>
      </w:r>
      <w:r>
        <w:rPr>
          <w:spacing w:val="-56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hearing,</w:t>
      </w:r>
      <w:r>
        <w:rPr>
          <w:spacing w:val="39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after</w:t>
      </w:r>
      <w:r>
        <w:rPr>
          <w:spacing w:val="3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hearing,</w:t>
      </w:r>
      <w:r>
        <w:rPr>
          <w:spacing w:val="39"/>
        </w:rPr>
        <w:t xml:space="preserve"> </w:t>
      </w:r>
      <w:r>
        <w:t>until</w:t>
      </w:r>
      <w:r>
        <w:rPr>
          <w:spacing w:val="4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written</w:t>
      </w:r>
      <w:r>
        <w:rPr>
          <w:spacing w:val="40"/>
        </w:rPr>
        <w:t xml:space="preserve"> </w:t>
      </w:r>
      <w:r>
        <w:t>decision</w:t>
      </w:r>
      <w:r>
        <w:rPr>
          <w:spacing w:val="40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Board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made</w:t>
      </w:r>
      <w:r>
        <w:rPr>
          <w:spacing w:val="-56"/>
        </w:rPr>
        <w:t xml:space="preserve"> </w:t>
      </w:r>
      <w:r>
        <w:t>public.</w:t>
      </w:r>
    </w:p>
    <w:p w14:paraId="0F438057" w14:textId="77777777" w:rsidR="00447697" w:rsidRDefault="00BE6F0B">
      <w:pPr>
        <w:pStyle w:val="ListParagraph"/>
        <w:numPr>
          <w:ilvl w:val="0"/>
          <w:numId w:val="8"/>
        </w:numPr>
        <w:tabs>
          <w:tab w:val="left" w:pos="3109"/>
        </w:tabs>
        <w:spacing w:before="177" w:line="316" w:lineRule="auto"/>
        <w:ind w:right="1440" w:hanging="449"/>
        <w:jc w:val="both"/>
        <w:rPr>
          <w:sz w:val="21"/>
        </w:rPr>
      </w:pPr>
      <w:r>
        <w:tab/>
      </w:r>
      <w:r>
        <w:rPr>
          <w:sz w:val="21"/>
        </w:rPr>
        <w:t>It</w:t>
      </w:r>
      <w:r>
        <w:rPr>
          <w:spacing w:val="1"/>
          <w:sz w:val="21"/>
        </w:rPr>
        <w:t xml:space="preserve"> </w:t>
      </w:r>
      <w:r>
        <w:rPr>
          <w:sz w:val="21"/>
        </w:rPr>
        <w:t>shall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responsibility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1"/>
          <w:sz w:val="21"/>
        </w:rPr>
        <w:t xml:space="preserve"> </w:t>
      </w:r>
      <w:r>
        <w:rPr>
          <w:sz w:val="21"/>
        </w:rPr>
        <w:t>designee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schedule</w:t>
      </w:r>
      <w:r>
        <w:rPr>
          <w:spacing w:val="1"/>
          <w:sz w:val="21"/>
        </w:rPr>
        <w:t xml:space="preserve"> </w:t>
      </w:r>
      <w:r>
        <w:rPr>
          <w:sz w:val="21"/>
        </w:rPr>
        <w:t>or</w:t>
      </w:r>
      <w:r>
        <w:rPr>
          <w:spacing w:val="1"/>
          <w:sz w:val="21"/>
        </w:rPr>
        <w:t xml:space="preserve"> </w:t>
      </w:r>
      <w:r>
        <w:rPr>
          <w:sz w:val="21"/>
        </w:rPr>
        <w:t>reschedule</w:t>
      </w:r>
      <w:r>
        <w:rPr>
          <w:spacing w:val="-2"/>
          <w:sz w:val="21"/>
        </w:rPr>
        <w:t xml:space="preserve"> </w:t>
      </w:r>
      <w:r>
        <w:rPr>
          <w:sz w:val="21"/>
        </w:rPr>
        <w:t>a hearing,</w:t>
      </w:r>
      <w:r>
        <w:rPr>
          <w:spacing w:val="-2"/>
          <w:sz w:val="21"/>
        </w:rPr>
        <w:t xml:space="preserve"> </w:t>
      </w:r>
      <w:r>
        <w:rPr>
          <w:sz w:val="21"/>
        </w:rPr>
        <w:t>accept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witness</w:t>
      </w:r>
      <w:r>
        <w:rPr>
          <w:spacing w:val="-3"/>
          <w:sz w:val="21"/>
        </w:rPr>
        <w:t xml:space="preserve"> </w:t>
      </w:r>
      <w:r>
        <w:rPr>
          <w:sz w:val="21"/>
        </w:rPr>
        <w:t>list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name(s)</w:t>
      </w:r>
      <w:r>
        <w:rPr>
          <w:spacing w:val="-3"/>
          <w:sz w:val="21"/>
        </w:rPr>
        <w:t xml:space="preserve"> </w:t>
      </w:r>
      <w:r>
        <w:rPr>
          <w:sz w:val="21"/>
        </w:rPr>
        <w:t>of observer(s).</w:t>
      </w:r>
    </w:p>
    <w:p w14:paraId="2B9F415B" w14:textId="77777777" w:rsidR="00447697" w:rsidRDefault="00BE6F0B">
      <w:pPr>
        <w:pStyle w:val="ListParagraph"/>
        <w:numPr>
          <w:ilvl w:val="0"/>
          <w:numId w:val="8"/>
        </w:numPr>
        <w:tabs>
          <w:tab w:val="left" w:pos="3090"/>
        </w:tabs>
        <w:spacing w:before="207" w:line="338" w:lineRule="auto"/>
        <w:ind w:right="1418" w:hanging="449"/>
        <w:jc w:val="both"/>
        <w:rPr>
          <w:sz w:val="21"/>
        </w:rPr>
      </w:pPr>
      <w:r>
        <w:rPr>
          <w:sz w:val="21"/>
        </w:rPr>
        <w:t>It shall be the responsibility of the Grieving Party and the Organization to</w:t>
      </w:r>
      <w:r>
        <w:rPr>
          <w:spacing w:val="1"/>
          <w:sz w:val="21"/>
        </w:rPr>
        <w:t xml:space="preserve"> </w:t>
      </w:r>
      <w:r>
        <w:rPr>
          <w:sz w:val="21"/>
        </w:rPr>
        <w:t>provide</w:t>
      </w:r>
      <w:r>
        <w:rPr>
          <w:spacing w:val="1"/>
          <w:sz w:val="21"/>
        </w:rPr>
        <w:t xml:space="preserve"> </w:t>
      </w:r>
      <w:r>
        <w:rPr>
          <w:sz w:val="21"/>
        </w:rPr>
        <w:t>any</w:t>
      </w:r>
      <w:r>
        <w:rPr>
          <w:spacing w:val="1"/>
          <w:sz w:val="21"/>
        </w:rPr>
        <w:t xml:space="preserve"> </w:t>
      </w:r>
      <w:r>
        <w:rPr>
          <w:sz w:val="21"/>
        </w:rPr>
        <w:t>other</w:t>
      </w:r>
      <w:r>
        <w:rPr>
          <w:spacing w:val="1"/>
          <w:sz w:val="21"/>
        </w:rPr>
        <w:t xml:space="preserve"> </w:t>
      </w:r>
      <w:r>
        <w:rPr>
          <w:sz w:val="21"/>
        </w:rPr>
        <w:t>information,</w:t>
      </w:r>
      <w:r>
        <w:rPr>
          <w:spacing w:val="1"/>
          <w:sz w:val="21"/>
        </w:rPr>
        <w:t xml:space="preserve"> </w:t>
      </w:r>
      <w:r>
        <w:rPr>
          <w:sz w:val="21"/>
        </w:rPr>
        <w:t>documentation</w:t>
      </w:r>
      <w:r>
        <w:rPr>
          <w:spacing w:val="1"/>
          <w:sz w:val="21"/>
        </w:rPr>
        <w:t xml:space="preserve"> </w:t>
      </w:r>
      <w:r>
        <w:rPr>
          <w:sz w:val="21"/>
        </w:rPr>
        <w:t>or</w:t>
      </w:r>
      <w:r>
        <w:rPr>
          <w:spacing w:val="1"/>
          <w:sz w:val="21"/>
        </w:rPr>
        <w:t xml:space="preserve"> </w:t>
      </w:r>
      <w:r>
        <w:rPr>
          <w:sz w:val="21"/>
        </w:rPr>
        <w:t>copies</w:t>
      </w:r>
      <w:r>
        <w:rPr>
          <w:spacing w:val="1"/>
          <w:sz w:val="21"/>
        </w:rPr>
        <w:t xml:space="preserve"> </w:t>
      </w:r>
      <w:r>
        <w:rPr>
          <w:sz w:val="21"/>
        </w:rPr>
        <w:t>requested</w:t>
      </w:r>
      <w:r>
        <w:rPr>
          <w:spacing w:val="1"/>
          <w:sz w:val="21"/>
        </w:rPr>
        <w:t xml:space="preserve"> </w:t>
      </w:r>
      <w:r>
        <w:rPr>
          <w:sz w:val="21"/>
        </w:rPr>
        <w:t>by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Chairperson</w:t>
      </w:r>
      <w:r>
        <w:rPr>
          <w:spacing w:val="-2"/>
          <w:sz w:val="21"/>
        </w:rPr>
        <w:t xml:space="preserve"> </w:t>
      </w:r>
      <w:r>
        <w:rPr>
          <w:sz w:val="21"/>
        </w:rPr>
        <w:t>of the</w:t>
      </w:r>
      <w:r>
        <w:rPr>
          <w:spacing w:val="-1"/>
          <w:sz w:val="21"/>
        </w:rPr>
        <w:t xml:space="preserve"> </w:t>
      </w:r>
      <w:r>
        <w:rPr>
          <w:sz w:val="21"/>
        </w:rPr>
        <w:t>Appeals</w:t>
      </w:r>
      <w:r>
        <w:rPr>
          <w:spacing w:val="-1"/>
          <w:sz w:val="21"/>
        </w:rPr>
        <w:t xml:space="preserve"> </w:t>
      </w:r>
      <w:r>
        <w:rPr>
          <w:sz w:val="21"/>
        </w:rPr>
        <w:t>Committee.</w:t>
      </w:r>
    </w:p>
    <w:p w14:paraId="179AF8EF" w14:textId="77777777" w:rsidR="00447697" w:rsidRDefault="00BE6F0B">
      <w:pPr>
        <w:pStyle w:val="ListParagraph"/>
        <w:numPr>
          <w:ilvl w:val="0"/>
          <w:numId w:val="8"/>
        </w:numPr>
        <w:tabs>
          <w:tab w:val="left" w:pos="3061"/>
        </w:tabs>
        <w:spacing w:before="140"/>
        <w:ind w:hanging="450"/>
        <w:jc w:val="both"/>
        <w:rPr>
          <w:sz w:val="21"/>
        </w:rPr>
      </w:pPr>
      <w:r>
        <w:rPr>
          <w:sz w:val="21"/>
        </w:rPr>
        <w:t>All</w:t>
      </w:r>
      <w:r>
        <w:rPr>
          <w:spacing w:val="-1"/>
          <w:sz w:val="21"/>
        </w:rPr>
        <w:t xml:space="preserve"> </w:t>
      </w:r>
      <w:r>
        <w:rPr>
          <w:sz w:val="21"/>
        </w:rPr>
        <w:t>pertinent</w:t>
      </w:r>
      <w:r>
        <w:rPr>
          <w:spacing w:val="-3"/>
          <w:sz w:val="21"/>
        </w:rPr>
        <w:t xml:space="preserve"> </w:t>
      </w:r>
      <w:r>
        <w:rPr>
          <w:sz w:val="21"/>
        </w:rPr>
        <w:t>documents</w:t>
      </w:r>
      <w:r>
        <w:rPr>
          <w:spacing w:val="-2"/>
          <w:sz w:val="21"/>
        </w:rPr>
        <w:t xml:space="preserve"> </w:t>
      </w:r>
      <w:r>
        <w:rPr>
          <w:sz w:val="21"/>
        </w:rPr>
        <w:t>shall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sz w:val="21"/>
        </w:rPr>
        <w:t>provided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-2"/>
          <w:sz w:val="21"/>
        </w:rPr>
        <w:t xml:space="preserve"> </w:t>
      </w:r>
      <w:r>
        <w:rPr>
          <w:sz w:val="21"/>
        </w:rPr>
        <w:t>designee</w:t>
      </w:r>
      <w:r>
        <w:rPr>
          <w:spacing w:val="-1"/>
          <w:sz w:val="21"/>
        </w:rPr>
        <w:t xml:space="preserve"> </w:t>
      </w:r>
      <w:r>
        <w:rPr>
          <w:sz w:val="21"/>
        </w:rPr>
        <w:t>at</w:t>
      </w:r>
      <w:r>
        <w:rPr>
          <w:spacing w:val="-4"/>
          <w:sz w:val="21"/>
        </w:rPr>
        <w:t xml:space="preserve"> </w:t>
      </w:r>
      <w:r>
        <w:rPr>
          <w:sz w:val="21"/>
        </w:rPr>
        <w:t>least</w:t>
      </w:r>
    </w:p>
    <w:p w14:paraId="2F4C9722" w14:textId="77777777" w:rsidR="00447697" w:rsidRDefault="00BE6F0B">
      <w:pPr>
        <w:pStyle w:val="BodyText"/>
        <w:spacing w:before="124"/>
        <w:ind w:left="3060"/>
      </w:pPr>
      <w:r>
        <w:t>(7)</w:t>
      </w:r>
      <w:r>
        <w:rPr>
          <w:spacing w:val="-2"/>
        </w:rPr>
        <w:t xml:space="preserve"> </w:t>
      </w:r>
      <w:r>
        <w:t>seven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prior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scheduled</w:t>
      </w:r>
      <w:r>
        <w:rPr>
          <w:spacing w:val="-1"/>
        </w:rPr>
        <w:t xml:space="preserve"> </w:t>
      </w:r>
      <w:r>
        <w:t>hearing.</w:t>
      </w:r>
    </w:p>
    <w:p w14:paraId="284EB092" w14:textId="77777777" w:rsidR="00447697" w:rsidRDefault="00447697">
      <w:pPr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6DD893DF" w14:textId="77777777" w:rsidR="00447697" w:rsidRDefault="00BE6F0B">
      <w:pPr>
        <w:pStyle w:val="ListParagraph"/>
        <w:numPr>
          <w:ilvl w:val="0"/>
          <w:numId w:val="8"/>
        </w:numPr>
        <w:tabs>
          <w:tab w:val="left" w:pos="2878"/>
        </w:tabs>
        <w:spacing w:before="176" w:line="312" w:lineRule="auto"/>
        <w:ind w:right="2247" w:hanging="452"/>
        <w:rPr>
          <w:sz w:val="21"/>
        </w:rPr>
      </w:pPr>
      <w:bookmarkStart w:id="1273" w:name="_bookmark53"/>
      <w:bookmarkEnd w:id="1273"/>
      <w:r>
        <w:rPr>
          <w:sz w:val="21"/>
        </w:rPr>
        <w:lastRenderedPageBreak/>
        <w:t>The Appeals Committee shall use its discretion as to whether to accept a</w:t>
      </w:r>
      <w:r>
        <w:rPr>
          <w:spacing w:val="-56"/>
          <w:sz w:val="21"/>
        </w:rPr>
        <w:t xml:space="preserve"> </w:t>
      </w:r>
      <w:r>
        <w:rPr>
          <w:sz w:val="21"/>
        </w:rPr>
        <w:t>document(s)</w:t>
      </w:r>
      <w:r>
        <w:rPr>
          <w:spacing w:val="-3"/>
          <w:sz w:val="21"/>
        </w:rPr>
        <w:t xml:space="preserve"> </w:t>
      </w:r>
      <w:r>
        <w:rPr>
          <w:sz w:val="21"/>
        </w:rPr>
        <w:t>not</w:t>
      </w:r>
      <w:r>
        <w:rPr>
          <w:spacing w:val="-2"/>
          <w:sz w:val="21"/>
        </w:rPr>
        <w:t xml:space="preserve"> </w:t>
      </w:r>
      <w:r>
        <w:rPr>
          <w:sz w:val="21"/>
        </w:rPr>
        <w:t>submitted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a timely</w:t>
      </w:r>
      <w:r>
        <w:rPr>
          <w:spacing w:val="-4"/>
          <w:sz w:val="21"/>
        </w:rPr>
        <w:t xml:space="preserve"> </w:t>
      </w:r>
      <w:r>
        <w:rPr>
          <w:sz w:val="21"/>
        </w:rPr>
        <w:t>manner.</w:t>
      </w:r>
    </w:p>
    <w:p w14:paraId="28ADD31D" w14:textId="77777777" w:rsidR="00447697" w:rsidRDefault="00447697">
      <w:pPr>
        <w:pStyle w:val="BodyText"/>
        <w:spacing w:before="10"/>
        <w:rPr>
          <w:sz w:val="18"/>
        </w:rPr>
      </w:pPr>
    </w:p>
    <w:p w14:paraId="2F88D82D" w14:textId="77777777" w:rsidR="00447697" w:rsidRDefault="00BE6F0B">
      <w:pPr>
        <w:pStyle w:val="BodyText"/>
        <w:spacing w:before="1" w:line="338" w:lineRule="auto"/>
        <w:ind w:left="1440" w:right="1440"/>
        <w:jc w:val="both"/>
      </w:pPr>
      <w:r>
        <w:t>The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audio</w:t>
      </w:r>
      <w:r>
        <w:rPr>
          <w:spacing w:val="1"/>
        </w:rPr>
        <w:t xml:space="preserve"> </w:t>
      </w:r>
      <w:r>
        <w:t>recording</w:t>
      </w:r>
      <w:r>
        <w:rPr>
          <w:spacing w:val="1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proceedings. A grieving parting desiring a complete verbatim transcript shall provide for such a</w:t>
      </w:r>
      <w:r>
        <w:rPr>
          <w:spacing w:val="1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his/her</w:t>
      </w:r>
      <w:r>
        <w:rPr>
          <w:spacing w:val="-2"/>
        </w:rPr>
        <w:t xml:space="preserve"> </w:t>
      </w:r>
      <w:r>
        <w:t>expense.</w:t>
      </w:r>
    </w:p>
    <w:p w14:paraId="2FDA0B9E" w14:textId="77777777" w:rsidR="00447697" w:rsidRDefault="00BE6F0B">
      <w:pPr>
        <w:pStyle w:val="Heading5"/>
        <w:numPr>
          <w:ilvl w:val="2"/>
          <w:numId w:val="60"/>
        </w:numPr>
        <w:tabs>
          <w:tab w:val="left" w:pos="2146"/>
        </w:tabs>
        <w:spacing w:before="13"/>
        <w:ind w:left="2146" w:hanging="706"/>
        <w:rPr>
          <w:sz w:val="23"/>
        </w:rPr>
      </w:pPr>
      <w:r>
        <w:t>Authority</w:t>
      </w:r>
      <w:r>
        <w:rPr>
          <w:spacing w:val="-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Appeals</w:t>
      </w:r>
      <w:r>
        <w:rPr>
          <w:spacing w:val="1"/>
        </w:rPr>
        <w:t xml:space="preserve"> </w:t>
      </w:r>
      <w:r>
        <w:t>Committee</w:t>
      </w:r>
    </w:p>
    <w:p w14:paraId="5AFC7AFF" w14:textId="77777777" w:rsidR="00447697" w:rsidRDefault="00BE6F0B">
      <w:pPr>
        <w:pStyle w:val="BodyText"/>
        <w:spacing w:before="169" w:line="345" w:lineRule="auto"/>
        <w:ind w:left="2621" w:right="1437"/>
        <w:jc w:val="both"/>
      </w:pPr>
      <w:r>
        <w:t>The</w:t>
      </w:r>
      <w:r>
        <w:rPr>
          <w:spacing w:val="1"/>
        </w:rPr>
        <w:t xml:space="preserve"> </w:t>
      </w:r>
      <w:r>
        <w:t>Appeals</w:t>
      </w:r>
      <w:r>
        <w:rPr>
          <w:spacing w:val="1"/>
        </w:rPr>
        <w:t xml:space="preserve"> </w:t>
      </w:r>
      <w:r>
        <w:t>Committee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authority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call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attendance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reasonable number of pertinent witnesses and the production of documents, to</w:t>
      </w:r>
      <w:r>
        <w:rPr>
          <w:spacing w:val="1"/>
        </w:rPr>
        <w:t xml:space="preserve"> </w:t>
      </w:r>
      <w:r>
        <w:t>swear</w:t>
      </w:r>
      <w:r>
        <w:rPr>
          <w:spacing w:val="1"/>
        </w:rPr>
        <w:t xml:space="preserve"> </w:t>
      </w:r>
      <w:r>
        <w:t>witnesses,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examine</w:t>
      </w:r>
      <w:r>
        <w:rPr>
          <w:spacing w:val="1"/>
        </w:rPr>
        <w:t xml:space="preserve"> </w:t>
      </w:r>
      <w:r>
        <w:t>witnesses,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his/her</w:t>
      </w:r>
      <w:r>
        <w:rPr>
          <w:spacing w:val="1"/>
        </w:rPr>
        <w:t xml:space="preserve"> </w:t>
      </w:r>
      <w:r>
        <w:t>supervisor,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to hear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evidence</w:t>
      </w:r>
      <w:r>
        <w:rPr>
          <w:spacing w:val="-1"/>
        </w:rPr>
        <w:t xml:space="preserve"> </w:t>
      </w:r>
      <w:r>
        <w:t>properly</w:t>
      </w:r>
      <w:r>
        <w:rPr>
          <w:spacing w:val="-4"/>
        </w:rPr>
        <w:t xml:space="preserve"> </w:t>
      </w:r>
      <w:r>
        <w:t>brought</w:t>
      </w:r>
      <w:r>
        <w:rPr>
          <w:spacing w:val="-2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it.</w:t>
      </w:r>
    </w:p>
    <w:p w14:paraId="2307773C" w14:textId="77777777" w:rsidR="00447697" w:rsidRDefault="00BE6F0B">
      <w:pPr>
        <w:pStyle w:val="ListParagraph"/>
        <w:numPr>
          <w:ilvl w:val="0"/>
          <w:numId w:val="7"/>
        </w:numPr>
        <w:tabs>
          <w:tab w:val="left" w:pos="3069"/>
          <w:tab w:val="left" w:pos="3070"/>
        </w:tabs>
        <w:spacing w:before="177" w:line="316" w:lineRule="auto"/>
        <w:ind w:right="1421" w:hanging="449"/>
        <w:rPr>
          <w:sz w:val="21"/>
        </w:rPr>
      </w:pPr>
      <w:r>
        <w:rPr>
          <w:sz w:val="21"/>
        </w:rPr>
        <w:t>All</w:t>
      </w:r>
      <w:r>
        <w:rPr>
          <w:spacing w:val="32"/>
          <w:sz w:val="21"/>
        </w:rPr>
        <w:t xml:space="preserve"> </w:t>
      </w:r>
      <w:r>
        <w:rPr>
          <w:sz w:val="21"/>
        </w:rPr>
        <w:t>pertinent</w:t>
      </w:r>
      <w:r>
        <w:rPr>
          <w:spacing w:val="30"/>
          <w:sz w:val="21"/>
        </w:rPr>
        <w:t xml:space="preserve"> </w:t>
      </w:r>
      <w:r>
        <w:rPr>
          <w:sz w:val="21"/>
        </w:rPr>
        <w:t>witness</w:t>
      </w:r>
      <w:r>
        <w:rPr>
          <w:spacing w:val="30"/>
          <w:sz w:val="21"/>
        </w:rPr>
        <w:t xml:space="preserve"> </w:t>
      </w:r>
      <w:r>
        <w:rPr>
          <w:sz w:val="21"/>
        </w:rPr>
        <w:t>lists</w:t>
      </w:r>
      <w:r>
        <w:rPr>
          <w:spacing w:val="31"/>
          <w:sz w:val="21"/>
        </w:rPr>
        <w:t xml:space="preserve"> </w:t>
      </w:r>
      <w:r>
        <w:rPr>
          <w:sz w:val="21"/>
        </w:rPr>
        <w:t>shall</w:t>
      </w:r>
      <w:r>
        <w:rPr>
          <w:spacing w:val="33"/>
          <w:sz w:val="21"/>
        </w:rPr>
        <w:t xml:space="preserve"> </w:t>
      </w:r>
      <w:r>
        <w:rPr>
          <w:sz w:val="21"/>
        </w:rPr>
        <w:t>be</w:t>
      </w:r>
      <w:r>
        <w:rPr>
          <w:spacing w:val="31"/>
          <w:sz w:val="21"/>
        </w:rPr>
        <w:t xml:space="preserve"> </w:t>
      </w:r>
      <w:r>
        <w:rPr>
          <w:sz w:val="21"/>
        </w:rPr>
        <w:t>provided</w:t>
      </w:r>
      <w:r>
        <w:rPr>
          <w:spacing w:val="32"/>
          <w:sz w:val="21"/>
        </w:rPr>
        <w:t xml:space="preserve"> </w:t>
      </w:r>
      <w:r>
        <w:rPr>
          <w:sz w:val="21"/>
        </w:rPr>
        <w:t>to</w:t>
      </w:r>
      <w:r>
        <w:rPr>
          <w:spacing w:val="31"/>
          <w:sz w:val="21"/>
        </w:rPr>
        <w:t xml:space="preserve"> </w:t>
      </w:r>
      <w:r>
        <w:rPr>
          <w:sz w:val="21"/>
        </w:rPr>
        <w:t>the</w:t>
      </w:r>
      <w:r>
        <w:rPr>
          <w:spacing w:val="30"/>
          <w:sz w:val="21"/>
        </w:rPr>
        <w:t xml:space="preserve"> </w:t>
      </w:r>
      <w:r>
        <w:rPr>
          <w:sz w:val="21"/>
        </w:rPr>
        <w:t>MD</w:t>
      </w:r>
      <w:r>
        <w:rPr>
          <w:spacing w:val="32"/>
          <w:sz w:val="21"/>
        </w:rPr>
        <w:t xml:space="preserve"> </w:t>
      </w:r>
      <w:r>
        <w:rPr>
          <w:sz w:val="21"/>
        </w:rPr>
        <w:t>or</w:t>
      </w:r>
      <w:r>
        <w:rPr>
          <w:spacing w:val="31"/>
          <w:sz w:val="21"/>
        </w:rPr>
        <w:t xml:space="preserve"> </w:t>
      </w:r>
      <w:r>
        <w:rPr>
          <w:sz w:val="21"/>
        </w:rPr>
        <w:t>his/her</w:t>
      </w:r>
      <w:r>
        <w:rPr>
          <w:spacing w:val="30"/>
          <w:sz w:val="21"/>
        </w:rPr>
        <w:t xml:space="preserve"> </w:t>
      </w:r>
      <w:r>
        <w:rPr>
          <w:sz w:val="21"/>
        </w:rPr>
        <w:t>designee</w:t>
      </w:r>
      <w:r>
        <w:rPr>
          <w:spacing w:val="30"/>
          <w:sz w:val="21"/>
        </w:rPr>
        <w:t xml:space="preserve"> </w:t>
      </w:r>
      <w:r>
        <w:rPr>
          <w:sz w:val="21"/>
        </w:rPr>
        <w:t>at</w:t>
      </w:r>
      <w:r>
        <w:rPr>
          <w:spacing w:val="-56"/>
          <w:sz w:val="21"/>
        </w:rPr>
        <w:t xml:space="preserve"> </w:t>
      </w:r>
      <w:r>
        <w:rPr>
          <w:sz w:val="21"/>
        </w:rPr>
        <w:t>least</w:t>
      </w:r>
      <w:r>
        <w:rPr>
          <w:spacing w:val="-2"/>
          <w:sz w:val="21"/>
        </w:rPr>
        <w:t xml:space="preserve"> </w:t>
      </w:r>
      <w:r>
        <w:rPr>
          <w:sz w:val="21"/>
        </w:rPr>
        <w:t>(7)</w:t>
      </w:r>
      <w:r>
        <w:rPr>
          <w:spacing w:val="-2"/>
          <w:sz w:val="21"/>
        </w:rPr>
        <w:t xml:space="preserve"> </w:t>
      </w:r>
      <w:r>
        <w:rPr>
          <w:sz w:val="21"/>
        </w:rPr>
        <w:t>seven</w:t>
      </w:r>
      <w:r>
        <w:rPr>
          <w:spacing w:val="-1"/>
          <w:sz w:val="21"/>
        </w:rPr>
        <w:t xml:space="preserve"> </w:t>
      </w:r>
      <w:r>
        <w:rPr>
          <w:sz w:val="21"/>
        </w:rPr>
        <w:t>business</w:t>
      </w:r>
      <w:r>
        <w:rPr>
          <w:spacing w:val="-1"/>
          <w:sz w:val="21"/>
        </w:rPr>
        <w:t xml:space="preserve"> </w:t>
      </w:r>
      <w:r>
        <w:rPr>
          <w:sz w:val="21"/>
        </w:rPr>
        <w:t>days</w:t>
      </w:r>
      <w:r>
        <w:rPr>
          <w:spacing w:val="-1"/>
          <w:sz w:val="21"/>
        </w:rPr>
        <w:t xml:space="preserve"> </w:t>
      </w:r>
      <w:r>
        <w:rPr>
          <w:sz w:val="21"/>
        </w:rPr>
        <w:t>prior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scheduled</w:t>
      </w:r>
      <w:r>
        <w:rPr>
          <w:spacing w:val="-3"/>
          <w:sz w:val="21"/>
        </w:rPr>
        <w:t xml:space="preserve"> </w:t>
      </w:r>
      <w:r>
        <w:rPr>
          <w:sz w:val="21"/>
        </w:rPr>
        <w:t>hearing.</w:t>
      </w:r>
    </w:p>
    <w:p w14:paraId="7075F02B" w14:textId="77777777" w:rsidR="00447697" w:rsidRDefault="00BE6F0B">
      <w:pPr>
        <w:pStyle w:val="ListParagraph"/>
        <w:numPr>
          <w:ilvl w:val="0"/>
          <w:numId w:val="7"/>
        </w:numPr>
        <w:tabs>
          <w:tab w:val="left" w:pos="3141"/>
          <w:tab w:val="left" w:pos="3142"/>
        </w:tabs>
        <w:spacing w:before="208" w:line="316" w:lineRule="auto"/>
        <w:ind w:right="1433" w:hanging="389"/>
        <w:rPr>
          <w:sz w:val="21"/>
        </w:rPr>
      </w:pPr>
      <w:r>
        <w:tab/>
      </w:r>
      <w:r>
        <w:rPr>
          <w:sz w:val="21"/>
        </w:rPr>
        <w:t>The</w:t>
      </w:r>
      <w:r>
        <w:rPr>
          <w:spacing w:val="42"/>
          <w:sz w:val="21"/>
        </w:rPr>
        <w:t xml:space="preserve"> </w:t>
      </w:r>
      <w:r>
        <w:rPr>
          <w:sz w:val="21"/>
        </w:rPr>
        <w:t>Appeals</w:t>
      </w:r>
      <w:r>
        <w:rPr>
          <w:spacing w:val="45"/>
          <w:sz w:val="21"/>
        </w:rPr>
        <w:t xml:space="preserve"> </w:t>
      </w:r>
      <w:r>
        <w:rPr>
          <w:sz w:val="21"/>
        </w:rPr>
        <w:t>Committee</w:t>
      </w:r>
      <w:r>
        <w:rPr>
          <w:spacing w:val="42"/>
          <w:sz w:val="21"/>
        </w:rPr>
        <w:t xml:space="preserve"> </w:t>
      </w:r>
      <w:r>
        <w:rPr>
          <w:sz w:val="21"/>
        </w:rPr>
        <w:t>shall</w:t>
      </w:r>
      <w:r>
        <w:rPr>
          <w:spacing w:val="46"/>
          <w:sz w:val="21"/>
        </w:rPr>
        <w:t xml:space="preserve"> </w:t>
      </w:r>
      <w:r>
        <w:rPr>
          <w:sz w:val="21"/>
        </w:rPr>
        <w:t>use</w:t>
      </w:r>
      <w:r>
        <w:rPr>
          <w:spacing w:val="45"/>
          <w:sz w:val="21"/>
        </w:rPr>
        <w:t xml:space="preserve"> </w:t>
      </w:r>
      <w:r>
        <w:rPr>
          <w:sz w:val="21"/>
        </w:rPr>
        <w:t>its</w:t>
      </w:r>
      <w:r>
        <w:rPr>
          <w:spacing w:val="44"/>
          <w:sz w:val="21"/>
        </w:rPr>
        <w:t xml:space="preserve"> </w:t>
      </w:r>
      <w:r>
        <w:rPr>
          <w:sz w:val="21"/>
        </w:rPr>
        <w:t>discretion</w:t>
      </w:r>
      <w:r>
        <w:rPr>
          <w:spacing w:val="45"/>
          <w:sz w:val="21"/>
        </w:rPr>
        <w:t xml:space="preserve"> </w:t>
      </w:r>
      <w:r>
        <w:rPr>
          <w:sz w:val="21"/>
        </w:rPr>
        <w:t>as</w:t>
      </w:r>
      <w:r>
        <w:rPr>
          <w:spacing w:val="45"/>
          <w:sz w:val="21"/>
        </w:rPr>
        <w:t xml:space="preserve"> </w:t>
      </w:r>
      <w:r>
        <w:rPr>
          <w:sz w:val="21"/>
        </w:rPr>
        <w:t>to</w:t>
      </w:r>
      <w:r>
        <w:rPr>
          <w:spacing w:val="44"/>
          <w:sz w:val="21"/>
        </w:rPr>
        <w:t xml:space="preserve"> </w:t>
      </w:r>
      <w:r>
        <w:rPr>
          <w:sz w:val="21"/>
        </w:rPr>
        <w:t>whether</w:t>
      </w:r>
      <w:r>
        <w:rPr>
          <w:spacing w:val="44"/>
          <w:sz w:val="21"/>
        </w:rPr>
        <w:t xml:space="preserve"> </w:t>
      </w:r>
      <w:r>
        <w:rPr>
          <w:sz w:val="21"/>
        </w:rPr>
        <w:t>to</w:t>
      </w:r>
      <w:r>
        <w:rPr>
          <w:spacing w:val="45"/>
          <w:sz w:val="21"/>
        </w:rPr>
        <w:t xml:space="preserve"> </w:t>
      </w:r>
      <w:r>
        <w:rPr>
          <w:sz w:val="21"/>
        </w:rPr>
        <w:t>accept</w:t>
      </w:r>
      <w:r>
        <w:rPr>
          <w:spacing w:val="43"/>
          <w:sz w:val="21"/>
        </w:rPr>
        <w:t xml:space="preserve"> </w:t>
      </w:r>
      <w:r>
        <w:rPr>
          <w:sz w:val="21"/>
        </w:rPr>
        <w:t>a</w:t>
      </w:r>
      <w:r>
        <w:rPr>
          <w:spacing w:val="-55"/>
          <w:sz w:val="21"/>
        </w:rPr>
        <w:t xml:space="preserve"> </w:t>
      </w:r>
      <w:r>
        <w:rPr>
          <w:sz w:val="21"/>
        </w:rPr>
        <w:t>witness</w:t>
      </w:r>
      <w:r>
        <w:rPr>
          <w:spacing w:val="-1"/>
          <w:sz w:val="21"/>
        </w:rPr>
        <w:t xml:space="preserve"> </w:t>
      </w:r>
      <w:r>
        <w:rPr>
          <w:sz w:val="21"/>
        </w:rPr>
        <w:t>(es)</w:t>
      </w:r>
      <w:r>
        <w:rPr>
          <w:spacing w:val="-2"/>
          <w:sz w:val="21"/>
        </w:rPr>
        <w:t xml:space="preserve"> </w:t>
      </w:r>
      <w:r>
        <w:rPr>
          <w:sz w:val="21"/>
        </w:rPr>
        <w:t>whose</w:t>
      </w:r>
      <w:r>
        <w:rPr>
          <w:spacing w:val="-2"/>
          <w:sz w:val="21"/>
        </w:rPr>
        <w:t xml:space="preserve"> </w:t>
      </w:r>
      <w:r>
        <w:rPr>
          <w:sz w:val="21"/>
        </w:rPr>
        <w:t>name</w:t>
      </w:r>
      <w:r>
        <w:rPr>
          <w:spacing w:val="-1"/>
          <w:sz w:val="21"/>
        </w:rPr>
        <w:t xml:space="preserve"> </w:t>
      </w:r>
      <w:r>
        <w:rPr>
          <w:sz w:val="21"/>
        </w:rPr>
        <w:t>was</w:t>
      </w:r>
      <w:r>
        <w:rPr>
          <w:spacing w:val="-1"/>
          <w:sz w:val="21"/>
        </w:rPr>
        <w:t xml:space="preserve"> </w:t>
      </w:r>
      <w:r>
        <w:rPr>
          <w:sz w:val="21"/>
        </w:rPr>
        <w:t>not</w:t>
      </w:r>
      <w:r>
        <w:rPr>
          <w:spacing w:val="-2"/>
          <w:sz w:val="21"/>
        </w:rPr>
        <w:t xml:space="preserve"> </w:t>
      </w:r>
      <w:r>
        <w:rPr>
          <w:sz w:val="21"/>
        </w:rPr>
        <w:t>submitted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timely</w:t>
      </w:r>
      <w:r>
        <w:rPr>
          <w:spacing w:val="-4"/>
          <w:sz w:val="21"/>
        </w:rPr>
        <w:t xml:space="preserve"> </w:t>
      </w:r>
      <w:r>
        <w:rPr>
          <w:sz w:val="21"/>
        </w:rPr>
        <w:t>manner.</w:t>
      </w:r>
    </w:p>
    <w:p w14:paraId="778B8460" w14:textId="77777777" w:rsidR="00447697" w:rsidRDefault="00BE6F0B">
      <w:pPr>
        <w:pStyle w:val="ListParagraph"/>
        <w:numPr>
          <w:ilvl w:val="0"/>
          <w:numId w:val="7"/>
        </w:numPr>
        <w:tabs>
          <w:tab w:val="left" w:pos="3114"/>
        </w:tabs>
        <w:spacing w:before="204" w:line="338" w:lineRule="auto"/>
        <w:ind w:right="1417" w:hanging="389"/>
        <w:jc w:val="both"/>
        <w:rPr>
          <w:sz w:val="21"/>
        </w:rPr>
      </w:pPr>
      <w:r>
        <w:tab/>
      </w:r>
      <w:r>
        <w:rPr>
          <w:sz w:val="21"/>
        </w:rPr>
        <w:t>The formal rules of evidence shall not control this proceeding. To allow for the</w:t>
      </w:r>
      <w:r>
        <w:rPr>
          <w:spacing w:val="1"/>
          <w:sz w:val="21"/>
        </w:rPr>
        <w:t xml:space="preserve"> </w:t>
      </w:r>
      <w:r>
        <w:rPr>
          <w:sz w:val="21"/>
        </w:rPr>
        <w:t>orderly calling of witnesses and to avoid down time, the Appeals Committee</w:t>
      </w:r>
      <w:r>
        <w:rPr>
          <w:spacing w:val="1"/>
          <w:sz w:val="21"/>
        </w:rPr>
        <w:t xml:space="preserve"> </w:t>
      </w:r>
      <w:r>
        <w:rPr>
          <w:sz w:val="21"/>
        </w:rPr>
        <w:t>may</w:t>
      </w:r>
      <w:r>
        <w:rPr>
          <w:spacing w:val="-5"/>
          <w:sz w:val="21"/>
        </w:rPr>
        <w:t xml:space="preserve"> </w:t>
      </w:r>
      <w:r>
        <w:rPr>
          <w:sz w:val="21"/>
        </w:rPr>
        <w:t>request</w:t>
      </w:r>
      <w:r>
        <w:rPr>
          <w:spacing w:val="-2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-4"/>
          <w:sz w:val="21"/>
        </w:rPr>
        <w:t xml:space="preserve"> </w:t>
      </w:r>
      <w:r>
        <w:rPr>
          <w:sz w:val="21"/>
        </w:rPr>
        <w:t>management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have</w:t>
      </w:r>
      <w:r>
        <w:rPr>
          <w:spacing w:val="-1"/>
          <w:sz w:val="21"/>
        </w:rPr>
        <w:t xml:space="preserve"> </w:t>
      </w:r>
      <w:r>
        <w:rPr>
          <w:sz w:val="21"/>
        </w:rPr>
        <w:t>witnesses</w:t>
      </w:r>
      <w:r>
        <w:rPr>
          <w:spacing w:val="-1"/>
          <w:sz w:val="21"/>
        </w:rPr>
        <w:t xml:space="preserve"> </w:t>
      </w:r>
      <w:r>
        <w:rPr>
          <w:sz w:val="21"/>
        </w:rPr>
        <w:t>available</w:t>
      </w:r>
      <w:r>
        <w:rPr>
          <w:spacing w:val="-1"/>
          <w:sz w:val="21"/>
        </w:rPr>
        <w:t xml:space="preserve"> </w:t>
      </w:r>
      <w:r>
        <w:rPr>
          <w:sz w:val="21"/>
        </w:rPr>
        <w:t>according</w:t>
      </w:r>
    </w:p>
    <w:p w14:paraId="3E62404D" w14:textId="77777777" w:rsidR="00447697" w:rsidRDefault="00BE6F0B">
      <w:pPr>
        <w:pStyle w:val="BodyText"/>
        <w:spacing w:before="45"/>
        <w:ind w:left="3060"/>
        <w:jc w:val="both"/>
      </w:pPr>
      <w:r>
        <w:t>to</w:t>
      </w:r>
      <w:r>
        <w:rPr>
          <w:spacing w:val="-1"/>
        </w:rPr>
        <w:t xml:space="preserve"> </w:t>
      </w:r>
      <w:r>
        <w:t>a mutually</w:t>
      </w:r>
      <w:r>
        <w:rPr>
          <w:spacing w:val="-3"/>
        </w:rPr>
        <w:t xml:space="preserve"> </w:t>
      </w:r>
      <w:r>
        <w:t>agreed upon</w:t>
      </w:r>
      <w:r>
        <w:rPr>
          <w:spacing w:val="-2"/>
        </w:rPr>
        <w:t xml:space="preserve"> </w:t>
      </w:r>
      <w:r>
        <w:t>schedule.</w:t>
      </w:r>
    </w:p>
    <w:p w14:paraId="5A499354" w14:textId="77777777" w:rsidR="00447697" w:rsidRDefault="00BE6F0B">
      <w:pPr>
        <w:pStyle w:val="Heading5"/>
        <w:numPr>
          <w:ilvl w:val="2"/>
          <w:numId w:val="60"/>
        </w:numPr>
        <w:tabs>
          <w:tab w:val="left" w:pos="2144"/>
        </w:tabs>
        <w:spacing w:before="128"/>
        <w:rPr>
          <w:sz w:val="23"/>
        </w:rPr>
      </w:pPr>
      <w:r>
        <w:t>Witnesses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Grievance</w:t>
      </w:r>
      <w:r>
        <w:rPr>
          <w:spacing w:val="-3"/>
        </w:rPr>
        <w:t xml:space="preserve"> </w:t>
      </w:r>
      <w:r>
        <w:t>Procedure</w:t>
      </w:r>
    </w:p>
    <w:p w14:paraId="53A5D0AF" w14:textId="77777777" w:rsidR="00447697" w:rsidRDefault="00BE6F0B">
      <w:pPr>
        <w:pStyle w:val="BodyText"/>
        <w:spacing w:before="165" w:line="338" w:lineRule="auto"/>
        <w:ind w:left="1440" w:right="1417"/>
        <w:jc w:val="both"/>
      </w:pPr>
      <w:r>
        <w:t>Any Organization employee who is called as a witness before the Appeals Committee is required</w:t>
      </w:r>
      <w:r>
        <w:rPr>
          <w:spacing w:val="-56"/>
        </w:rPr>
        <w:t xml:space="preserve"> </w:t>
      </w:r>
      <w:r>
        <w:t>to attend the hearing. Failure to appear after receiving a written notice may result in disciplinary</w:t>
      </w:r>
      <w:r>
        <w:rPr>
          <w:spacing w:val="1"/>
        </w:rPr>
        <w:t xml:space="preserve"> </w:t>
      </w:r>
      <w:r>
        <w:t>action.</w:t>
      </w:r>
    </w:p>
    <w:p w14:paraId="1B43BB3E" w14:textId="77777777" w:rsidR="00447697" w:rsidRDefault="00BE6F0B">
      <w:pPr>
        <w:pStyle w:val="BodyText"/>
        <w:spacing w:before="188" w:line="338" w:lineRule="auto"/>
        <w:ind w:left="1440" w:right="1414" w:firstLine="57"/>
        <w:jc w:val="both"/>
      </w:pPr>
      <w:r>
        <w:t>The Human Resource Manager, organization Attorney and their respective staff shall be exempt</w:t>
      </w:r>
      <w:r>
        <w:rPr>
          <w:spacing w:val="1"/>
        </w:rPr>
        <w:t xml:space="preserve"> </w:t>
      </w:r>
      <w:r>
        <w:t>from being called as a witness for either the Grieving Party or the organization except by direct</w:t>
      </w:r>
      <w:r>
        <w:rPr>
          <w:spacing w:val="1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MD.</w:t>
      </w:r>
    </w:p>
    <w:p w14:paraId="1073020F" w14:textId="77777777" w:rsidR="00447697" w:rsidRDefault="00BE6F0B">
      <w:pPr>
        <w:pStyle w:val="Heading5"/>
        <w:numPr>
          <w:ilvl w:val="2"/>
          <w:numId w:val="60"/>
        </w:numPr>
        <w:tabs>
          <w:tab w:val="left" w:pos="2161"/>
        </w:tabs>
        <w:spacing w:before="11"/>
        <w:ind w:left="2160" w:hanging="721"/>
        <w:rPr>
          <w:sz w:val="23"/>
        </w:rPr>
      </w:pPr>
      <w:r>
        <w:t>Limitations</w:t>
      </w:r>
    </w:p>
    <w:p w14:paraId="2722A655" w14:textId="77777777" w:rsidR="00447697" w:rsidRDefault="00BE6F0B">
      <w:pPr>
        <w:pStyle w:val="BodyText"/>
        <w:spacing w:before="163" w:line="338" w:lineRule="auto"/>
        <w:ind w:left="2160" w:right="1440"/>
        <w:jc w:val="both"/>
      </w:pPr>
      <w:r>
        <w:t>The Appeals Committee shall have no authority to modify job classifications or related</w:t>
      </w:r>
      <w:r>
        <w:rPr>
          <w:spacing w:val="1"/>
        </w:rPr>
        <w:t xml:space="preserve"> </w:t>
      </w:r>
      <w:r>
        <w:t>wage rates, Personnel Ordinance, nor shall it have the authority to change the intent of</w:t>
      </w:r>
      <w:r>
        <w:rPr>
          <w:spacing w:val="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personnel policy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grievance procedure.</w:t>
      </w:r>
    </w:p>
    <w:p w14:paraId="7753DD26" w14:textId="77777777" w:rsidR="00447697" w:rsidRDefault="00BE6F0B">
      <w:pPr>
        <w:pStyle w:val="BodyText"/>
        <w:spacing w:before="191" w:line="314" w:lineRule="auto"/>
        <w:ind w:left="2160" w:right="1442"/>
        <w:jc w:val="both"/>
      </w:pPr>
      <w:r>
        <w:t>The Appeals Committee shall have no authority to grant back pay to any employee for</w:t>
      </w:r>
      <w:r>
        <w:rPr>
          <w:spacing w:val="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period</w:t>
      </w:r>
      <w:r>
        <w:rPr>
          <w:spacing w:val="-1"/>
        </w:rPr>
        <w:t xml:space="preserve"> </w:t>
      </w:r>
      <w:r>
        <w:t>prior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grievance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based.</w:t>
      </w:r>
    </w:p>
    <w:p w14:paraId="6757E593" w14:textId="77777777" w:rsidR="00447697" w:rsidRDefault="00BE6F0B">
      <w:pPr>
        <w:pStyle w:val="BodyText"/>
        <w:spacing w:before="209" w:line="314" w:lineRule="auto"/>
        <w:ind w:left="2160" w:right="1433"/>
        <w:jc w:val="both"/>
      </w:pPr>
      <w:r>
        <w:t>A decision or recommendation of the Appeals Committee in any particular case shall not</w:t>
      </w:r>
      <w:r>
        <w:rPr>
          <w:spacing w:val="1"/>
        </w:rPr>
        <w:t xml:space="preserve"> </w:t>
      </w:r>
      <w:r>
        <w:t>affect</w:t>
      </w:r>
      <w:r>
        <w:rPr>
          <w:spacing w:val="-2"/>
        </w:rPr>
        <w:t xml:space="preserve"> </w:t>
      </w:r>
      <w:r>
        <w:t>retroactively,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future,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grievance.</w:t>
      </w:r>
    </w:p>
    <w:p w14:paraId="320F3276" w14:textId="77777777" w:rsidR="00447697" w:rsidRDefault="00447697">
      <w:pPr>
        <w:spacing w:line="314" w:lineRule="auto"/>
        <w:jc w:val="both"/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0C0FAE97" w14:textId="77777777" w:rsidR="00447697" w:rsidRDefault="00BE6F0B">
      <w:pPr>
        <w:pStyle w:val="BodyText"/>
        <w:spacing w:before="176" w:line="338" w:lineRule="auto"/>
        <w:ind w:left="2160" w:right="1434"/>
        <w:jc w:val="both"/>
      </w:pPr>
      <w:bookmarkStart w:id="1274" w:name="_bookmark54"/>
      <w:bookmarkEnd w:id="1274"/>
      <w:r>
        <w:lastRenderedPageBreak/>
        <w:t>The decision or recommendation of the Appeals Committee shall be based upon the</w:t>
      </w:r>
      <w:r>
        <w:rPr>
          <w:spacing w:val="1"/>
        </w:rPr>
        <w:t xml:space="preserve"> </w:t>
      </w:r>
      <w:r>
        <w:t>evidence</w:t>
      </w:r>
      <w:r>
        <w:rPr>
          <w:spacing w:val="24"/>
        </w:rPr>
        <w:t xml:space="preserve"> </w:t>
      </w:r>
      <w:r>
        <w:t>presented</w:t>
      </w:r>
      <w:r>
        <w:rPr>
          <w:spacing w:val="22"/>
        </w:rPr>
        <w:t xml:space="preserve"> </w:t>
      </w:r>
      <w:r>
        <w:t>at</w:t>
      </w:r>
      <w:r>
        <w:rPr>
          <w:spacing w:val="2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hearing.</w:t>
      </w:r>
      <w:r>
        <w:rPr>
          <w:spacing w:val="21"/>
        </w:rPr>
        <w:t xml:space="preserve"> </w:t>
      </w:r>
      <w:r>
        <w:t>Furthermore,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decision</w:t>
      </w:r>
      <w:r>
        <w:rPr>
          <w:spacing w:val="25"/>
        </w:rPr>
        <w:t xml:space="preserve"> </w:t>
      </w:r>
      <w:r>
        <w:t>or</w:t>
      </w:r>
      <w:r>
        <w:rPr>
          <w:spacing w:val="23"/>
        </w:rPr>
        <w:t xml:space="preserve"> </w:t>
      </w:r>
      <w:r>
        <w:t>recommendation</w:t>
      </w:r>
      <w:r>
        <w:rPr>
          <w:spacing w:val="24"/>
        </w:rPr>
        <w:t xml:space="preserve"> </w:t>
      </w:r>
      <w:r>
        <w:t>shall</w:t>
      </w:r>
      <w:r>
        <w:rPr>
          <w:spacing w:val="-56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and pertinent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grievance</w:t>
      </w:r>
      <w:r>
        <w:rPr>
          <w:spacing w:val="-1"/>
        </w:rPr>
        <w:t xml:space="preserve"> </w:t>
      </w:r>
      <w:r>
        <w:t>issue.</w:t>
      </w:r>
    </w:p>
    <w:p w14:paraId="50A9828A" w14:textId="77777777" w:rsidR="00447697" w:rsidRDefault="00BE6F0B">
      <w:pPr>
        <w:pStyle w:val="Heading5"/>
        <w:numPr>
          <w:ilvl w:val="2"/>
          <w:numId w:val="60"/>
        </w:numPr>
        <w:tabs>
          <w:tab w:val="left" w:pos="2161"/>
        </w:tabs>
        <w:spacing w:before="12"/>
        <w:ind w:left="2160" w:hanging="721"/>
        <w:rPr>
          <w:sz w:val="23"/>
        </w:rPr>
      </w:pPr>
      <w:r>
        <w:t>Closure</w:t>
      </w:r>
    </w:p>
    <w:p w14:paraId="1201BE01" w14:textId="77777777" w:rsidR="00447697" w:rsidRDefault="00BE6F0B">
      <w:pPr>
        <w:pStyle w:val="BodyText"/>
        <w:spacing w:before="167" w:line="338" w:lineRule="auto"/>
        <w:ind w:left="2160" w:right="1441"/>
        <w:jc w:val="both"/>
      </w:pPr>
      <w:r>
        <w:t>Within (15) fifteen business days from the date of the hearing, the Appeals Committee</w:t>
      </w:r>
      <w:r>
        <w:rPr>
          <w:spacing w:val="1"/>
        </w:rPr>
        <w:t xml:space="preserve"> </w:t>
      </w:r>
      <w:r>
        <w:t>through its Chairperson or his/her designee shall, at an open meeting, render its decision</w:t>
      </w:r>
      <w:r>
        <w:rPr>
          <w:spacing w:val="-5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recommendation</w:t>
      </w:r>
      <w:r>
        <w:rPr>
          <w:spacing w:val="-1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then be</w:t>
      </w:r>
      <w:r>
        <w:rPr>
          <w:spacing w:val="-1"/>
        </w:rPr>
        <w:t xml:space="preserve"> </w:t>
      </w:r>
      <w:r>
        <w:t>publicly</w:t>
      </w:r>
      <w:r>
        <w:rPr>
          <w:spacing w:val="-4"/>
        </w:rPr>
        <w:t xml:space="preserve"> </w:t>
      </w:r>
      <w:r>
        <w:t>posted.</w:t>
      </w:r>
      <w:r>
        <w:rPr>
          <w:spacing w:val="-2"/>
        </w:rPr>
        <w:t xml:space="preserve"> </w:t>
      </w:r>
      <w:r>
        <w:t>.</w:t>
      </w:r>
    </w:p>
    <w:p w14:paraId="67E2E5FB" w14:textId="77777777" w:rsidR="00447697" w:rsidRDefault="00BE6F0B">
      <w:pPr>
        <w:pStyle w:val="BodyText"/>
        <w:spacing w:before="140"/>
        <w:ind w:left="2160"/>
        <w:jc w:val="both"/>
      </w:pPr>
      <w:r>
        <w:t>Should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Appeals</w:t>
      </w:r>
      <w:r>
        <w:rPr>
          <w:spacing w:val="-5"/>
        </w:rPr>
        <w:t xml:space="preserve"> </w:t>
      </w:r>
      <w:r>
        <w:t>Committee</w:t>
      </w:r>
      <w:r>
        <w:rPr>
          <w:spacing w:val="-1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comment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contained</w:t>
      </w:r>
      <w:r>
        <w:rPr>
          <w:spacing w:val="-1"/>
        </w:rPr>
        <w:t xml:space="preserve"> </w:t>
      </w:r>
      <w:r>
        <w:t>in</w:t>
      </w:r>
    </w:p>
    <w:p w14:paraId="069DC22D" w14:textId="77777777" w:rsidR="00447697" w:rsidRDefault="00BE6F0B">
      <w:pPr>
        <w:pStyle w:val="BodyText"/>
        <w:spacing w:before="161" w:line="319" w:lineRule="auto"/>
        <w:ind w:left="2160"/>
      </w:pPr>
      <w:r>
        <w:t>the</w:t>
      </w:r>
      <w:r>
        <w:rPr>
          <w:spacing w:val="20"/>
        </w:rPr>
        <w:t xml:space="preserve"> </w:t>
      </w:r>
      <w:r>
        <w:t>grieving</w:t>
      </w:r>
      <w:r>
        <w:rPr>
          <w:spacing w:val="18"/>
        </w:rPr>
        <w:t xml:space="preserve"> </w:t>
      </w:r>
      <w:r>
        <w:t>party’s</w:t>
      </w:r>
      <w:r>
        <w:rPr>
          <w:spacing w:val="19"/>
        </w:rPr>
        <w:t xml:space="preserve"> </w:t>
      </w:r>
      <w:r>
        <w:t>grievance</w:t>
      </w:r>
      <w:r>
        <w:rPr>
          <w:spacing w:val="18"/>
        </w:rPr>
        <w:t xml:space="preserve"> </w:t>
      </w:r>
      <w:r>
        <w:t>appeal,</w:t>
      </w:r>
      <w:r>
        <w:rPr>
          <w:spacing w:val="18"/>
        </w:rPr>
        <w:t xml:space="preserve"> </w:t>
      </w:r>
      <w:r>
        <w:t>but</w:t>
      </w:r>
      <w:r>
        <w:rPr>
          <w:spacing w:val="20"/>
        </w:rPr>
        <w:t xml:space="preserve"> </w:t>
      </w:r>
      <w:proofErr w:type="spellStart"/>
      <w:r>
        <w:t>wer</w:t>
      </w:r>
      <w:proofErr w:type="spellEnd"/>
      <w:r>
        <w:rPr>
          <w:spacing w:val="19"/>
        </w:rPr>
        <w:t xml:space="preserve"> </w:t>
      </w:r>
      <w:r>
        <w:t>so</w:t>
      </w:r>
      <w:r>
        <w:rPr>
          <w:spacing w:val="17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t>submitting</w:t>
      </w:r>
      <w:r>
        <w:rPr>
          <w:spacing w:val="20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supplemental</w:t>
      </w:r>
      <w:r>
        <w:rPr>
          <w:spacing w:val="21"/>
        </w:rPr>
        <w:t xml:space="preserve"> </w:t>
      </w:r>
      <w:r>
        <w:t>comment</w:t>
      </w:r>
      <w:r>
        <w:rPr>
          <w:spacing w:val="19"/>
        </w:rPr>
        <w:t xml:space="preserve"> </w:t>
      </w:r>
      <w:r>
        <w:t>report</w:t>
      </w:r>
      <w:r>
        <w:rPr>
          <w:spacing w:val="18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his/her</w:t>
      </w:r>
      <w:r>
        <w:rPr>
          <w:spacing w:val="-2"/>
        </w:rPr>
        <w:t xml:space="preserve"> </w:t>
      </w:r>
      <w:r>
        <w:t>review.</w:t>
      </w:r>
      <w:r>
        <w:rPr>
          <w:spacing w:val="-2"/>
        </w:rPr>
        <w:t xml:space="preserve"> </w:t>
      </w:r>
      <w:r>
        <w:t>The</w:t>
      </w:r>
    </w:p>
    <w:p w14:paraId="6D2EF2B7" w14:textId="77777777" w:rsidR="00447697" w:rsidRDefault="00BE6F0B">
      <w:pPr>
        <w:pStyle w:val="BodyText"/>
        <w:spacing w:before="83" w:line="316" w:lineRule="auto"/>
        <w:ind w:left="2160" w:right="973"/>
      </w:pPr>
      <w:r>
        <w:t>supplemental</w:t>
      </w:r>
      <w:r>
        <w:rPr>
          <w:spacing w:val="45"/>
        </w:rPr>
        <w:t xml:space="preserve"> </w:t>
      </w:r>
      <w:r>
        <w:t>comment</w:t>
      </w:r>
      <w:r>
        <w:rPr>
          <w:spacing w:val="45"/>
        </w:rPr>
        <w:t xml:space="preserve"> </w:t>
      </w:r>
      <w:r>
        <w:t>report</w:t>
      </w:r>
      <w:r>
        <w:rPr>
          <w:spacing w:val="45"/>
        </w:rPr>
        <w:t xml:space="preserve"> </w:t>
      </w:r>
      <w:r>
        <w:t>is</w:t>
      </w:r>
      <w:r>
        <w:rPr>
          <w:spacing w:val="47"/>
        </w:rPr>
        <w:t xml:space="preserve"> </w:t>
      </w:r>
      <w:r>
        <w:t>not</w:t>
      </w:r>
      <w:r>
        <w:rPr>
          <w:spacing w:val="45"/>
        </w:rPr>
        <w:t xml:space="preserve"> </w:t>
      </w:r>
      <w:r>
        <w:t>considered</w:t>
      </w:r>
      <w:r>
        <w:rPr>
          <w:spacing w:val="44"/>
        </w:rPr>
        <w:t xml:space="preserve"> </w:t>
      </w:r>
      <w:r>
        <w:t>as</w:t>
      </w:r>
      <w:r>
        <w:rPr>
          <w:spacing w:val="47"/>
        </w:rPr>
        <w:t xml:space="preserve"> </w:t>
      </w:r>
      <w:r>
        <w:t>or</w:t>
      </w:r>
      <w:r>
        <w:rPr>
          <w:spacing w:val="43"/>
        </w:rPr>
        <w:t xml:space="preserve"> </w:t>
      </w:r>
      <w:r>
        <w:t>made</w:t>
      </w:r>
      <w:r>
        <w:rPr>
          <w:spacing w:val="46"/>
        </w:rPr>
        <w:t xml:space="preserve"> </w:t>
      </w:r>
      <w:r>
        <w:t>a</w:t>
      </w:r>
      <w:r>
        <w:rPr>
          <w:spacing w:val="47"/>
        </w:rPr>
        <w:t xml:space="preserve"> </w:t>
      </w:r>
      <w:r>
        <w:t>part</w:t>
      </w:r>
      <w:r>
        <w:rPr>
          <w:spacing w:val="45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grievance</w:t>
      </w:r>
      <w:r>
        <w:rPr>
          <w:spacing w:val="-55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recommendation.</w:t>
      </w:r>
    </w:p>
    <w:p w14:paraId="3D22436D" w14:textId="77777777" w:rsidR="00447697" w:rsidRDefault="00BE6F0B">
      <w:pPr>
        <w:pStyle w:val="BodyText"/>
        <w:spacing w:before="208" w:line="316" w:lineRule="auto"/>
        <w:ind w:left="1440" w:right="1440" w:firstLine="57"/>
        <w:jc w:val="both"/>
      </w:pPr>
      <w:r>
        <w:t>The Appeals Committee shall immediately send a copy of the decision/recommendation to the</w:t>
      </w:r>
      <w:r>
        <w:rPr>
          <w:spacing w:val="1"/>
        </w:rPr>
        <w:t xml:space="preserve"> </w:t>
      </w:r>
      <w:r>
        <w:t>MD,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Head</w:t>
      </w:r>
      <w:r>
        <w:rPr>
          <w:spacing w:val="-1"/>
        </w:rPr>
        <w:t xml:space="preserve"> </w:t>
      </w:r>
      <w:r>
        <w:t>concerned,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Resource</w:t>
      </w:r>
      <w:r>
        <w:rPr>
          <w:spacing w:val="-1"/>
        </w:rPr>
        <w:t xml:space="preserve"> </w:t>
      </w:r>
      <w:r>
        <w:t>Manager,</w:t>
      </w:r>
      <w:r>
        <w:rPr>
          <w:spacing w:val="-4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grieving</w:t>
      </w:r>
      <w:r>
        <w:rPr>
          <w:spacing w:val="-2"/>
        </w:rPr>
        <w:t xml:space="preserve"> </w:t>
      </w:r>
      <w:r>
        <w:t>party.</w:t>
      </w:r>
    </w:p>
    <w:p w14:paraId="66818AA1" w14:textId="77777777" w:rsidR="00447697" w:rsidRDefault="00000000">
      <w:pPr>
        <w:pStyle w:val="BodyText"/>
        <w:spacing w:before="207" w:line="338" w:lineRule="auto"/>
        <w:ind w:left="1440" w:right="1441" w:firstLine="57"/>
        <w:jc w:val="both"/>
      </w:pPr>
      <w:r>
        <w:pict w14:anchorId="4E381ACA">
          <v:rect id="_x0000_s2050" style="position:absolute;left:0;text-align:left;margin-left:413.65pt;margin-top:55.5pt;width:2.9pt;height:1.05pt;z-index:-18066944;mso-position-horizontal-relative:page" fillcolor="black" stroked="f">
            <w10:wrap anchorx="page"/>
          </v:rect>
        </w:pict>
      </w:r>
      <w:r w:rsidR="00BE6F0B">
        <w:t>The</w:t>
      </w:r>
      <w:r w:rsidR="00BE6F0B">
        <w:rPr>
          <w:spacing w:val="41"/>
        </w:rPr>
        <w:t xml:space="preserve"> </w:t>
      </w:r>
      <w:r w:rsidR="00BE6F0B">
        <w:t>MD</w:t>
      </w:r>
      <w:r w:rsidR="00BE6F0B">
        <w:rPr>
          <w:spacing w:val="39"/>
        </w:rPr>
        <w:t xml:space="preserve"> </w:t>
      </w:r>
      <w:r w:rsidR="00BE6F0B">
        <w:t>must</w:t>
      </w:r>
      <w:r w:rsidR="00BE6F0B">
        <w:rPr>
          <w:spacing w:val="40"/>
        </w:rPr>
        <w:t xml:space="preserve"> </w:t>
      </w:r>
      <w:r w:rsidR="00BE6F0B">
        <w:t>approve</w:t>
      </w:r>
      <w:r w:rsidR="00BE6F0B">
        <w:rPr>
          <w:spacing w:val="41"/>
        </w:rPr>
        <w:t xml:space="preserve"> </w:t>
      </w:r>
      <w:r w:rsidR="00BE6F0B">
        <w:t>or</w:t>
      </w:r>
      <w:r w:rsidR="00BE6F0B">
        <w:rPr>
          <w:spacing w:val="40"/>
        </w:rPr>
        <w:t xml:space="preserve"> </w:t>
      </w:r>
      <w:r w:rsidR="00BE6F0B">
        <w:t>reject,</w:t>
      </w:r>
      <w:r w:rsidR="00BE6F0B">
        <w:rPr>
          <w:spacing w:val="40"/>
        </w:rPr>
        <w:t xml:space="preserve"> </w:t>
      </w:r>
      <w:r w:rsidR="00BE6F0B">
        <w:t>in</w:t>
      </w:r>
      <w:r w:rsidR="00BE6F0B">
        <w:rPr>
          <w:spacing w:val="41"/>
        </w:rPr>
        <w:t xml:space="preserve"> </w:t>
      </w:r>
      <w:r w:rsidR="00BE6F0B">
        <w:t>writing,</w:t>
      </w:r>
      <w:r w:rsidR="00BE6F0B">
        <w:rPr>
          <w:spacing w:val="40"/>
        </w:rPr>
        <w:t xml:space="preserve"> </w:t>
      </w:r>
      <w:r w:rsidR="00BE6F0B">
        <w:t>the</w:t>
      </w:r>
      <w:r w:rsidR="00BE6F0B">
        <w:rPr>
          <w:spacing w:val="41"/>
        </w:rPr>
        <w:t xml:space="preserve"> </w:t>
      </w:r>
      <w:r w:rsidR="00BE6F0B">
        <w:t>recommendation</w:t>
      </w:r>
      <w:r w:rsidR="00BE6F0B">
        <w:rPr>
          <w:spacing w:val="41"/>
        </w:rPr>
        <w:t xml:space="preserve"> </w:t>
      </w:r>
      <w:r w:rsidR="00BE6F0B">
        <w:t>of</w:t>
      </w:r>
      <w:r w:rsidR="00BE6F0B">
        <w:rPr>
          <w:spacing w:val="42"/>
        </w:rPr>
        <w:t xml:space="preserve"> </w:t>
      </w:r>
      <w:r w:rsidR="00BE6F0B">
        <w:t>the</w:t>
      </w:r>
      <w:r w:rsidR="00BE6F0B">
        <w:rPr>
          <w:spacing w:val="41"/>
        </w:rPr>
        <w:t xml:space="preserve"> </w:t>
      </w:r>
      <w:r w:rsidR="00BE6F0B">
        <w:t>Appeals</w:t>
      </w:r>
      <w:r w:rsidR="00BE6F0B">
        <w:rPr>
          <w:spacing w:val="40"/>
        </w:rPr>
        <w:t xml:space="preserve"> </w:t>
      </w:r>
      <w:r w:rsidR="00BE6F0B">
        <w:t>Committee,</w:t>
      </w:r>
      <w:r w:rsidR="00BE6F0B">
        <w:rPr>
          <w:spacing w:val="-56"/>
        </w:rPr>
        <w:t xml:space="preserve"> </w:t>
      </w:r>
      <w:r w:rsidR="00BE6F0B">
        <w:t>which deals with the termination of an employee. A grievance recommendation relating to a</w:t>
      </w:r>
      <w:r w:rsidR="00BE6F0B">
        <w:rPr>
          <w:spacing w:val="1"/>
        </w:rPr>
        <w:t xml:space="preserve"> </w:t>
      </w:r>
      <w:r w:rsidR="00BE6F0B">
        <w:t>termination</w:t>
      </w:r>
      <w:r w:rsidR="00BE6F0B">
        <w:rPr>
          <w:spacing w:val="-2"/>
        </w:rPr>
        <w:t xml:space="preserve"> </w:t>
      </w:r>
      <w:r w:rsidR="00BE6F0B">
        <w:t>that</w:t>
      </w:r>
      <w:r w:rsidR="00BE6F0B">
        <w:rPr>
          <w:spacing w:val="-2"/>
        </w:rPr>
        <w:t xml:space="preserve"> </w:t>
      </w:r>
      <w:r w:rsidR="00BE6F0B">
        <w:t>is</w:t>
      </w:r>
      <w:r w:rsidR="00BE6F0B">
        <w:rPr>
          <w:spacing w:val="-2"/>
        </w:rPr>
        <w:t xml:space="preserve"> </w:t>
      </w:r>
      <w:r w:rsidR="00BE6F0B">
        <w:t>rejected</w:t>
      </w:r>
      <w:r w:rsidR="00BE6F0B">
        <w:rPr>
          <w:spacing w:val="-1"/>
        </w:rPr>
        <w:t xml:space="preserve"> </w:t>
      </w:r>
      <w:r w:rsidR="00BE6F0B">
        <w:t>by</w:t>
      </w:r>
      <w:r w:rsidR="00BE6F0B">
        <w:rPr>
          <w:spacing w:val="-4"/>
        </w:rPr>
        <w:t xml:space="preserve"> </w:t>
      </w:r>
      <w:r w:rsidR="00BE6F0B">
        <w:t>the</w:t>
      </w:r>
      <w:r w:rsidR="00BE6F0B">
        <w:rPr>
          <w:spacing w:val="-2"/>
        </w:rPr>
        <w:t xml:space="preserve"> </w:t>
      </w:r>
      <w:r w:rsidR="00BE6F0B">
        <w:t>MD shall end</w:t>
      </w:r>
      <w:r w:rsidR="00BE6F0B">
        <w:rPr>
          <w:spacing w:val="-2"/>
        </w:rPr>
        <w:t xml:space="preserve"> </w:t>
      </w:r>
      <w:r w:rsidR="00BE6F0B">
        <w:t>the</w:t>
      </w:r>
      <w:r w:rsidR="00BE6F0B">
        <w:rPr>
          <w:spacing w:val="-1"/>
        </w:rPr>
        <w:t xml:space="preserve"> </w:t>
      </w:r>
      <w:r w:rsidR="00BE6F0B">
        <w:t>internal administrative</w:t>
      </w:r>
      <w:r w:rsidR="00BE6F0B">
        <w:rPr>
          <w:spacing w:val="-2"/>
        </w:rPr>
        <w:t xml:space="preserve"> </w:t>
      </w:r>
      <w:r w:rsidR="00BE6F0B">
        <w:t>remedies.</w:t>
      </w:r>
    </w:p>
    <w:p w14:paraId="12B0411F" w14:textId="77777777" w:rsidR="00447697" w:rsidRDefault="00BE6F0B">
      <w:pPr>
        <w:pStyle w:val="Heading5"/>
        <w:numPr>
          <w:ilvl w:val="2"/>
          <w:numId w:val="60"/>
        </w:numPr>
        <w:tabs>
          <w:tab w:val="left" w:pos="2161"/>
        </w:tabs>
        <w:spacing w:before="16"/>
        <w:ind w:left="2160" w:hanging="721"/>
        <w:rPr>
          <w:sz w:val="23"/>
        </w:rPr>
      </w:pPr>
      <w:r>
        <w:t>Decisions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Appeals</w:t>
      </w:r>
      <w:r>
        <w:rPr>
          <w:spacing w:val="-2"/>
        </w:rPr>
        <w:t xml:space="preserve"> </w:t>
      </w:r>
      <w:r>
        <w:t>Committee</w:t>
      </w:r>
    </w:p>
    <w:p w14:paraId="0EBEF4B1" w14:textId="77777777" w:rsidR="00447697" w:rsidRDefault="00BE6F0B">
      <w:pPr>
        <w:pStyle w:val="BodyText"/>
        <w:spacing w:before="162" w:line="345" w:lineRule="auto"/>
        <w:ind w:left="2160" w:right="1438"/>
        <w:jc w:val="both"/>
      </w:pPr>
      <w:r>
        <w:t>Decisions rendered by the Appeals Committee on the grievance issues of loss of pay,</w:t>
      </w:r>
      <w:r>
        <w:rPr>
          <w:spacing w:val="1"/>
        </w:rPr>
        <w:t xml:space="preserve"> </w:t>
      </w:r>
      <w:r>
        <w:t>written reprimand, suspension OR demotions, reclassifications, transfers, reassignments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shift</w:t>
      </w:r>
      <w:r>
        <w:rPr>
          <w:spacing w:val="1"/>
        </w:rPr>
        <w:t xml:space="preserve"> </w:t>
      </w:r>
      <w:r>
        <w:t>rotations</w:t>
      </w:r>
      <w:r>
        <w:rPr>
          <w:spacing w:val="1"/>
        </w:rPr>
        <w:t xml:space="preserve"> </w:t>
      </w:r>
      <w:r>
        <w:t>resulting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disciplinary action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final</w:t>
      </w:r>
      <w:r>
        <w:rPr>
          <w:spacing w:val="58"/>
        </w:rPr>
        <w:t xml:space="preserve"> </w:t>
      </w:r>
      <w:r>
        <w:t>and</w:t>
      </w:r>
      <w:r>
        <w:rPr>
          <w:spacing w:val="-56"/>
        </w:rPr>
        <w:t xml:space="preserve"> </w:t>
      </w:r>
      <w:r>
        <w:t>binding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all parties.</w:t>
      </w:r>
    </w:p>
    <w:p w14:paraId="4EBDE724" w14:textId="77777777" w:rsidR="00447697" w:rsidRDefault="00BE6F0B">
      <w:pPr>
        <w:pStyle w:val="BodyText"/>
        <w:spacing w:before="179" w:line="338" w:lineRule="auto"/>
        <w:ind w:left="2160" w:right="1416"/>
        <w:jc w:val="both"/>
      </w:pPr>
      <w:r>
        <w:t>Any grievance not filed pursuant to the provisions of this procedure within (7) seven</w:t>
      </w:r>
      <w:r>
        <w:rPr>
          <w:spacing w:val="1"/>
        </w:rPr>
        <w:t xml:space="preserve"> </w:t>
      </w:r>
      <w:r>
        <w:t>business days of the event on which such a grievance is based, shall be deemed to have</w:t>
      </w:r>
      <w:r>
        <w:rPr>
          <w:spacing w:val="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waived</w:t>
      </w:r>
      <w:r>
        <w:rPr>
          <w:spacing w:val="-1"/>
        </w:rPr>
        <w:t xml:space="preserve"> </w:t>
      </w:r>
      <w:r>
        <w:t>and no</w:t>
      </w:r>
      <w:r>
        <w:rPr>
          <w:spacing w:val="-1"/>
        </w:rPr>
        <w:t xml:space="preserve"> </w:t>
      </w:r>
      <w:r>
        <w:t>relief shall be</w:t>
      </w:r>
      <w:r>
        <w:rPr>
          <w:spacing w:val="-1"/>
        </w:rPr>
        <w:t xml:space="preserve"> </w:t>
      </w:r>
      <w:r>
        <w:t>granted</w:t>
      </w:r>
      <w:r>
        <w:rPr>
          <w:spacing w:val="-1"/>
        </w:rPr>
        <w:t xml:space="preserve"> </w:t>
      </w:r>
      <w:r>
        <w:t>thereon.</w:t>
      </w:r>
    </w:p>
    <w:p w14:paraId="66593CCC" w14:textId="77777777" w:rsidR="00447697" w:rsidRDefault="00BE6F0B">
      <w:pPr>
        <w:pStyle w:val="ListParagraph"/>
        <w:numPr>
          <w:ilvl w:val="1"/>
          <w:numId w:val="6"/>
        </w:numPr>
        <w:tabs>
          <w:tab w:val="left" w:pos="1952"/>
        </w:tabs>
        <w:spacing w:before="136"/>
        <w:ind w:hanging="512"/>
        <w:rPr>
          <w:rFonts w:ascii="Arial"/>
          <w:b/>
          <w:sz w:val="23"/>
        </w:rPr>
      </w:pPr>
      <w:r>
        <w:rPr>
          <w:rFonts w:ascii="Arial"/>
          <w:b/>
          <w:sz w:val="23"/>
        </w:rPr>
        <w:t>Discrimination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and</w:t>
      </w:r>
      <w:r>
        <w:rPr>
          <w:rFonts w:ascii="Arial"/>
          <w:b/>
          <w:spacing w:val="-1"/>
          <w:sz w:val="23"/>
        </w:rPr>
        <w:t xml:space="preserve"> </w:t>
      </w:r>
      <w:r>
        <w:rPr>
          <w:rFonts w:ascii="Arial"/>
          <w:b/>
          <w:sz w:val="23"/>
        </w:rPr>
        <w:t>Harassment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Policy</w:t>
      </w:r>
    </w:p>
    <w:p w14:paraId="087E4D75" w14:textId="77777777" w:rsidR="00447697" w:rsidRDefault="00447697">
      <w:pPr>
        <w:pStyle w:val="BodyText"/>
        <w:rPr>
          <w:rFonts w:ascii="Arial"/>
          <w:b/>
          <w:sz w:val="26"/>
        </w:rPr>
      </w:pPr>
    </w:p>
    <w:p w14:paraId="706E31D4" w14:textId="77777777" w:rsidR="00447697" w:rsidRDefault="00447697">
      <w:pPr>
        <w:pStyle w:val="BodyText"/>
        <w:spacing w:before="4"/>
        <w:rPr>
          <w:rFonts w:ascii="Arial"/>
          <w:b/>
          <w:sz w:val="27"/>
        </w:rPr>
      </w:pPr>
    </w:p>
    <w:p w14:paraId="4E7A9849" w14:textId="77777777" w:rsidR="00447697" w:rsidRDefault="00BE6F0B">
      <w:pPr>
        <w:pStyle w:val="Heading5"/>
        <w:numPr>
          <w:ilvl w:val="2"/>
          <w:numId w:val="6"/>
        </w:numPr>
        <w:tabs>
          <w:tab w:val="left" w:pos="2161"/>
        </w:tabs>
        <w:ind w:hanging="721"/>
      </w:pPr>
      <w:r>
        <w:t>Definitions</w:t>
      </w:r>
    </w:p>
    <w:p w14:paraId="5031158A" w14:textId="77777777" w:rsidR="00447697" w:rsidRDefault="00447697">
      <w:pPr>
        <w:pStyle w:val="BodyText"/>
        <w:spacing w:before="9"/>
        <w:rPr>
          <w:rFonts w:ascii="Arial"/>
          <w:b/>
          <w:sz w:val="35"/>
        </w:rPr>
      </w:pPr>
    </w:p>
    <w:p w14:paraId="061433FD" w14:textId="77777777" w:rsidR="00447697" w:rsidRDefault="00BE6F0B">
      <w:pPr>
        <w:pStyle w:val="BodyText"/>
        <w:spacing w:before="1" w:line="314" w:lineRule="auto"/>
        <w:ind w:left="2160" w:right="973"/>
      </w:pPr>
      <w:r>
        <w:rPr>
          <w:rFonts w:ascii="Arial" w:hAnsi="Arial"/>
          <w:b/>
          <w:i/>
        </w:rPr>
        <w:t>Harassment</w:t>
      </w:r>
      <w:r>
        <w:rPr>
          <w:rFonts w:ascii="Arial" w:hAnsi="Arial"/>
          <w:b/>
          <w:i/>
          <w:spacing w:val="14"/>
        </w:rPr>
        <w:t xml:space="preserve"> </w:t>
      </w:r>
      <w:r>
        <w:t>–Any</w:t>
      </w:r>
      <w:r>
        <w:rPr>
          <w:spacing w:val="6"/>
        </w:rPr>
        <w:t xml:space="preserve"> </w:t>
      </w:r>
      <w:r>
        <w:t>behavior</w:t>
      </w:r>
      <w:r>
        <w:rPr>
          <w:spacing w:val="7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creates</w:t>
      </w:r>
      <w:r>
        <w:rPr>
          <w:spacing w:val="5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hostile</w:t>
      </w:r>
      <w:r>
        <w:rPr>
          <w:spacing w:val="7"/>
        </w:rPr>
        <w:t xml:space="preserve"> </w:t>
      </w:r>
      <w:r>
        <w:t>work</w:t>
      </w:r>
      <w:r>
        <w:rPr>
          <w:spacing w:val="7"/>
        </w:rPr>
        <w:t xml:space="preserve"> </w:t>
      </w:r>
      <w:r>
        <w:t>environment</w:t>
      </w:r>
      <w:r>
        <w:rPr>
          <w:spacing w:val="6"/>
        </w:rPr>
        <w:t xml:space="preserve"> </w:t>
      </w:r>
      <w:r>
        <w:t>through</w:t>
      </w:r>
      <w:r>
        <w:rPr>
          <w:spacing w:val="5"/>
        </w:rPr>
        <w:t xml:space="preserve"> </w:t>
      </w:r>
      <w:r>
        <w:t>unwelcome</w:t>
      </w:r>
      <w:r>
        <w:rPr>
          <w:spacing w:val="-55"/>
        </w:rPr>
        <w:t xml:space="preserve"> </w:t>
      </w:r>
      <w:r>
        <w:t>words,</w:t>
      </w:r>
      <w:r>
        <w:rPr>
          <w:spacing w:val="-3"/>
        </w:rPr>
        <w:t xml:space="preserve"> </w:t>
      </w:r>
      <w:r>
        <w:t>actions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contact.</w:t>
      </w:r>
    </w:p>
    <w:p w14:paraId="501B371E" w14:textId="77777777" w:rsidR="00447697" w:rsidRDefault="00BE6F0B">
      <w:pPr>
        <w:pStyle w:val="BodyText"/>
        <w:spacing w:before="212" w:line="338" w:lineRule="auto"/>
        <w:ind w:left="2621" w:right="1436" w:hanging="452"/>
        <w:jc w:val="both"/>
      </w:pPr>
      <w:r>
        <w:rPr>
          <w:rFonts w:ascii="Arial" w:hAnsi="Arial"/>
          <w:b/>
          <w:i/>
        </w:rPr>
        <w:t xml:space="preserve">Hostile environment </w:t>
      </w:r>
      <w:r>
        <w:rPr>
          <w:rFonts w:ascii="Arial" w:hAnsi="Arial"/>
          <w:i/>
        </w:rPr>
        <w:t>–</w:t>
      </w:r>
      <w:r>
        <w:t>created due to harassment on the basis of race, religion, sex,</w:t>
      </w:r>
      <w:r>
        <w:rPr>
          <w:spacing w:val="1"/>
        </w:rPr>
        <w:t xml:space="preserve"> </w:t>
      </w:r>
      <w:r>
        <w:t>gender identity, color, ancestry, serious medical condition, national origin, age, or</w:t>
      </w:r>
      <w:r>
        <w:rPr>
          <w:spacing w:val="1"/>
        </w:rPr>
        <w:t xml:space="preserve"> </w:t>
      </w:r>
      <w:r>
        <w:t>disability.</w:t>
      </w:r>
    </w:p>
    <w:p w14:paraId="3F1E5B4E" w14:textId="77777777" w:rsidR="00447697" w:rsidRDefault="00BE6F0B">
      <w:pPr>
        <w:pStyle w:val="BodyText"/>
        <w:tabs>
          <w:tab w:val="left" w:pos="4121"/>
          <w:tab w:val="left" w:pos="7247"/>
          <w:tab w:val="left" w:pos="8152"/>
          <w:tab w:val="left" w:pos="9313"/>
          <w:tab w:val="left" w:pos="9689"/>
        </w:tabs>
        <w:spacing w:before="183" w:line="319" w:lineRule="auto"/>
        <w:ind w:left="2160" w:right="1434"/>
      </w:pPr>
      <w:r>
        <w:rPr>
          <w:rFonts w:ascii="Arial"/>
          <w:b/>
          <w:i/>
        </w:rPr>
        <w:t>DISCRIMINATION</w:t>
      </w:r>
      <w:r>
        <w:rPr>
          <w:rFonts w:ascii="Arial"/>
          <w:b/>
          <w:i/>
        </w:rPr>
        <w:tab/>
      </w:r>
      <w:r>
        <w:t xml:space="preserve">-The  </w:t>
      </w:r>
      <w:r>
        <w:rPr>
          <w:spacing w:val="23"/>
        </w:rPr>
        <w:t xml:space="preserve"> </w:t>
      </w:r>
      <w:r>
        <w:t xml:space="preserve">organization  </w:t>
      </w:r>
      <w:r>
        <w:rPr>
          <w:spacing w:val="24"/>
        </w:rPr>
        <w:t xml:space="preserve"> </w:t>
      </w:r>
      <w:r>
        <w:t xml:space="preserve">does  </w:t>
      </w:r>
      <w:r>
        <w:rPr>
          <w:spacing w:val="24"/>
        </w:rPr>
        <w:t xml:space="preserve"> </w:t>
      </w:r>
      <w:r>
        <w:t>not</w:t>
      </w:r>
      <w:r>
        <w:tab/>
        <w:t>tolerate</w:t>
      </w:r>
      <w:r>
        <w:tab/>
        <w:t xml:space="preserve">any  </w:t>
      </w:r>
      <w:r>
        <w:rPr>
          <w:spacing w:val="24"/>
        </w:rPr>
        <w:t xml:space="preserve"> </w:t>
      </w:r>
      <w:r>
        <w:t>form</w:t>
      </w:r>
      <w:r>
        <w:tab/>
        <w:t>of</w:t>
      </w:r>
      <w:r>
        <w:tab/>
      </w:r>
      <w:r>
        <w:rPr>
          <w:spacing w:val="-1"/>
        </w:rPr>
        <w:t>unlawful</w:t>
      </w:r>
      <w:r>
        <w:rPr>
          <w:spacing w:val="-55"/>
        </w:rPr>
        <w:t xml:space="preserve"> </w:t>
      </w:r>
      <w:r>
        <w:t>discrimination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basis</w:t>
      </w:r>
      <w:r>
        <w:rPr>
          <w:spacing w:val="-2"/>
        </w:rPr>
        <w:t xml:space="preserve"> </w:t>
      </w:r>
      <w:r>
        <w:t>of race,</w:t>
      </w:r>
      <w:r>
        <w:rPr>
          <w:spacing w:val="-3"/>
        </w:rPr>
        <w:t xml:space="preserve"> </w:t>
      </w:r>
      <w:r>
        <w:t>religion,</w:t>
      </w:r>
      <w:r>
        <w:rPr>
          <w:spacing w:val="-3"/>
        </w:rPr>
        <w:t xml:space="preserve"> </w:t>
      </w:r>
      <w:r>
        <w:t>sex,</w:t>
      </w:r>
      <w:r>
        <w:rPr>
          <w:spacing w:val="-3"/>
        </w:rPr>
        <w:t xml:space="preserve"> </w:t>
      </w:r>
      <w:r>
        <w:t>sexual,</w:t>
      </w:r>
      <w:r>
        <w:rPr>
          <w:spacing w:val="-2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identity,</w:t>
      </w:r>
      <w:r>
        <w:rPr>
          <w:spacing w:val="-3"/>
        </w:rPr>
        <w:t xml:space="preserve"> </w:t>
      </w:r>
      <w:r>
        <w:t>color,</w:t>
      </w:r>
      <w:r>
        <w:rPr>
          <w:spacing w:val="-3"/>
        </w:rPr>
        <w:t xml:space="preserve"> </w:t>
      </w:r>
      <w:r>
        <w:t>ancestry,</w:t>
      </w:r>
    </w:p>
    <w:p w14:paraId="0AA19E46" w14:textId="77777777" w:rsidR="00447697" w:rsidRDefault="00447697">
      <w:pPr>
        <w:spacing w:line="319" w:lineRule="auto"/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75419C39" w14:textId="77777777" w:rsidR="00447697" w:rsidRDefault="00BE6F0B">
      <w:pPr>
        <w:pStyle w:val="BodyText"/>
        <w:spacing w:before="176" w:line="312" w:lineRule="auto"/>
        <w:ind w:left="2160" w:right="1439"/>
        <w:jc w:val="both"/>
      </w:pPr>
      <w:bookmarkStart w:id="1275" w:name="_bookmark55"/>
      <w:bookmarkEnd w:id="1275"/>
      <w:r>
        <w:lastRenderedPageBreak/>
        <w:t>serious medical condition, national origin, age, or disability, in organization employment,</w:t>
      </w:r>
      <w:r>
        <w:rPr>
          <w:spacing w:val="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programs,</w:t>
      </w:r>
      <w:r>
        <w:rPr>
          <w:spacing w:val="-2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facilities.</w:t>
      </w:r>
    </w:p>
    <w:p w14:paraId="71132AC5" w14:textId="77777777" w:rsidR="00447697" w:rsidRDefault="00447697">
      <w:pPr>
        <w:pStyle w:val="BodyText"/>
        <w:spacing w:before="10"/>
        <w:rPr>
          <w:sz w:val="18"/>
        </w:rPr>
      </w:pPr>
    </w:p>
    <w:p w14:paraId="075CAF59" w14:textId="77777777" w:rsidR="00447697" w:rsidRDefault="00BE6F0B">
      <w:pPr>
        <w:pStyle w:val="BodyText"/>
        <w:spacing w:before="1" w:line="350" w:lineRule="auto"/>
        <w:ind w:left="2160" w:right="1413"/>
        <w:jc w:val="both"/>
      </w:pPr>
      <w:r>
        <w:t>Organization believes that all employees are entitled to a workplace free of harassment</w:t>
      </w:r>
      <w:r>
        <w:rPr>
          <w:spacing w:val="1"/>
        </w:rPr>
        <w:t xml:space="preserve"> </w:t>
      </w:r>
      <w:r>
        <w:t>and expects employees to treat each other and our customers with courtesy and respect.</w:t>
      </w:r>
      <w:r>
        <w:rPr>
          <w:spacing w:val="1"/>
        </w:rPr>
        <w:t xml:space="preserve"> </w:t>
      </w:r>
      <w:r>
        <w:t>Conduct which violates this policy includes, but is not limited to foul language, dirty jokes</w:t>
      </w:r>
      <w:r>
        <w:rPr>
          <w:spacing w:val="1"/>
        </w:rPr>
        <w:t xml:space="preserve"> </w:t>
      </w:r>
      <w:r>
        <w:t>or comments pertaining to race, religion, sex, gender identify, color, national origin, age,</w:t>
      </w:r>
      <w:r>
        <w:rPr>
          <w:spacing w:val="1"/>
        </w:rPr>
        <w:t xml:space="preserve"> </w:t>
      </w:r>
      <w:r>
        <w:t>or disability, regardless of whether the conduct was intended or not intended to offend or</w:t>
      </w:r>
      <w:r>
        <w:rPr>
          <w:spacing w:val="1"/>
        </w:rPr>
        <w:t xml:space="preserve"> </w:t>
      </w:r>
      <w:r>
        <w:t>intimidate.</w:t>
      </w:r>
    </w:p>
    <w:p w14:paraId="09BF8C7A" w14:textId="77777777" w:rsidR="00447697" w:rsidRDefault="00BE6F0B">
      <w:pPr>
        <w:pStyle w:val="Heading5"/>
        <w:numPr>
          <w:ilvl w:val="2"/>
          <w:numId w:val="6"/>
        </w:numPr>
        <w:tabs>
          <w:tab w:val="left" w:pos="2142"/>
        </w:tabs>
        <w:spacing w:before="131"/>
        <w:ind w:left="2141" w:hanging="702"/>
      </w:pPr>
      <w:r>
        <w:t>Discriminatory</w:t>
      </w:r>
      <w:r>
        <w:rPr>
          <w:spacing w:val="-4"/>
        </w:rPr>
        <w:t xml:space="preserve"> </w:t>
      </w:r>
      <w:r>
        <w:t>Practices</w:t>
      </w:r>
    </w:p>
    <w:p w14:paraId="147CDF11" w14:textId="77777777" w:rsidR="00447697" w:rsidRDefault="00447697">
      <w:pPr>
        <w:pStyle w:val="BodyText"/>
        <w:spacing w:before="10"/>
        <w:rPr>
          <w:rFonts w:ascii="Arial"/>
          <w:b/>
          <w:sz w:val="24"/>
        </w:rPr>
      </w:pPr>
    </w:p>
    <w:p w14:paraId="1586523D" w14:textId="77777777" w:rsidR="00447697" w:rsidRDefault="00BE6F0B">
      <w:pPr>
        <w:pStyle w:val="BodyText"/>
        <w:spacing w:line="319" w:lineRule="auto"/>
        <w:ind w:left="1980" w:right="1506"/>
      </w:pPr>
      <w:r>
        <w:t xml:space="preserve">Harassment on the basis of race, religion, sex, gender identity, </w:t>
      </w:r>
      <w:proofErr w:type="spellStart"/>
      <w:r>
        <w:t>colour</w:t>
      </w:r>
      <w:proofErr w:type="spellEnd"/>
      <w:r>
        <w:t>, national origin, age,</w:t>
      </w:r>
      <w:r>
        <w:rPr>
          <w:spacing w:val="-5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disability.</w:t>
      </w:r>
      <w:r>
        <w:rPr>
          <w:spacing w:val="-2"/>
        </w:rPr>
        <w:t xml:space="preserve"> </w:t>
      </w:r>
      <w:r>
        <w:t>Harassment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form of discrimination.</w:t>
      </w:r>
    </w:p>
    <w:p w14:paraId="5D0DB770" w14:textId="77777777" w:rsidR="00447697" w:rsidRDefault="00BE6F0B">
      <w:pPr>
        <w:pStyle w:val="ListParagraph"/>
        <w:numPr>
          <w:ilvl w:val="3"/>
          <w:numId w:val="6"/>
        </w:numPr>
        <w:tabs>
          <w:tab w:val="left" w:pos="2881"/>
        </w:tabs>
        <w:spacing w:before="203" w:line="338" w:lineRule="auto"/>
        <w:ind w:right="1411"/>
        <w:jc w:val="both"/>
        <w:rPr>
          <w:sz w:val="21"/>
        </w:rPr>
      </w:pPr>
      <w:r>
        <w:rPr>
          <w:sz w:val="21"/>
        </w:rPr>
        <w:t>Sexual harassment includes: unwelcome sexual advances and other non-verbal,</w:t>
      </w:r>
      <w:r>
        <w:rPr>
          <w:spacing w:val="1"/>
          <w:sz w:val="21"/>
        </w:rPr>
        <w:t xml:space="preserve"> </w:t>
      </w:r>
      <w:r>
        <w:rPr>
          <w:sz w:val="21"/>
        </w:rPr>
        <w:t>verbal or physical conduct of a sexual nature that creates a hostile environment</w:t>
      </w:r>
      <w:r>
        <w:rPr>
          <w:spacing w:val="1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persons</w:t>
      </w:r>
      <w:r>
        <w:rPr>
          <w:spacing w:val="-1"/>
          <w:sz w:val="21"/>
        </w:rPr>
        <w:t xml:space="preserve"> </w:t>
      </w:r>
      <w:r>
        <w:rPr>
          <w:sz w:val="21"/>
        </w:rPr>
        <w:t>of either</w:t>
      </w:r>
      <w:r>
        <w:rPr>
          <w:spacing w:val="-2"/>
          <w:sz w:val="21"/>
        </w:rPr>
        <w:t xml:space="preserve"> </w:t>
      </w:r>
      <w:r>
        <w:rPr>
          <w:sz w:val="21"/>
        </w:rPr>
        <w:t>gender.</w:t>
      </w:r>
    </w:p>
    <w:p w14:paraId="72433640" w14:textId="77777777" w:rsidR="00447697" w:rsidRDefault="00BE6F0B">
      <w:pPr>
        <w:pStyle w:val="ListParagraph"/>
        <w:numPr>
          <w:ilvl w:val="3"/>
          <w:numId w:val="6"/>
        </w:numPr>
        <w:tabs>
          <w:tab w:val="left" w:pos="2881"/>
        </w:tabs>
        <w:spacing w:before="186" w:line="338" w:lineRule="auto"/>
        <w:ind w:right="87"/>
        <w:rPr>
          <w:sz w:val="21"/>
        </w:rPr>
      </w:pPr>
      <w:r>
        <w:rPr>
          <w:sz w:val="21"/>
        </w:rPr>
        <w:t>A hostile environment is a result of severe or pervasive harassment that substantially interferes</w:t>
      </w:r>
      <w:r>
        <w:rPr>
          <w:spacing w:val="1"/>
          <w:sz w:val="21"/>
        </w:rPr>
        <w:t xml:space="preserve"> </w:t>
      </w:r>
      <w:proofErr w:type="spellStart"/>
      <w:r>
        <w:rPr>
          <w:sz w:val="21"/>
        </w:rPr>
        <w:t>withThe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anharassmentindividua</w:t>
      </w:r>
      <w:proofErr w:type="spellEnd"/>
      <w:r>
        <w:rPr>
          <w:sz w:val="21"/>
        </w:rPr>
        <w:t xml:space="preserve"> must have been unwelcome and offensive to the victim and of a</w:t>
      </w:r>
      <w:r>
        <w:rPr>
          <w:spacing w:val="-57"/>
          <w:sz w:val="21"/>
        </w:rPr>
        <w:t xml:space="preserve"> </w:t>
      </w:r>
      <w:r>
        <w:rPr>
          <w:sz w:val="21"/>
        </w:rPr>
        <w:t>nature</w:t>
      </w:r>
      <w:r>
        <w:rPr>
          <w:spacing w:val="-1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r>
        <w:rPr>
          <w:sz w:val="21"/>
        </w:rPr>
        <w:t>would</w:t>
      </w:r>
    </w:p>
    <w:p w14:paraId="17852B0A" w14:textId="77777777" w:rsidR="00447697" w:rsidRDefault="00BE6F0B">
      <w:pPr>
        <w:pStyle w:val="BodyText"/>
        <w:spacing w:before="66" w:line="338" w:lineRule="auto"/>
        <w:ind w:left="2880" w:right="1439"/>
        <w:jc w:val="both"/>
      </w:pPr>
      <w:r>
        <w:t>be offensive to the reasonable person. The hostile environment standard applies</w:t>
      </w:r>
      <w:r>
        <w:rPr>
          <w:spacing w:val="1"/>
        </w:rPr>
        <w:t xml:space="preserve"> </w:t>
      </w:r>
      <w:r>
        <w:t>to harassment on the basis of race, religion, sex</w:t>
      </w:r>
      <w:proofErr w:type="gramStart"/>
      <w:r>
        <w:t>, ,</w:t>
      </w:r>
      <w:proofErr w:type="gramEnd"/>
      <w:r>
        <w:t xml:space="preserve"> color</w:t>
      </w:r>
      <w:proofErr w:type="gramStart"/>
      <w:r>
        <w:t>, ,</w:t>
      </w:r>
      <w:proofErr w:type="gramEnd"/>
      <w:r>
        <w:t xml:space="preserve"> national origin, age, or</w:t>
      </w:r>
      <w:r>
        <w:rPr>
          <w:spacing w:val="1"/>
        </w:rPr>
        <w:t xml:space="preserve"> </w:t>
      </w:r>
      <w:r>
        <w:t>disability.</w:t>
      </w:r>
    </w:p>
    <w:p w14:paraId="6AD0E6C9" w14:textId="77777777" w:rsidR="00447697" w:rsidRDefault="00BE6F0B">
      <w:pPr>
        <w:pStyle w:val="BodyText"/>
        <w:spacing w:before="140"/>
        <w:ind w:left="3000"/>
        <w:jc w:val="both"/>
      </w:pPr>
      <w:r>
        <w:t>Examples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harassing</w:t>
      </w:r>
      <w:r>
        <w:rPr>
          <w:spacing w:val="-1"/>
        </w:rPr>
        <w:t xml:space="preserve"> </w:t>
      </w:r>
      <w:r>
        <w:t>conduct</w:t>
      </w:r>
      <w:r>
        <w:rPr>
          <w:spacing w:val="-2"/>
        </w:rPr>
        <w:t xml:space="preserve"> </w:t>
      </w:r>
      <w:r>
        <w:t>include,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limited</w:t>
      </w:r>
      <w:r>
        <w:rPr>
          <w:spacing w:val="2"/>
        </w:rPr>
        <w:t xml:space="preserve"> </w:t>
      </w:r>
      <w:r>
        <w:t>to:</w:t>
      </w:r>
    </w:p>
    <w:p w14:paraId="6B32AA26" w14:textId="77777777" w:rsidR="00447697" w:rsidRDefault="00447697">
      <w:pPr>
        <w:pStyle w:val="BodyText"/>
        <w:spacing w:before="11"/>
        <w:rPr>
          <w:sz w:val="24"/>
        </w:rPr>
      </w:pPr>
    </w:p>
    <w:p w14:paraId="11B65AD6" w14:textId="77777777" w:rsidR="00447697" w:rsidRDefault="00BE6F0B">
      <w:pPr>
        <w:pStyle w:val="ListParagraph"/>
        <w:numPr>
          <w:ilvl w:val="4"/>
          <w:numId w:val="6"/>
        </w:numPr>
        <w:tabs>
          <w:tab w:val="left" w:pos="3600"/>
          <w:tab w:val="left" w:pos="3601"/>
        </w:tabs>
        <w:spacing w:line="314" w:lineRule="auto"/>
        <w:ind w:right="1413"/>
        <w:rPr>
          <w:sz w:val="21"/>
        </w:rPr>
      </w:pPr>
      <w:r>
        <w:rPr>
          <w:sz w:val="21"/>
        </w:rPr>
        <w:t>Sexual</w:t>
      </w:r>
      <w:r>
        <w:rPr>
          <w:spacing w:val="29"/>
          <w:sz w:val="21"/>
        </w:rPr>
        <w:t xml:space="preserve"> </w:t>
      </w:r>
      <w:r>
        <w:rPr>
          <w:sz w:val="21"/>
        </w:rPr>
        <w:t>harassment:</w:t>
      </w:r>
      <w:r>
        <w:rPr>
          <w:spacing w:val="27"/>
          <w:sz w:val="21"/>
        </w:rPr>
        <w:t xml:space="preserve"> </w:t>
      </w:r>
      <w:r>
        <w:rPr>
          <w:sz w:val="21"/>
        </w:rPr>
        <w:t>requests</w:t>
      </w:r>
      <w:r>
        <w:rPr>
          <w:spacing w:val="28"/>
          <w:sz w:val="21"/>
        </w:rPr>
        <w:t xml:space="preserve"> </w:t>
      </w:r>
      <w:r>
        <w:rPr>
          <w:sz w:val="21"/>
        </w:rPr>
        <w:t>for</w:t>
      </w:r>
      <w:r>
        <w:rPr>
          <w:spacing w:val="27"/>
          <w:sz w:val="21"/>
        </w:rPr>
        <w:t xml:space="preserve"> </w:t>
      </w:r>
      <w:r>
        <w:rPr>
          <w:sz w:val="21"/>
        </w:rPr>
        <w:t>sex-oriented</w:t>
      </w:r>
      <w:r>
        <w:rPr>
          <w:spacing w:val="28"/>
          <w:sz w:val="21"/>
        </w:rPr>
        <w:t xml:space="preserve"> </w:t>
      </w:r>
      <w:r>
        <w:rPr>
          <w:sz w:val="21"/>
        </w:rPr>
        <w:t>verbal</w:t>
      </w:r>
      <w:r>
        <w:rPr>
          <w:spacing w:val="28"/>
          <w:sz w:val="21"/>
        </w:rPr>
        <w:t xml:space="preserve"> </w:t>
      </w:r>
      <w:r>
        <w:rPr>
          <w:sz w:val="21"/>
        </w:rPr>
        <w:t>teasing,</w:t>
      </w:r>
      <w:r>
        <w:rPr>
          <w:spacing w:val="27"/>
          <w:sz w:val="21"/>
        </w:rPr>
        <w:t xml:space="preserve"> </w:t>
      </w:r>
      <w:r>
        <w:rPr>
          <w:sz w:val="21"/>
        </w:rPr>
        <w:t>jokes,</w:t>
      </w:r>
      <w:r>
        <w:rPr>
          <w:spacing w:val="-56"/>
          <w:sz w:val="21"/>
        </w:rPr>
        <w:t xml:space="preserve"> </w:t>
      </w:r>
      <w:r>
        <w:rPr>
          <w:sz w:val="21"/>
        </w:rPr>
        <w:t>comments,</w:t>
      </w:r>
      <w:r>
        <w:rPr>
          <w:spacing w:val="-3"/>
          <w:sz w:val="21"/>
        </w:rPr>
        <w:t xml:space="preserve"> </w:t>
      </w:r>
      <w:r>
        <w:rPr>
          <w:sz w:val="21"/>
        </w:rPr>
        <w:t>display</w:t>
      </w:r>
      <w:r>
        <w:rPr>
          <w:spacing w:val="-4"/>
          <w:sz w:val="21"/>
        </w:rPr>
        <w:t xml:space="preserve"> </w:t>
      </w:r>
      <w:r>
        <w:rPr>
          <w:sz w:val="21"/>
        </w:rPr>
        <w:t>of sexually</w:t>
      </w:r>
      <w:r>
        <w:rPr>
          <w:spacing w:val="-4"/>
          <w:sz w:val="21"/>
        </w:rPr>
        <w:t xml:space="preserve"> </w:t>
      </w:r>
      <w:r>
        <w:rPr>
          <w:sz w:val="21"/>
        </w:rPr>
        <w:t>suggestive</w:t>
      </w:r>
      <w:r>
        <w:rPr>
          <w:spacing w:val="-1"/>
          <w:sz w:val="21"/>
        </w:rPr>
        <w:t xml:space="preserve"> </w:t>
      </w:r>
      <w:r>
        <w:rPr>
          <w:sz w:val="21"/>
        </w:rPr>
        <w:t>objects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pictures,</w:t>
      </w:r>
      <w:r>
        <w:rPr>
          <w:spacing w:val="-3"/>
          <w:sz w:val="21"/>
        </w:rPr>
        <w:t xml:space="preserve"> </w:t>
      </w:r>
      <w:r>
        <w:rPr>
          <w:sz w:val="21"/>
        </w:rPr>
        <w:t>physical</w:t>
      </w:r>
    </w:p>
    <w:p w14:paraId="1BC76DEE" w14:textId="77777777" w:rsidR="00447697" w:rsidRDefault="00BE6F0B">
      <w:pPr>
        <w:pStyle w:val="BodyText"/>
        <w:spacing w:before="48"/>
        <w:ind w:left="3601"/>
      </w:pPr>
      <w:r>
        <w:t>contact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unwelcome</w:t>
      </w:r>
      <w:r>
        <w:rPr>
          <w:spacing w:val="-3"/>
        </w:rPr>
        <w:t xml:space="preserve"> </w:t>
      </w:r>
      <w:r>
        <w:t>hugging,</w:t>
      </w:r>
      <w:r>
        <w:rPr>
          <w:spacing w:val="-5"/>
        </w:rPr>
        <w:t xml:space="preserve"> </w:t>
      </w:r>
      <w:r>
        <w:t>patting,</w:t>
      </w:r>
      <w:r>
        <w:rPr>
          <w:spacing w:val="51"/>
        </w:rPr>
        <w:t xml:space="preserve"> </w:t>
      </w:r>
      <w:r>
        <w:t>and</w:t>
      </w:r>
      <w:r>
        <w:rPr>
          <w:spacing w:val="50"/>
        </w:rPr>
        <w:t xml:space="preserve"> </w:t>
      </w:r>
      <w:proofErr w:type="spellStart"/>
      <w:r>
        <w:t>another’sbody</w:t>
      </w:r>
      <w:proofErr w:type="spellEnd"/>
      <w:r>
        <w:t>.</w:t>
      </w:r>
    </w:p>
    <w:p w14:paraId="4CD1010D" w14:textId="77777777" w:rsidR="00447697" w:rsidRDefault="00447697">
      <w:pPr>
        <w:pStyle w:val="BodyText"/>
        <w:spacing w:before="8"/>
        <w:rPr>
          <w:sz w:val="20"/>
        </w:rPr>
      </w:pPr>
    </w:p>
    <w:p w14:paraId="09223567" w14:textId="77777777" w:rsidR="00447697" w:rsidRDefault="00BE6F0B">
      <w:pPr>
        <w:pStyle w:val="ListParagraph"/>
        <w:numPr>
          <w:ilvl w:val="4"/>
          <w:numId w:val="6"/>
        </w:numPr>
        <w:tabs>
          <w:tab w:val="left" w:pos="3600"/>
          <w:tab w:val="left" w:pos="3601"/>
        </w:tabs>
        <w:rPr>
          <w:sz w:val="21"/>
        </w:rPr>
      </w:pPr>
      <w:r>
        <w:rPr>
          <w:sz w:val="21"/>
        </w:rPr>
        <w:t>Gender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sex</w:t>
      </w:r>
      <w:r>
        <w:rPr>
          <w:spacing w:val="-1"/>
          <w:sz w:val="21"/>
        </w:rPr>
        <w:t xml:space="preserve"> </w:t>
      </w:r>
      <w:r>
        <w:rPr>
          <w:sz w:val="21"/>
        </w:rPr>
        <w:t>harassment:</w:t>
      </w:r>
      <w:r>
        <w:rPr>
          <w:spacing w:val="-1"/>
          <w:sz w:val="21"/>
        </w:rPr>
        <w:t xml:space="preserve"> </w:t>
      </w:r>
      <w:r>
        <w:rPr>
          <w:sz w:val="21"/>
        </w:rPr>
        <w:t>gender</w:t>
      </w:r>
      <w:r>
        <w:rPr>
          <w:spacing w:val="-2"/>
          <w:sz w:val="21"/>
        </w:rPr>
        <w:t xml:space="preserve"> </w:t>
      </w:r>
      <w:r>
        <w:rPr>
          <w:sz w:val="21"/>
        </w:rPr>
        <w:t>based</w:t>
      </w:r>
      <w:r>
        <w:rPr>
          <w:spacing w:val="-1"/>
          <w:sz w:val="21"/>
        </w:rPr>
        <w:t xml:space="preserve"> </w:t>
      </w:r>
      <w:r>
        <w:rPr>
          <w:sz w:val="21"/>
        </w:rPr>
        <w:t>jokes</w:t>
      </w:r>
      <w:r>
        <w:rPr>
          <w:spacing w:val="2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comments;</w:t>
      </w:r>
    </w:p>
    <w:p w14:paraId="0067768E" w14:textId="77777777" w:rsidR="00447697" w:rsidRDefault="00447697">
      <w:pPr>
        <w:pStyle w:val="BodyText"/>
        <w:spacing w:before="10"/>
        <w:rPr>
          <w:sz w:val="24"/>
        </w:rPr>
      </w:pPr>
    </w:p>
    <w:p w14:paraId="1C3BD9AA" w14:textId="77777777" w:rsidR="00447697" w:rsidRDefault="00BE6F0B">
      <w:pPr>
        <w:pStyle w:val="ListParagraph"/>
        <w:numPr>
          <w:ilvl w:val="4"/>
          <w:numId w:val="6"/>
        </w:numPr>
        <w:tabs>
          <w:tab w:val="left" w:pos="3600"/>
          <w:tab w:val="left" w:pos="3601"/>
        </w:tabs>
        <w:spacing w:line="312" w:lineRule="auto"/>
        <w:ind w:right="1438"/>
        <w:rPr>
          <w:sz w:val="21"/>
        </w:rPr>
      </w:pPr>
      <w:r>
        <w:rPr>
          <w:sz w:val="21"/>
        </w:rPr>
        <w:t>Race</w:t>
      </w:r>
      <w:r>
        <w:rPr>
          <w:spacing w:val="13"/>
          <w:sz w:val="21"/>
        </w:rPr>
        <w:t xml:space="preserve"> </w:t>
      </w:r>
      <w:r>
        <w:rPr>
          <w:sz w:val="21"/>
        </w:rPr>
        <w:t>or</w:t>
      </w:r>
      <w:r>
        <w:rPr>
          <w:spacing w:val="12"/>
          <w:sz w:val="21"/>
        </w:rPr>
        <w:t xml:space="preserve"> </w:t>
      </w:r>
      <w:r>
        <w:rPr>
          <w:sz w:val="21"/>
        </w:rPr>
        <w:t>national</w:t>
      </w:r>
      <w:r>
        <w:rPr>
          <w:spacing w:val="13"/>
          <w:sz w:val="21"/>
        </w:rPr>
        <w:t xml:space="preserve"> </w:t>
      </w:r>
      <w:r>
        <w:rPr>
          <w:sz w:val="21"/>
        </w:rPr>
        <w:t>origin</w:t>
      </w:r>
      <w:r>
        <w:rPr>
          <w:spacing w:val="13"/>
          <w:sz w:val="21"/>
        </w:rPr>
        <w:t xml:space="preserve"> </w:t>
      </w:r>
      <w:r>
        <w:rPr>
          <w:sz w:val="21"/>
        </w:rPr>
        <w:t>harassment:</w:t>
      </w:r>
      <w:r>
        <w:rPr>
          <w:spacing w:val="11"/>
          <w:sz w:val="21"/>
        </w:rPr>
        <w:t xml:space="preserve"> </w:t>
      </w:r>
      <w:r>
        <w:rPr>
          <w:sz w:val="21"/>
        </w:rPr>
        <w:t>epithets,</w:t>
      </w:r>
      <w:r>
        <w:rPr>
          <w:spacing w:val="9"/>
          <w:sz w:val="21"/>
        </w:rPr>
        <w:t xml:space="preserve"> </w:t>
      </w:r>
      <w:r>
        <w:rPr>
          <w:sz w:val="21"/>
        </w:rPr>
        <w:t>slurs,</w:t>
      </w:r>
      <w:r>
        <w:rPr>
          <w:spacing w:val="11"/>
          <w:sz w:val="21"/>
        </w:rPr>
        <w:t xml:space="preserve"> </w:t>
      </w:r>
      <w:r>
        <w:rPr>
          <w:sz w:val="21"/>
        </w:rPr>
        <w:t>or</w:t>
      </w:r>
      <w:r>
        <w:rPr>
          <w:spacing w:val="12"/>
          <w:sz w:val="21"/>
        </w:rPr>
        <w:t xml:space="preserve"> </w:t>
      </w:r>
      <w:r>
        <w:rPr>
          <w:sz w:val="21"/>
        </w:rPr>
        <w:t>negative</w:t>
      </w:r>
      <w:r>
        <w:rPr>
          <w:spacing w:val="-56"/>
          <w:sz w:val="21"/>
        </w:rPr>
        <w:t xml:space="preserve"> </w:t>
      </w:r>
      <w:r>
        <w:rPr>
          <w:sz w:val="21"/>
        </w:rPr>
        <w:t>stereotypical</w:t>
      </w:r>
      <w:r>
        <w:rPr>
          <w:spacing w:val="-1"/>
          <w:sz w:val="21"/>
        </w:rPr>
        <w:t xml:space="preserve"> </w:t>
      </w:r>
      <w:r>
        <w:rPr>
          <w:sz w:val="21"/>
        </w:rPr>
        <w:t>comments,</w:t>
      </w:r>
      <w:r>
        <w:rPr>
          <w:spacing w:val="-2"/>
          <w:sz w:val="21"/>
        </w:rPr>
        <w:t xml:space="preserve"> </w:t>
      </w:r>
      <w:r>
        <w:rPr>
          <w:sz w:val="21"/>
        </w:rPr>
        <w:t>jokes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cartoons;</w:t>
      </w:r>
    </w:p>
    <w:p w14:paraId="3F1A0B74" w14:textId="77777777" w:rsidR="00447697" w:rsidRDefault="00BE6F0B">
      <w:pPr>
        <w:pStyle w:val="ListParagraph"/>
        <w:numPr>
          <w:ilvl w:val="4"/>
          <w:numId w:val="6"/>
        </w:numPr>
        <w:tabs>
          <w:tab w:val="left" w:pos="3600"/>
          <w:tab w:val="left" w:pos="3601"/>
        </w:tabs>
        <w:spacing w:before="163"/>
        <w:rPr>
          <w:sz w:val="21"/>
        </w:rPr>
      </w:pPr>
      <w:r>
        <w:rPr>
          <w:sz w:val="21"/>
        </w:rPr>
        <w:t>Age</w:t>
      </w:r>
      <w:r>
        <w:rPr>
          <w:spacing w:val="57"/>
          <w:sz w:val="21"/>
        </w:rPr>
        <w:t xml:space="preserve"> </w:t>
      </w:r>
      <w:r>
        <w:rPr>
          <w:sz w:val="21"/>
        </w:rPr>
        <w:t>harassment:</w:t>
      </w:r>
      <w:r>
        <w:rPr>
          <w:spacing w:val="56"/>
          <w:sz w:val="21"/>
        </w:rPr>
        <w:t xml:space="preserve"> </w:t>
      </w:r>
      <w:r>
        <w:rPr>
          <w:sz w:val="21"/>
        </w:rPr>
        <w:t>stray</w:t>
      </w:r>
      <w:r>
        <w:rPr>
          <w:spacing w:val="57"/>
          <w:sz w:val="21"/>
        </w:rPr>
        <w:t xml:space="preserve"> </w:t>
      </w:r>
      <w:r>
        <w:rPr>
          <w:sz w:val="21"/>
        </w:rPr>
        <w:t>remarks</w:t>
      </w:r>
      <w:r>
        <w:rPr>
          <w:spacing w:val="57"/>
          <w:sz w:val="21"/>
        </w:rPr>
        <w:t xml:space="preserve"> </w:t>
      </w:r>
      <w:r>
        <w:rPr>
          <w:sz w:val="21"/>
        </w:rPr>
        <w:t>or</w:t>
      </w:r>
      <w:r>
        <w:rPr>
          <w:spacing w:val="115"/>
          <w:sz w:val="21"/>
        </w:rPr>
        <w:t xml:space="preserve"> </w:t>
      </w:r>
      <w:r>
        <w:rPr>
          <w:sz w:val="21"/>
        </w:rPr>
        <w:t>jokes</w:t>
      </w:r>
    </w:p>
    <w:p w14:paraId="653627F2" w14:textId="77777777" w:rsidR="00447697" w:rsidRDefault="00447697">
      <w:pPr>
        <w:pStyle w:val="BodyText"/>
        <w:spacing w:before="10"/>
        <w:rPr>
          <w:sz w:val="24"/>
        </w:rPr>
      </w:pPr>
    </w:p>
    <w:p w14:paraId="69A761B4" w14:textId="77777777" w:rsidR="00447697" w:rsidRDefault="00BE6F0B">
      <w:pPr>
        <w:pStyle w:val="ListParagraph"/>
        <w:numPr>
          <w:ilvl w:val="4"/>
          <w:numId w:val="6"/>
        </w:numPr>
        <w:tabs>
          <w:tab w:val="left" w:pos="3600"/>
          <w:tab w:val="left" w:pos="3601"/>
        </w:tabs>
        <w:spacing w:line="314" w:lineRule="auto"/>
        <w:ind w:right="1439"/>
        <w:rPr>
          <w:sz w:val="21"/>
        </w:rPr>
      </w:pPr>
      <w:r>
        <w:rPr>
          <w:sz w:val="21"/>
        </w:rPr>
        <w:t>Disability</w:t>
      </w:r>
      <w:r>
        <w:rPr>
          <w:spacing w:val="29"/>
          <w:sz w:val="21"/>
        </w:rPr>
        <w:t xml:space="preserve"> </w:t>
      </w:r>
      <w:r>
        <w:rPr>
          <w:sz w:val="21"/>
        </w:rPr>
        <w:t>harassment:</w:t>
      </w:r>
      <w:r>
        <w:rPr>
          <w:spacing w:val="31"/>
          <w:sz w:val="21"/>
        </w:rPr>
        <w:t xml:space="preserve"> </w:t>
      </w:r>
      <w:r>
        <w:rPr>
          <w:sz w:val="21"/>
        </w:rPr>
        <w:t>Disparaging</w:t>
      </w:r>
      <w:r>
        <w:rPr>
          <w:spacing w:val="31"/>
          <w:sz w:val="21"/>
        </w:rPr>
        <w:t xml:space="preserve"> </w:t>
      </w:r>
      <w:r>
        <w:rPr>
          <w:sz w:val="21"/>
        </w:rPr>
        <w:t>remarks,</w:t>
      </w:r>
      <w:r>
        <w:rPr>
          <w:spacing w:val="31"/>
          <w:sz w:val="21"/>
        </w:rPr>
        <w:t xml:space="preserve"> </w:t>
      </w:r>
      <w:r>
        <w:rPr>
          <w:sz w:val="21"/>
        </w:rPr>
        <w:t>slurs</w:t>
      </w:r>
      <w:r>
        <w:rPr>
          <w:spacing w:val="28"/>
          <w:sz w:val="21"/>
        </w:rPr>
        <w:t xml:space="preserve"> </w:t>
      </w:r>
      <w:r>
        <w:rPr>
          <w:sz w:val="21"/>
        </w:rPr>
        <w:t>or</w:t>
      </w:r>
      <w:r>
        <w:rPr>
          <w:spacing w:val="31"/>
          <w:sz w:val="21"/>
        </w:rPr>
        <w:t xml:space="preserve"> </w:t>
      </w:r>
      <w:r>
        <w:rPr>
          <w:sz w:val="21"/>
        </w:rPr>
        <w:t>jokes</w:t>
      </w:r>
      <w:r>
        <w:rPr>
          <w:spacing w:val="31"/>
          <w:sz w:val="21"/>
        </w:rPr>
        <w:t xml:space="preserve"> </w:t>
      </w:r>
      <w:r>
        <w:rPr>
          <w:sz w:val="21"/>
        </w:rPr>
        <w:t>relating</w:t>
      </w:r>
      <w:r>
        <w:rPr>
          <w:spacing w:val="32"/>
          <w:sz w:val="21"/>
        </w:rPr>
        <w:t xml:space="preserve"> </w:t>
      </w:r>
      <w:r>
        <w:rPr>
          <w:sz w:val="21"/>
        </w:rPr>
        <w:t>to</w:t>
      </w:r>
      <w:r>
        <w:rPr>
          <w:spacing w:val="29"/>
          <w:sz w:val="21"/>
        </w:rPr>
        <w:t xml:space="preserve"> </w:t>
      </w:r>
      <w:r>
        <w:rPr>
          <w:sz w:val="21"/>
        </w:rPr>
        <w:t>a</w:t>
      </w:r>
      <w:r>
        <w:rPr>
          <w:spacing w:val="-55"/>
          <w:sz w:val="21"/>
        </w:rPr>
        <w:t xml:space="preserve"> </w:t>
      </w:r>
      <w:proofErr w:type="spellStart"/>
      <w:r>
        <w:rPr>
          <w:sz w:val="21"/>
        </w:rPr>
        <w:t>person’scalor</w:t>
      </w:r>
      <w:proofErr w:type="spellEnd"/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physimentaldisability</w:t>
      </w:r>
      <w:proofErr w:type="spellEnd"/>
      <w:r>
        <w:rPr>
          <w:sz w:val="21"/>
        </w:rPr>
        <w:t>.</w:t>
      </w:r>
    </w:p>
    <w:p w14:paraId="555C1AB8" w14:textId="77777777" w:rsidR="00447697" w:rsidRDefault="00BE6F0B">
      <w:pPr>
        <w:pStyle w:val="ListParagraph"/>
        <w:numPr>
          <w:ilvl w:val="4"/>
          <w:numId w:val="6"/>
        </w:numPr>
        <w:tabs>
          <w:tab w:val="left" w:pos="3600"/>
          <w:tab w:val="left" w:pos="3601"/>
        </w:tabs>
        <w:spacing w:before="212" w:line="312" w:lineRule="auto"/>
        <w:ind w:right="1439"/>
        <w:rPr>
          <w:sz w:val="21"/>
        </w:rPr>
      </w:pPr>
      <w:r>
        <w:rPr>
          <w:sz w:val="21"/>
        </w:rPr>
        <w:t>Religious</w:t>
      </w:r>
      <w:r>
        <w:rPr>
          <w:spacing w:val="1"/>
          <w:sz w:val="21"/>
        </w:rPr>
        <w:t xml:space="preserve"> </w:t>
      </w:r>
      <w:r>
        <w:rPr>
          <w:sz w:val="21"/>
        </w:rPr>
        <w:t>harassment:</w:t>
      </w:r>
      <w:r>
        <w:rPr>
          <w:spacing w:val="1"/>
          <w:sz w:val="21"/>
        </w:rPr>
        <w:t xml:space="preserve"> </w:t>
      </w:r>
      <w:r>
        <w:rPr>
          <w:sz w:val="21"/>
        </w:rPr>
        <w:t>Coercion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employee</w:t>
      </w:r>
      <w:r>
        <w:rPr>
          <w:spacing w:val="1"/>
          <w:sz w:val="21"/>
        </w:rPr>
        <w:t xml:space="preserve"> </w:t>
      </w:r>
      <w:r>
        <w:rPr>
          <w:sz w:val="21"/>
        </w:rPr>
        <w:t>participation</w:t>
      </w:r>
      <w:r>
        <w:rPr>
          <w:spacing w:val="1"/>
          <w:sz w:val="21"/>
        </w:rPr>
        <w:t xml:space="preserve"> </w:t>
      </w:r>
      <w:r>
        <w:rPr>
          <w:sz w:val="21"/>
        </w:rPr>
        <w:t>in</w:t>
      </w:r>
      <w:r>
        <w:rPr>
          <w:spacing w:val="1"/>
          <w:sz w:val="21"/>
        </w:rPr>
        <w:t xml:space="preserve"> </w:t>
      </w:r>
      <w:r>
        <w:rPr>
          <w:sz w:val="21"/>
        </w:rPr>
        <w:t>religious</w:t>
      </w:r>
      <w:r>
        <w:rPr>
          <w:spacing w:val="-56"/>
          <w:sz w:val="21"/>
        </w:rPr>
        <w:t xml:space="preserve"> </w:t>
      </w:r>
      <w:r>
        <w:rPr>
          <w:sz w:val="21"/>
        </w:rPr>
        <w:t>activities,</w:t>
      </w:r>
      <w:r>
        <w:rPr>
          <w:spacing w:val="-3"/>
          <w:sz w:val="21"/>
        </w:rPr>
        <w:t xml:space="preserve"> </w:t>
      </w:r>
      <w:r>
        <w:rPr>
          <w:sz w:val="21"/>
        </w:rPr>
        <w:t>verbal</w:t>
      </w:r>
      <w:r>
        <w:rPr>
          <w:spacing w:val="-3"/>
          <w:sz w:val="21"/>
        </w:rPr>
        <w:t xml:space="preserve"> </w:t>
      </w:r>
      <w:r>
        <w:rPr>
          <w:sz w:val="21"/>
        </w:rPr>
        <w:t>attacks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religious</w:t>
      </w:r>
      <w:r>
        <w:rPr>
          <w:spacing w:val="-1"/>
          <w:sz w:val="21"/>
        </w:rPr>
        <w:t xml:space="preserve"> </w:t>
      </w:r>
      <w:r>
        <w:rPr>
          <w:sz w:val="21"/>
        </w:rPr>
        <w:t>slurs.</w:t>
      </w:r>
    </w:p>
    <w:p w14:paraId="4979E700" w14:textId="77777777" w:rsidR="00447697" w:rsidRDefault="00447697">
      <w:pPr>
        <w:spacing w:line="312" w:lineRule="auto"/>
        <w:rPr>
          <w:sz w:val="21"/>
        </w:rPr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649FC2E4" w14:textId="77777777" w:rsidR="00447697" w:rsidRDefault="00BE6F0B">
      <w:pPr>
        <w:pStyle w:val="ListParagraph"/>
        <w:numPr>
          <w:ilvl w:val="0"/>
          <w:numId w:val="5"/>
        </w:numPr>
        <w:tabs>
          <w:tab w:val="left" w:pos="2521"/>
        </w:tabs>
        <w:spacing w:before="186" w:line="326" w:lineRule="auto"/>
        <w:ind w:right="1438"/>
        <w:jc w:val="both"/>
        <w:rPr>
          <w:sz w:val="21"/>
        </w:rPr>
      </w:pPr>
      <w:bookmarkStart w:id="1276" w:name="_bookmark56"/>
      <w:bookmarkEnd w:id="1276"/>
      <w:r>
        <w:rPr>
          <w:sz w:val="21"/>
        </w:rPr>
        <w:lastRenderedPageBreak/>
        <w:t>Employment</w:t>
      </w:r>
      <w:r>
        <w:rPr>
          <w:spacing w:val="1"/>
          <w:sz w:val="21"/>
        </w:rPr>
        <w:t xml:space="preserve"> </w:t>
      </w:r>
      <w:r>
        <w:rPr>
          <w:sz w:val="21"/>
        </w:rPr>
        <w:t>decisions</w:t>
      </w:r>
      <w:r>
        <w:rPr>
          <w:spacing w:val="1"/>
          <w:sz w:val="21"/>
        </w:rPr>
        <w:t xml:space="preserve"> </w:t>
      </w:r>
      <w:r>
        <w:rPr>
          <w:sz w:val="21"/>
        </w:rPr>
        <w:t>based</w:t>
      </w:r>
      <w:r>
        <w:rPr>
          <w:spacing w:val="1"/>
          <w:sz w:val="21"/>
        </w:rPr>
        <w:t xml:space="preserve"> </w:t>
      </w:r>
      <w:r>
        <w:rPr>
          <w:sz w:val="21"/>
        </w:rPr>
        <w:t>on</w:t>
      </w:r>
      <w:r>
        <w:rPr>
          <w:spacing w:val="1"/>
          <w:sz w:val="21"/>
        </w:rPr>
        <w:t xml:space="preserve"> </w:t>
      </w:r>
      <w:r>
        <w:rPr>
          <w:sz w:val="21"/>
        </w:rPr>
        <w:t>stereotypes</w:t>
      </w:r>
      <w:r>
        <w:rPr>
          <w:spacing w:val="1"/>
          <w:sz w:val="21"/>
        </w:rPr>
        <w:t xml:space="preserve"> </w:t>
      </w:r>
      <w:r>
        <w:rPr>
          <w:sz w:val="21"/>
        </w:rPr>
        <w:t>or</w:t>
      </w:r>
      <w:r>
        <w:rPr>
          <w:spacing w:val="1"/>
          <w:sz w:val="21"/>
        </w:rPr>
        <w:t xml:space="preserve"> </w:t>
      </w:r>
      <w:r>
        <w:rPr>
          <w:sz w:val="21"/>
        </w:rPr>
        <w:t>assumptions</w:t>
      </w:r>
      <w:r>
        <w:rPr>
          <w:spacing w:val="1"/>
          <w:sz w:val="21"/>
        </w:rPr>
        <w:t xml:space="preserve"> </w:t>
      </w:r>
      <w:r>
        <w:rPr>
          <w:sz w:val="21"/>
        </w:rPr>
        <w:t>about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58"/>
          <w:sz w:val="21"/>
        </w:rPr>
        <w:t xml:space="preserve"> </w:t>
      </w:r>
      <w:r>
        <w:rPr>
          <w:sz w:val="21"/>
        </w:rPr>
        <w:t>abilities,</w:t>
      </w:r>
      <w:r>
        <w:rPr>
          <w:spacing w:val="-56"/>
          <w:sz w:val="21"/>
        </w:rPr>
        <w:t xml:space="preserve"> </w:t>
      </w:r>
      <w:r>
        <w:rPr>
          <w:sz w:val="21"/>
        </w:rPr>
        <w:t>traits, or performance of individuals of a certain sex, race, religion, or ethnic group, or</w:t>
      </w:r>
      <w:r>
        <w:rPr>
          <w:spacing w:val="-56"/>
          <w:sz w:val="21"/>
        </w:rPr>
        <w:t xml:space="preserve"> </w:t>
      </w:r>
      <w:r>
        <w:rPr>
          <w:sz w:val="21"/>
        </w:rPr>
        <w:t>individuals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disabilities.</w:t>
      </w:r>
    </w:p>
    <w:p w14:paraId="60048123" w14:textId="77777777" w:rsidR="00447697" w:rsidRDefault="00BE6F0B">
      <w:pPr>
        <w:pStyle w:val="ListParagraph"/>
        <w:numPr>
          <w:ilvl w:val="0"/>
          <w:numId w:val="5"/>
        </w:numPr>
        <w:tabs>
          <w:tab w:val="left" w:pos="2521"/>
        </w:tabs>
        <w:spacing w:before="209" w:line="326" w:lineRule="auto"/>
        <w:ind w:right="1434"/>
        <w:jc w:val="both"/>
        <w:rPr>
          <w:sz w:val="21"/>
        </w:rPr>
      </w:pPr>
      <w:r>
        <w:rPr>
          <w:sz w:val="21"/>
        </w:rPr>
        <w:t>Denying</w:t>
      </w:r>
      <w:r>
        <w:rPr>
          <w:spacing w:val="1"/>
          <w:sz w:val="21"/>
        </w:rPr>
        <w:t xml:space="preserve"> </w:t>
      </w:r>
      <w:r>
        <w:rPr>
          <w:sz w:val="21"/>
        </w:rPr>
        <w:t>employment</w:t>
      </w:r>
      <w:r>
        <w:rPr>
          <w:spacing w:val="1"/>
          <w:sz w:val="21"/>
        </w:rPr>
        <w:t xml:space="preserve"> </w:t>
      </w:r>
      <w:r>
        <w:rPr>
          <w:sz w:val="21"/>
        </w:rPr>
        <w:t>opportunities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person</w:t>
      </w:r>
      <w:r>
        <w:rPr>
          <w:spacing w:val="1"/>
          <w:sz w:val="21"/>
        </w:rPr>
        <w:t xml:space="preserve"> </w:t>
      </w:r>
      <w:r>
        <w:rPr>
          <w:sz w:val="21"/>
        </w:rPr>
        <w:t>because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marriage</w:t>
      </w:r>
      <w:r>
        <w:rPr>
          <w:spacing w:val="1"/>
          <w:sz w:val="21"/>
        </w:rPr>
        <w:t xml:space="preserve"> </w:t>
      </w:r>
      <w:r>
        <w:rPr>
          <w:sz w:val="21"/>
        </w:rPr>
        <w:t>to,</w:t>
      </w:r>
      <w:r>
        <w:rPr>
          <w:spacing w:val="58"/>
          <w:sz w:val="21"/>
        </w:rPr>
        <w:t xml:space="preserve"> </w:t>
      </w:r>
      <w:r>
        <w:rPr>
          <w:sz w:val="21"/>
        </w:rPr>
        <w:t>or</w:t>
      </w:r>
      <w:r>
        <w:rPr>
          <w:spacing w:val="1"/>
          <w:sz w:val="21"/>
        </w:rPr>
        <w:t xml:space="preserve"> </w:t>
      </w:r>
      <w:r>
        <w:rPr>
          <w:sz w:val="21"/>
        </w:rPr>
        <w:t>association with, an individual of a particular race, religion, national origin, or an</w:t>
      </w:r>
      <w:r>
        <w:rPr>
          <w:spacing w:val="1"/>
          <w:sz w:val="21"/>
        </w:rPr>
        <w:t xml:space="preserve"> </w:t>
      </w:r>
      <w:r>
        <w:rPr>
          <w:sz w:val="21"/>
        </w:rPr>
        <w:t>individual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disability.</w:t>
      </w:r>
    </w:p>
    <w:p w14:paraId="27DB1387" w14:textId="77777777" w:rsidR="00447697" w:rsidRDefault="00BE6F0B">
      <w:pPr>
        <w:pStyle w:val="ListParagraph"/>
        <w:numPr>
          <w:ilvl w:val="0"/>
          <w:numId w:val="5"/>
        </w:numPr>
        <w:tabs>
          <w:tab w:val="left" w:pos="2521"/>
        </w:tabs>
        <w:spacing w:before="211" w:line="343" w:lineRule="auto"/>
        <w:ind w:right="1412"/>
        <w:jc w:val="both"/>
        <w:rPr>
          <w:sz w:val="21"/>
        </w:rPr>
      </w:pPr>
      <w:r>
        <w:rPr>
          <w:sz w:val="21"/>
        </w:rPr>
        <w:t>Retaliation</w:t>
      </w:r>
      <w:r>
        <w:rPr>
          <w:spacing w:val="12"/>
          <w:sz w:val="21"/>
        </w:rPr>
        <w:t xml:space="preserve"> </w:t>
      </w:r>
      <w:r>
        <w:rPr>
          <w:sz w:val="21"/>
        </w:rPr>
        <w:t>to</w:t>
      </w:r>
      <w:r>
        <w:rPr>
          <w:spacing w:val="12"/>
          <w:sz w:val="21"/>
        </w:rPr>
        <w:t xml:space="preserve"> </w:t>
      </w:r>
      <w:r>
        <w:rPr>
          <w:sz w:val="21"/>
        </w:rPr>
        <w:t>an</w:t>
      </w:r>
      <w:r>
        <w:rPr>
          <w:spacing w:val="12"/>
          <w:sz w:val="21"/>
        </w:rPr>
        <w:t xml:space="preserve"> </w:t>
      </w:r>
      <w:r>
        <w:rPr>
          <w:sz w:val="21"/>
        </w:rPr>
        <w:t>employee</w:t>
      </w:r>
      <w:r>
        <w:rPr>
          <w:spacing w:val="12"/>
          <w:sz w:val="21"/>
        </w:rPr>
        <w:t xml:space="preserve"> </w:t>
      </w:r>
      <w:r>
        <w:rPr>
          <w:sz w:val="21"/>
        </w:rPr>
        <w:t>who</w:t>
      </w:r>
      <w:r>
        <w:rPr>
          <w:spacing w:val="13"/>
          <w:sz w:val="21"/>
        </w:rPr>
        <w:t xml:space="preserve"> </w:t>
      </w:r>
      <w:r>
        <w:rPr>
          <w:sz w:val="21"/>
        </w:rPr>
        <w:t>takes</w:t>
      </w:r>
      <w:r>
        <w:rPr>
          <w:spacing w:val="12"/>
          <w:sz w:val="21"/>
        </w:rPr>
        <w:t xml:space="preserve"> </w:t>
      </w:r>
      <w:r>
        <w:rPr>
          <w:sz w:val="21"/>
        </w:rPr>
        <w:t>one</w:t>
      </w:r>
      <w:r>
        <w:rPr>
          <w:spacing w:val="12"/>
          <w:sz w:val="21"/>
        </w:rPr>
        <w:t xml:space="preserve"> </w:t>
      </w:r>
      <w:r>
        <w:rPr>
          <w:sz w:val="21"/>
        </w:rPr>
        <w:t>of</w:t>
      </w:r>
      <w:r>
        <w:rPr>
          <w:spacing w:val="13"/>
          <w:sz w:val="21"/>
        </w:rPr>
        <w:t xml:space="preserve"> </w:t>
      </w:r>
      <w:r>
        <w:rPr>
          <w:sz w:val="21"/>
        </w:rPr>
        <w:t>the</w:t>
      </w:r>
      <w:r>
        <w:rPr>
          <w:spacing w:val="13"/>
          <w:sz w:val="21"/>
        </w:rPr>
        <w:t xml:space="preserve"> </w:t>
      </w:r>
      <w:r>
        <w:rPr>
          <w:sz w:val="21"/>
        </w:rPr>
        <w:t>following</w:t>
      </w:r>
      <w:r>
        <w:rPr>
          <w:spacing w:val="12"/>
          <w:sz w:val="21"/>
        </w:rPr>
        <w:t xml:space="preserve"> </w:t>
      </w:r>
      <w:r>
        <w:rPr>
          <w:sz w:val="21"/>
        </w:rPr>
        <w:t>actions:</w:t>
      </w:r>
      <w:r>
        <w:rPr>
          <w:spacing w:val="11"/>
          <w:sz w:val="21"/>
        </w:rPr>
        <w:t xml:space="preserve"> </w:t>
      </w:r>
      <w:r>
        <w:rPr>
          <w:sz w:val="21"/>
        </w:rPr>
        <w:t>filing</w:t>
      </w:r>
      <w:r>
        <w:rPr>
          <w:spacing w:val="12"/>
          <w:sz w:val="21"/>
        </w:rPr>
        <w:t xml:space="preserve"> </w:t>
      </w:r>
      <w:r>
        <w:rPr>
          <w:sz w:val="21"/>
        </w:rPr>
        <w:t>a</w:t>
      </w:r>
      <w:r>
        <w:rPr>
          <w:spacing w:val="13"/>
          <w:sz w:val="21"/>
        </w:rPr>
        <w:t xml:space="preserve"> </w:t>
      </w:r>
      <w:r>
        <w:rPr>
          <w:sz w:val="21"/>
        </w:rPr>
        <w:t>complaint</w:t>
      </w:r>
      <w:r>
        <w:rPr>
          <w:spacing w:val="-56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discrimination,</w:t>
      </w:r>
      <w:r>
        <w:rPr>
          <w:spacing w:val="1"/>
          <w:sz w:val="21"/>
        </w:rPr>
        <w:t xml:space="preserve"> </w:t>
      </w:r>
      <w:r>
        <w:rPr>
          <w:sz w:val="21"/>
        </w:rPr>
        <w:t>participating</w:t>
      </w:r>
      <w:r>
        <w:rPr>
          <w:spacing w:val="1"/>
          <w:sz w:val="21"/>
        </w:rPr>
        <w:t xml:space="preserve"> </w:t>
      </w:r>
      <w:r>
        <w:rPr>
          <w:sz w:val="21"/>
        </w:rPr>
        <w:t>in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discrimination</w:t>
      </w:r>
      <w:r>
        <w:rPr>
          <w:spacing w:val="1"/>
          <w:sz w:val="21"/>
        </w:rPr>
        <w:t xml:space="preserve"> </w:t>
      </w:r>
      <w:r>
        <w:rPr>
          <w:sz w:val="21"/>
        </w:rPr>
        <w:t>investigation,</w:t>
      </w:r>
      <w:r>
        <w:rPr>
          <w:spacing w:val="1"/>
          <w:sz w:val="21"/>
        </w:rPr>
        <w:t xml:space="preserve"> </w:t>
      </w:r>
      <w:r>
        <w:rPr>
          <w:sz w:val="21"/>
        </w:rPr>
        <w:t>opposing</w:t>
      </w:r>
      <w:r>
        <w:rPr>
          <w:spacing w:val="-56"/>
          <w:sz w:val="21"/>
        </w:rPr>
        <w:t xml:space="preserve"> </w:t>
      </w:r>
      <w:r>
        <w:rPr>
          <w:sz w:val="21"/>
        </w:rPr>
        <w:t>discriminatory practices or exercising any other right under federal anti-discrimination</w:t>
      </w:r>
      <w:r>
        <w:rPr>
          <w:spacing w:val="1"/>
          <w:sz w:val="21"/>
        </w:rPr>
        <w:t xml:space="preserve"> </w:t>
      </w:r>
      <w:r>
        <w:rPr>
          <w:sz w:val="21"/>
        </w:rPr>
        <w:t>laws.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1"/>
          <w:sz w:val="21"/>
        </w:rPr>
        <w:t xml:space="preserve"> </w:t>
      </w:r>
      <w:r>
        <w:rPr>
          <w:sz w:val="21"/>
        </w:rPr>
        <w:t>will</w:t>
      </w:r>
      <w:r>
        <w:rPr>
          <w:spacing w:val="1"/>
          <w:sz w:val="21"/>
        </w:rPr>
        <w:t xml:space="preserve"> </w:t>
      </w:r>
      <w:r>
        <w:rPr>
          <w:sz w:val="21"/>
        </w:rPr>
        <w:t>not</w:t>
      </w:r>
      <w:r>
        <w:rPr>
          <w:spacing w:val="1"/>
          <w:sz w:val="21"/>
        </w:rPr>
        <w:t xml:space="preserve"> </w:t>
      </w:r>
      <w:r>
        <w:rPr>
          <w:sz w:val="21"/>
        </w:rPr>
        <w:t>tolerate</w:t>
      </w:r>
      <w:r>
        <w:rPr>
          <w:spacing w:val="1"/>
          <w:sz w:val="21"/>
        </w:rPr>
        <w:t xml:space="preserve"> </w:t>
      </w:r>
      <w:r>
        <w:rPr>
          <w:sz w:val="21"/>
        </w:rPr>
        <w:t>employment-based</w:t>
      </w:r>
      <w:r>
        <w:rPr>
          <w:spacing w:val="1"/>
          <w:sz w:val="21"/>
        </w:rPr>
        <w:t xml:space="preserve"> </w:t>
      </w:r>
      <w:r>
        <w:rPr>
          <w:sz w:val="21"/>
        </w:rPr>
        <w:t>retaliation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58"/>
          <w:sz w:val="21"/>
        </w:rPr>
        <w:t xml:space="preserve"> </w:t>
      </w:r>
      <w:r>
        <w:rPr>
          <w:sz w:val="21"/>
        </w:rPr>
        <w:t>any</w:t>
      </w:r>
      <w:r>
        <w:rPr>
          <w:spacing w:val="1"/>
          <w:sz w:val="21"/>
        </w:rPr>
        <w:t xml:space="preserve"> </w:t>
      </w:r>
      <w:r>
        <w:rPr>
          <w:sz w:val="21"/>
        </w:rPr>
        <w:t>violation</w:t>
      </w:r>
      <w:r>
        <w:rPr>
          <w:spacing w:val="-2"/>
          <w:sz w:val="21"/>
        </w:rPr>
        <w:t xml:space="preserve"> </w:t>
      </w:r>
      <w:r>
        <w:rPr>
          <w:sz w:val="21"/>
        </w:rPr>
        <w:t>should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reported</w:t>
      </w:r>
      <w:r>
        <w:rPr>
          <w:spacing w:val="-1"/>
          <w:sz w:val="21"/>
        </w:rPr>
        <w:t xml:space="preserve"> </w:t>
      </w:r>
      <w:r>
        <w:rPr>
          <w:sz w:val="21"/>
        </w:rPr>
        <w:t>immediately.</w:t>
      </w:r>
    </w:p>
    <w:p w14:paraId="1A88E688" w14:textId="77777777" w:rsidR="00447697" w:rsidRDefault="00BE6F0B">
      <w:pPr>
        <w:pStyle w:val="BodyText"/>
        <w:spacing w:before="182" w:line="314" w:lineRule="auto"/>
        <w:ind w:left="1440" w:right="1432"/>
        <w:jc w:val="both"/>
      </w:pPr>
      <w:r>
        <w:t>Conduct outlined above is unacceptable in Organization in any work –related setting outside,</w:t>
      </w:r>
      <w:r>
        <w:rPr>
          <w:spacing w:val="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trips,</w:t>
      </w:r>
      <w:r>
        <w:rPr>
          <w:spacing w:val="-3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meetings,</w:t>
      </w:r>
      <w:r>
        <w:rPr>
          <w:spacing w:val="-3"/>
        </w:rPr>
        <w:t xml:space="preserve"> </w:t>
      </w:r>
      <w:r>
        <w:t>conducting</w:t>
      </w:r>
      <w:r>
        <w:rPr>
          <w:spacing w:val="-2"/>
        </w:rPr>
        <w:t xml:space="preserve"> </w:t>
      </w:r>
      <w:r>
        <w:t>official</w:t>
      </w:r>
      <w:r>
        <w:rPr>
          <w:spacing w:val="-1"/>
        </w:rPr>
        <w:t xml:space="preserve"> </w:t>
      </w:r>
      <w:r>
        <w:t>social</w:t>
      </w:r>
      <w:r>
        <w:rPr>
          <w:spacing w:val="-1"/>
        </w:rPr>
        <w:t xml:space="preserve"> </w:t>
      </w:r>
      <w:r>
        <w:t>events.</w:t>
      </w:r>
    </w:p>
    <w:p w14:paraId="1100A3A2" w14:textId="77777777" w:rsidR="00447697" w:rsidRDefault="00BE6F0B">
      <w:pPr>
        <w:pStyle w:val="BodyText"/>
        <w:spacing w:before="210" w:line="338" w:lineRule="auto"/>
        <w:ind w:left="1440" w:right="1436"/>
        <w:jc w:val="both"/>
      </w:pPr>
      <w:r>
        <w:t>If an investigation determines that discrimination, harassment or retaliation indeed occurred, the</w:t>
      </w:r>
      <w:r>
        <w:rPr>
          <w:spacing w:val="1"/>
        </w:rPr>
        <w:t xml:space="preserve"> </w:t>
      </w:r>
      <w:r>
        <w:t>offender would be subject to corrective action and/or disciplinary action up to and including</w:t>
      </w:r>
      <w:r>
        <w:rPr>
          <w:spacing w:val="1"/>
        </w:rPr>
        <w:t xml:space="preserve"> </w:t>
      </w:r>
      <w:r>
        <w:t>termination.</w:t>
      </w:r>
    </w:p>
    <w:p w14:paraId="6092487A" w14:textId="77777777" w:rsidR="00447697" w:rsidRDefault="00BE6F0B">
      <w:pPr>
        <w:pStyle w:val="Heading5"/>
        <w:numPr>
          <w:ilvl w:val="2"/>
          <w:numId w:val="6"/>
        </w:numPr>
        <w:tabs>
          <w:tab w:val="left" w:pos="2161"/>
        </w:tabs>
        <w:spacing w:before="138"/>
        <w:ind w:hanging="721"/>
      </w:pPr>
      <w:r>
        <w:t>Procedures</w:t>
      </w:r>
    </w:p>
    <w:p w14:paraId="66F36D39" w14:textId="77777777" w:rsidR="00447697" w:rsidRDefault="00447697">
      <w:pPr>
        <w:pStyle w:val="BodyText"/>
        <w:spacing w:before="1"/>
        <w:rPr>
          <w:rFonts w:ascii="Arial"/>
          <w:b/>
          <w:sz w:val="25"/>
        </w:rPr>
      </w:pPr>
    </w:p>
    <w:p w14:paraId="23B21C0B" w14:textId="77777777" w:rsidR="00447697" w:rsidRDefault="00BE6F0B">
      <w:pPr>
        <w:pStyle w:val="BodyText"/>
        <w:spacing w:line="345" w:lineRule="auto"/>
        <w:ind w:left="2160" w:right="1439"/>
        <w:jc w:val="both"/>
      </w:pPr>
      <w:r>
        <w:t>The</w:t>
      </w:r>
      <w:r>
        <w:rPr>
          <w:spacing w:val="18"/>
        </w:rPr>
        <w:t xml:space="preserve"> </w:t>
      </w:r>
      <w:r>
        <w:t>organization</w:t>
      </w:r>
      <w:r>
        <w:rPr>
          <w:spacing w:val="20"/>
        </w:rPr>
        <w:t xml:space="preserve"> </w:t>
      </w:r>
      <w:r>
        <w:t>encourages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use</w:t>
      </w:r>
      <w:r>
        <w:rPr>
          <w:spacing w:val="22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its</w:t>
      </w:r>
      <w:r>
        <w:rPr>
          <w:spacing w:val="21"/>
        </w:rPr>
        <w:t xml:space="preserve"> </w:t>
      </w:r>
      <w:r>
        <w:t>preventive</w:t>
      </w:r>
      <w:r>
        <w:rPr>
          <w:spacing w:val="2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corrective</w:t>
      </w:r>
      <w:r>
        <w:rPr>
          <w:spacing w:val="22"/>
        </w:rPr>
        <w:t xml:space="preserve"> </w:t>
      </w:r>
      <w:r>
        <w:t>opportunities</w:t>
      </w:r>
      <w:r>
        <w:rPr>
          <w:spacing w:val="22"/>
        </w:rPr>
        <w:t xml:space="preserve"> </w:t>
      </w:r>
      <w:r>
        <w:t>and</w:t>
      </w:r>
      <w:r>
        <w:rPr>
          <w:spacing w:val="-56"/>
        </w:rPr>
        <w:t xml:space="preserve"> </w:t>
      </w:r>
      <w:r>
        <w:t>an individual who feels that he/she has been a victim of discrimination, threat, sexual</w:t>
      </w:r>
      <w:r>
        <w:rPr>
          <w:spacing w:val="1"/>
        </w:rPr>
        <w:t xml:space="preserve"> </w:t>
      </w:r>
      <w:r>
        <w:t xml:space="preserve">harassment, harassment, bullying </w:t>
      </w:r>
      <w:proofErr w:type="spellStart"/>
      <w:r>
        <w:t>etc</w:t>
      </w:r>
      <w:proofErr w:type="spellEnd"/>
      <w:r>
        <w:t xml:space="preserve"> may make a complaint, without fear of retaliation,</w:t>
      </w:r>
      <w:r>
        <w:rPr>
          <w:spacing w:val="1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procedures:</w:t>
      </w:r>
    </w:p>
    <w:p w14:paraId="02EAA0E6" w14:textId="77777777" w:rsidR="00447697" w:rsidRDefault="00447697">
      <w:pPr>
        <w:pStyle w:val="BodyText"/>
        <w:spacing w:before="6"/>
        <w:rPr>
          <w:sz w:val="32"/>
        </w:rPr>
      </w:pPr>
    </w:p>
    <w:p w14:paraId="7E2B554B" w14:textId="77777777" w:rsidR="00447697" w:rsidRDefault="00BE6F0B">
      <w:pPr>
        <w:pStyle w:val="Heading5"/>
        <w:numPr>
          <w:ilvl w:val="3"/>
          <w:numId w:val="4"/>
        </w:numPr>
        <w:tabs>
          <w:tab w:val="left" w:pos="2298"/>
        </w:tabs>
        <w:ind w:hanging="858"/>
      </w:pPr>
      <w:r>
        <w:t>Complaint</w:t>
      </w:r>
      <w:r>
        <w:rPr>
          <w:spacing w:val="-3"/>
        </w:rPr>
        <w:t xml:space="preserve"> </w:t>
      </w:r>
      <w:r>
        <w:t>Procedures:</w:t>
      </w:r>
      <w:r>
        <w:rPr>
          <w:spacing w:val="-2"/>
        </w:rPr>
        <w:t xml:space="preserve"> </w:t>
      </w:r>
      <w:r>
        <w:t>Informal</w:t>
      </w:r>
      <w:r>
        <w:rPr>
          <w:spacing w:val="-3"/>
        </w:rPr>
        <w:t xml:space="preserve"> </w:t>
      </w:r>
      <w:r>
        <w:t>Stage</w:t>
      </w:r>
    </w:p>
    <w:p w14:paraId="5F7411DC" w14:textId="77777777" w:rsidR="00447697" w:rsidRDefault="00447697">
      <w:pPr>
        <w:pStyle w:val="BodyText"/>
        <w:spacing w:before="4"/>
        <w:rPr>
          <w:rFonts w:ascii="Arial"/>
          <w:b/>
          <w:sz w:val="35"/>
        </w:rPr>
      </w:pPr>
    </w:p>
    <w:p w14:paraId="02DE202F" w14:textId="77777777" w:rsidR="00447697" w:rsidRDefault="00BE6F0B">
      <w:pPr>
        <w:pStyle w:val="BodyText"/>
        <w:spacing w:line="352" w:lineRule="auto"/>
        <w:ind w:left="2160" w:right="1517"/>
      </w:pPr>
      <w:r>
        <w:t>The first stage of the Complaints Procedure is an informal one, designed to provide the</w:t>
      </w:r>
      <w:r>
        <w:rPr>
          <w:spacing w:val="1"/>
        </w:rPr>
        <w:t xml:space="preserve"> </w:t>
      </w:r>
      <w:r>
        <w:t>opportunity of resolving as quickly as possible the problems of bullying or harassment</w:t>
      </w:r>
      <w:r>
        <w:rPr>
          <w:spacing w:val="1"/>
        </w:rPr>
        <w:t xml:space="preserve"> </w:t>
      </w:r>
      <w:r>
        <w:t>within the workplace prior to activating the formal procedure. In particular, the purpose of</w:t>
      </w:r>
      <w:r>
        <w:rPr>
          <w:spacing w:val="-56"/>
        </w:rPr>
        <w:t xml:space="preserve"> </w:t>
      </w:r>
      <w:r>
        <w:t>the action is to give the bully or harasser the opportunity to stop (if directly approached),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managers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opportunity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resolve</w:t>
      </w:r>
      <w:r>
        <w:rPr>
          <w:spacing w:val="2"/>
        </w:rPr>
        <w:t xml:space="preserve"> </w:t>
      </w:r>
      <w:r>
        <w:t>any problems</w:t>
      </w:r>
      <w:r>
        <w:rPr>
          <w:spacing w:val="2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employee</w:t>
      </w:r>
      <w:r>
        <w:rPr>
          <w:spacing w:val="2"/>
        </w:rPr>
        <w:t xml:space="preserve"> </w:t>
      </w:r>
      <w:r>
        <w:t>having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use the formal procedures. It must be noted that if an employee feels unable to take</w:t>
      </w:r>
      <w:r>
        <w:rPr>
          <w:spacing w:val="1"/>
        </w:rPr>
        <w:t xml:space="preserve"> </w:t>
      </w:r>
      <w:r>
        <w:t>informal action, or the situation is so serious as to warrant it inappropriate, then it is</w:t>
      </w:r>
      <w:r>
        <w:rPr>
          <w:spacing w:val="1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straight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Formal Procedure.</w:t>
      </w:r>
    </w:p>
    <w:p w14:paraId="1E8556D6" w14:textId="77777777" w:rsidR="00447697" w:rsidRDefault="00BE6F0B">
      <w:pPr>
        <w:pStyle w:val="BodyText"/>
        <w:spacing w:before="58" w:line="316" w:lineRule="auto"/>
        <w:ind w:left="2880" w:right="2217" w:hanging="711"/>
      </w:pPr>
      <w:r>
        <w:t>An employee who is subject to bullying or harassment should in the first instance</w:t>
      </w:r>
      <w:r>
        <w:rPr>
          <w:spacing w:val="-56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steps.</w:t>
      </w:r>
    </w:p>
    <w:p w14:paraId="7C610637" w14:textId="77777777" w:rsidR="00447697" w:rsidRDefault="00447697">
      <w:pPr>
        <w:spacing w:line="316" w:lineRule="auto"/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31385ED9" w14:textId="77777777" w:rsidR="00447697" w:rsidRDefault="00BE6F0B">
      <w:pPr>
        <w:pStyle w:val="ListParagraph"/>
        <w:numPr>
          <w:ilvl w:val="4"/>
          <w:numId w:val="4"/>
        </w:numPr>
        <w:tabs>
          <w:tab w:val="left" w:pos="2881"/>
        </w:tabs>
        <w:spacing w:before="176" w:line="338" w:lineRule="auto"/>
        <w:ind w:right="2315"/>
        <w:jc w:val="both"/>
        <w:rPr>
          <w:sz w:val="21"/>
        </w:rPr>
      </w:pPr>
      <w:r>
        <w:rPr>
          <w:sz w:val="21"/>
        </w:rPr>
        <w:lastRenderedPageBreak/>
        <w:t>Firstly</w:t>
      </w:r>
      <w:r>
        <w:rPr>
          <w:spacing w:val="1"/>
          <w:sz w:val="21"/>
        </w:rPr>
        <w:t xml:space="preserve"> </w:t>
      </w:r>
      <w:r>
        <w:rPr>
          <w:sz w:val="21"/>
        </w:rPr>
        <w:t>record</w:t>
      </w:r>
      <w:r>
        <w:rPr>
          <w:spacing w:val="1"/>
          <w:sz w:val="21"/>
        </w:rPr>
        <w:t xml:space="preserve"> </w:t>
      </w:r>
      <w:r>
        <w:rPr>
          <w:sz w:val="21"/>
        </w:rPr>
        <w:t>all</w:t>
      </w:r>
      <w:r>
        <w:rPr>
          <w:spacing w:val="1"/>
          <w:sz w:val="21"/>
        </w:rPr>
        <w:t xml:space="preserve"> </w:t>
      </w:r>
      <w:r>
        <w:rPr>
          <w:sz w:val="21"/>
        </w:rPr>
        <w:t>details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any</w:t>
      </w:r>
      <w:r>
        <w:rPr>
          <w:spacing w:val="1"/>
          <w:sz w:val="21"/>
        </w:rPr>
        <w:t xml:space="preserve"> </w:t>
      </w:r>
      <w:r>
        <w:rPr>
          <w:sz w:val="21"/>
        </w:rPr>
        <w:t>discrimination,</w:t>
      </w:r>
      <w:r>
        <w:rPr>
          <w:spacing w:val="1"/>
          <w:sz w:val="21"/>
        </w:rPr>
        <w:t xml:space="preserve"> </w:t>
      </w:r>
      <w:r>
        <w:rPr>
          <w:sz w:val="21"/>
        </w:rPr>
        <w:t>threat,</w:t>
      </w:r>
      <w:r>
        <w:rPr>
          <w:spacing w:val="59"/>
          <w:sz w:val="21"/>
        </w:rPr>
        <w:t xml:space="preserve"> </w:t>
      </w:r>
      <w:r>
        <w:rPr>
          <w:sz w:val="21"/>
        </w:rPr>
        <w:t>sexual</w:t>
      </w:r>
      <w:r>
        <w:rPr>
          <w:spacing w:val="1"/>
          <w:sz w:val="21"/>
        </w:rPr>
        <w:t xml:space="preserve"> </w:t>
      </w:r>
      <w:r>
        <w:rPr>
          <w:sz w:val="21"/>
        </w:rPr>
        <w:t>harassment, harassment, bullying i.e. date, time, nature of incident and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names</w:t>
      </w:r>
      <w:r>
        <w:rPr>
          <w:spacing w:val="-1"/>
          <w:sz w:val="21"/>
        </w:rPr>
        <w:t xml:space="preserve"> </w:t>
      </w:r>
      <w:r>
        <w:rPr>
          <w:sz w:val="21"/>
        </w:rPr>
        <w:t>of witnesses.</w:t>
      </w:r>
    </w:p>
    <w:p w14:paraId="5A9B6FD7" w14:textId="77777777" w:rsidR="00447697" w:rsidRDefault="00BE6F0B">
      <w:pPr>
        <w:pStyle w:val="ListParagraph"/>
        <w:numPr>
          <w:ilvl w:val="4"/>
          <w:numId w:val="4"/>
        </w:numPr>
        <w:tabs>
          <w:tab w:val="left" w:pos="2881"/>
        </w:tabs>
        <w:spacing w:before="64" w:line="319" w:lineRule="auto"/>
        <w:ind w:right="1977"/>
        <w:jc w:val="both"/>
        <w:rPr>
          <w:sz w:val="21"/>
        </w:rPr>
      </w:pPr>
      <w:r>
        <w:rPr>
          <w:sz w:val="21"/>
        </w:rPr>
        <w:t xml:space="preserve">Secondly, request that the person responsible for the </w:t>
      </w:r>
      <w:proofErr w:type="spellStart"/>
      <w:r>
        <w:rPr>
          <w:sz w:val="21"/>
        </w:rPr>
        <w:t>behaviour</w:t>
      </w:r>
      <w:proofErr w:type="spellEnd"/>
      <w:r>
        <w:rPr>
          <w:sz w:val="21"/>
        </w:rPr>
        <w:t xml:space="preserve"> stops it and</w:t>
      </w:r>
      <w:r>
        <w:rPr>
          <w:spacing w:val="-56"/>
          <w:sz w:val="21"/>
        </w:rPr>
        <w:t xml:space="preserve"> </w:t>
      </w:r>
      <w:r>
        <w:rPr>
          <w:sz w:val="21"/>
        </w:rPr>
        <w:t>makes</w:t>
      </w:r>
      <w:r>
        <w:rPr>
          <w:spacing w:val="-5"/>
          <w:sz w:val="21"/>
        </w:rPr>
        <w:t xml:space="preserve"> </w:t>
      </w:r>
      <w:r>
        <w:rPr>
          <w:sz w:val="21"/>
        </w:rPr>
        <w:t>it</w:t>
      </w:r>
      <w:r>
        <w:rPr>
          <w:spacing w:val="-2"/>
          <w:sz w:val="21"/>
        </w:rPr>
        <w:t xml:space="preserve"> </w:t>
      </w:r>
      <w:r>
        <w:rPr>
          <w:sz w:val="21"/>
        </w:rPr>
        <w:t>clear</w:t>
      </w:r>
      <w:r>
        <w:rPr>
          <w:spacing w:val="-2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behavior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unacceptable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unwanted.</w:t>
      </w:r>
    </w:p>
    <w:p w14:paraId="181E701D" w14:textId="77777777" w:rsidR="00447697" w:rsidRDefault="00447697">
      <w:pPr>
        <w:pStyle w:val="BodyText"/>
        <w:rPr>
          <w:sz w:val="24"/>
        </w:rPr>
      </w:pPr>
    </w:p>
    <w:p w14:paraId="62BFB651" w14:textId="77777777" w:rsidR="00447697" w:rsidRDefault="00BE6F0B">
      <w:pPr>
        <w:pStyle w:val="BodyText"/>
        <w:spacing w:before="171" w:line="348" w:lineRule="auto"/>
        <w:ind w:left="1440" w:right="1544"/>
      </w:pPr>
      <w:r>
        <w:t>The second step often being is a difficult one and as such organization expects seniors or peers</w:t>
      </w:r>
      <w:r>
        <w:rPr>
          <w:spacing w:val="-56"/>
        </w:rPr>
        <w:t xml:space="preserve"> </w:t>
      </w:r>
      <w:r>
        <w:t>to offer assistance, counseling, advice and support to victims in order to undertake it. Such</w:t>
      </w:r>
      <w:r>
        <w:rPr>
          <w:spacing w:val="1"/>
        </w:rPr>
        <w:t xml:space="preserve"> </w:t>
      </w:r>
      <w:r>
        <w:t>assistance can be obtained, via the Human Resources Manager. Organization will endeavor to</w:t>
      </w:r>
      <w:r>
        <w:rPr>
          <w:spacing w:val="1"/>
        </w:rPr>
        <w:t xml:space="preserve"> </w:t>
      </w:r>
      <w:r>
        <w:t>replicate mechanism and develop a pool of advisors who can assist, talk, counsel and support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victim as</w:t>
      </w:r>
      <w:r>
        <w:rPr>
          <w:spacing w:val="-1"/>
        </w:rPr>
        <w:t xml:space="preserve"> </w:t>
      </w:r>
      <w:r>
        <w:t>well as</w:t>
      </w:r>
      <w:r>
        <w:rPr>
          <w:spacing w:val="-1"/>
        </w:rPr>
        <w:t xml:space="preserve"> </w:t>
      </w:r>
      <w:r>
        <w:t>counsel and</w:t>
      </w:r>
      <w:r>
        <w:rPr>
          <w:spacing w:val="-1"/>
        </w:rPr>
        <w:t xml:space="preserve"> </w:t>
      </w:r>
      <w:r>
        <w:t>talk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bully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harasser.</w:t>
      </w:r>
    </w:p>
    <w:p w14:paraId="6FC21A96" w14:textId="77777777" w:rsidR="00447697" w:rsidRDefault="00BE6F0B">
      <w:pPr>
        <w:pStyle w:val="BodyText"/>
        <w:spacing w:before="60" w:line="338" w:lineRule="auto"/>
        <w:ind w:left="1440" w:right="1611"/>
        <w:jc w:val="both"/>
      </w:pPr>
      <w:r>
        <w:t>It is preferable for all concerned that complaints of bullying/harassment are dealt with internally</w:t>
      </w:r>
      <w:r>
        <w:rPr>
          <w:spacing w:val="1"/>
        </w:rPr>
        <w:t xml:space="preserve"> </w:t>
      </w:r>
      <w:r>
        <w:t>and informally wherever possible. This is likely to produce solutions which are speedy, effective</w:t>
      </w:r>
      <w:r>
        <w:rPr>
          <w:spacing w:val="-5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minimize</w:t>
      </w:r>
      <w:r>
        <w:rPr>
          <w:spacing w:val="-1"/>
        </w:rPr>
        <w:t xml:space="preserve"> </w:t>
      </w:r>
      <w:r>
        <w:t>embarrassment.</w:t>
      </w:r>
    </w:p>
    <w:p w14:paraId="0482F28B" w14:textId="77777777" w:rsidR="00447697" w:rsidRDefault="00BE6F0B">
      <w:pPr>
        <w:pStyle w:val="Heading5"/>
        <w:numPr>
          <w:ilvl w:val="3"/>
          <w:numId w:val="4"/>
        </w:numPr>
        <w:tabs>
          <w:tab w:val="left" w:pos="2298"/>
        </w:tabs>
        <w:spacing w:before="15"/>
        <w:ind w:hanging="858"/>
      </w:pPr>
      <w:r>
        <w:t>Complaint</w:t>
      </w:r>
      <w:r>
        <w:rPr>
          <w:spacing w:val="-2"/>
        </w:rPr>
        <w:t xml:space="preserve"> </w:t>
      </w:r>
      <w:r>
        <w:t>Procedure-</w:t>
      </w:r>
      <w:r>
        <w:rPr>
          <w:spacing w:val="-3"/>
        </w:rPr>
        <w:t xml:space="preserve"> </w:t>
      </w:r>
      <w:r>
        <w:t>Formal</w:t>
      </w:r>
      <w:r>
        <w:rPr>
          <w:spacing w:val="-3"/>
        </w:rPr>
        <w:t xml:space="preserve"> </w:t>
      </w:r>
      <w:r>
        <w:t>Stage</w:t>
      </w:r>
    </w:p>
    <w:p w14:paraId="2E9F7053" w14:textId="77777777" w:rsidR="00447697" w:rsidRDefault="00447697">
      <w:pPr>
        <w:pStyle w:val="BodyText"/>
        <w:rPr>
          <w:rFonts w:ascii="Arial"/>
          <w:b/>
          <w:sz w:val="24"/>
        </w:rPr>
      </w:pPr>
    </w:p>
    <w:p w14:paraId="35A4F1FA" w14:textId="77777777" w:rsidR="00447697" w:rsidRDefault="00BE6F0B">
      <w:pPr>
        <w:pStyle w:val="BodyText"/>
        <w:spacing w:before="157" w:line="338" w:lineRule="auto"/>
        <w:ind w:left="1440" w:right="1434"/>
        <w:jc w:val="both"/>
      </w:pPr>
      <w:r>
        <w:t>Formal</w:t>
      </w:r>
      <w:r>
        <w:rPr>
          <w:spacing w:val="1"/>
        </w:rPr>
        <w:t xml:space="preserve"> </w:t>
      </w:r>
      <w:r>
        <w:t>procedures</w:t>
      </w:r>
      <w:r>
        <w:rPr>
          <w:spacing w:val="1"/>
        </w:rPr>
        <w:t xml:space="preserve"> </w:t>
      </w:r>
      <w:r>
        <w:t>will be</w:t>
      </w:r>
      <w:r>
        <w:rPr>
          <w:spacing w:val="1"/>
        </w:rPr>
        <w:t xml:space="preserve"> </w:t>
      </w:r>
      <w:r>
        <w:t>necessary 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informal</w:t>
      </w:r>
      <w:r>
        <w:rPr>
          <w:spacing w:val="1"/>
        </w:rPr>
        <w:t xml:space="preserve"> </w:t>
      </w:r>
      <w:r>
        <w:t>route</w:t>
      </w:r>
      <w:r>
        <w:rPr>
          <w:spacing w:val="1"/>
        </w:rPr>
        <w:t xml:space="preserve"> </w:t>
      </w:r>
      <w:r>
        <w:t>proves ineffective,</w:t>
      </w:r>
      <w:r>
        <w:rPr>
          <w:spacing w:val="58"/>
        </w:rPr>
        <w:t xml:space="preserve"> </w:t>
      </w:r>
      <w:r>
        <w:t>for more</w:t>
      </w:r>
      <w:r>
        <w:rPr>
          <w:spacing w:val="1"/>
        </w:rPr>
        <w:t xml:space="preserve"> </w:t>
      </w:r>
      <w:r>
        <w:t>serious instances of bullying/harassment and when an individual chooses to go straight to the</w:t>
      </w:r>
      <w:r>
        <w:rPr>
          <w:spacing w:val="1"/>
        </w:rPr>
        <w:t xml:space="preserve"> </w:t>
      </w:r>
      <w:r>
        <w:t>formal</w:t>
      </w:r>
      <w:r>
        <w:rPr>
          <w:spacing w:val="-1"/>
        </w:rPr>
        <w:t xml:space="preserve"> </w:t>
      </w:r>
      <w:r>
        <w:t>procedure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under:</w:t>
      </w:r>
    </w:p>
    <w:p w14:paraId="13E3C4C9" w14:textId="77777777" w:rsidR="00447697" w:rsidRDefault="00BE6F0B">
      <w:pPr>
        <w:pStyle w:val="ListParagraph"/>
        <w:numPr>
          <w:ilvl w:val="0"/>
          <w:numId w:val="3"/>
        </w:numPr>
        <w:tabs>
          <w:tab w:val="left" w:pos="2161"/>
        </w:tabs>
        <w:spacing w:before="186" w:line="345" w:lineRule="auto"/>
        <w:ind w:right="1416"/>
        <w:jc w:val="both"/>
        <w:rPr>
          <w:sz w:val="21"/>
        </w:rPr>
      </w:pPr>
      <w:r>
        <w:rPr>
          <w:sz w:val="21"/>
        </w:rPr>
        <w:t>Within (30) business days of the alleged discriminatory incident, the complainant, at</w:t>
      </w:r>
      <w:r>
        <w:rPr>
          <w:spacing w:val="1"/>
          <w:sz w:val="21"/>
        </w:rPr>
        <w:t xml:space="preserve"> </w:t>
      </w:r>
      <w:r>
        <w:rPr>
          <w:sz w:val="21"/>
        </w:rPr>
        <w:t>his/her</w:t>
      </w:r>
      <w:r>
        <w:rPr>
          <w:spacing w:val="1"/>
          <w:sz w:val="21"/>
        </w:rPr>
        <w:t xml:space="preserve"> </w:t>
      </w:r>
      <w:r>
        <w:rPr>
          <w:sz w:val="21"/>
        </w:rPr>
        <w:t>discretion,</w:t>
      </w:r>
      <w:r>
        <w:rPr>
          <w:spacing w:val="1"/>
          <w:sz w:val="21"/>
        </w:rPr>
        <w:t xml:space="preserve"> </w:t>
      </w:r>
      <w:r>
        <w:rPr>
          <w:sz w:val="21"/>
        </w:rPr>
        <w:t>shall</w:t>
      </w:r>
      <w:r>
        <w:rPr>
          <w:spacing w:val="1"/>
          <w:sz w:val="21"/>
        </w:rPr>
        <w:t xml:space="preserve"> </w:t>
      </w:r>
      <w:r>
        <w:rPr>
          <w:sz w:val="21"/>
        </w:rPr>
        <w:t>make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complaint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any</w:t>
      </w:r>
      <w:r>
        <w:rPr>
          <w:spacing w:val="1"/>
          <w:sz w:val="21"/>
        </w:rPr>
        <w:t xml:space="preserve"> </w:t>
      </w:r>
      <w:r>
        <w:rPr>
          <w:sz w:val="21"/>
        </w:rPr>
        <w:t>one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following</w:t>
      </w:r>
      <w:r>
        <w:rPr>
          <w:spacing w:val="1"/>
          <w:sz w:val="21"/>
        </w:rPr>
        <w:t xml:space="preserve"> </w:t>
      </w:r>
      <w:r>
        <w:rPr>
          <w:sz w:val="21"/>
        </w:rPr>
        <w:t>designated</w:t>
      </w:r>
      <w:r>
        <w:rPr>
          <w:spacing w:val="1"/>
          <w:sz w:val="21"/>
        </w:rPr>
        <w:t xml:space="preserve"> </w:t>
      </w:r>
      <w:r>
        <w:rPr>
          <w:sz w:val="21"/>
        </w:rPr>
        <w:t>representatives: Any Organization supervisor, Section Head, the Organization Human</w:t>
      </w:r>
      <w:r>
        <w:rPr>
          <w:spacing w:val="1"/>
          <w:sz w:val="21"/>
        </w:rPr>
        <w:t xml:space="preserve"> </w:t>
      </w:r>
      <w:r>
        <w:rPr>
          <w:sz w:val="21"/>
        </w:rPr>
        <w:t>Resource</w:t>
      </w:r>
      <w:r>
        <w:rPr>
          <w:spacing w:val="-2"/>
          <w:sz w:val="21"/>
        </w:rPr>
        <w:t xml:space="preserve"> </w:t>
      </w:r>
      <w:r>
        <w:rPr>
          <w:sz w:val="21"/>
        </w:rPr>
        <w:t>Manager,</w:t>
      </w:r>
      <w:r>
        <w:rPr>
          <w:spacing w:val="-3"/>
          <w:sz w:val="21"/>
        </w:rPr>
        <w:t xml:space="preserve"> </w:t>
      </w:r>
      <w:r>
        <w:rPr>
          <w:sz w:val="21"/>
        </w:rPr>
        <w:t>and the</w:t>
      </w:r>
      <w:r>
        <w:rPr>
          <w:spacing w:val="-1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-1"/>
          <w:sz w:val="21"/>
        </w:rPr>
        <w:t xml:space="preserve"> </w:t>
      </w:r>
      <w:r>
        <w:rPr>
          <w:sz w:val="21"/>
        </w:rPr>
        <w:t>MD.</w:t>
      </w:r>
    </w:p>
    <w:p w14:paraId="24011901" w14:textId="77777777" w:rsidR="00447697" w:rsidRDefault="00BE6F0B">
      <w:pPr>
        <w:pStyle w:val="ListParagraph"/>
        <w:numPr>
          <w:ilvl w:val="0"/>
          <w:numId w:val="3"/>
        </w:numPr>
        <w:tabs>
          <w:tab w:val="left" w:pos="2161"/>
        </w:tabs>
        <w:spacing w:before="177" w:line="319" w:lineRule="auto"/>
        <w:ind w:right="1432"/>
        <w:jc w:val="both"/>
        <w:rPr>
          <w:sz w:val="21"/>
        </w:rPr>
      </w:pPr>
      <w:r>
        <w:rPr>
          <w:sz w:val="21"/>
        </w:rPr>
        <w:t>The complainant shall make contact with one of the above-designated representatives or</w:t>
      </w:r>
      <w:r>
        <w:rPr>
          <w:spacing w:val="1"/>
          <w:sz w:val="21"/>
        </w:rPr>
        <w:t xml:space="preserve"> </w:t>
      </w:r>
      <w:r>
        <w:rPr>
          <w:sz w:val="21"/>
        </w:rPr>
        <w:t>his/her</w:t>
      </w:r>
      <w:r>
        <w:rPr>
          <w:spacing w:val="-3"/>
          <w:sz w:val="21"/>
        </w:rPr>
        <w:t xml:space="preserve"> </w:t>
      </w:r>
      <w:r>
        <w:rPr>
          <w:sz w:val="21"/>
        </w:rPr>
        <w:t>designee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order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properly</w:t>
      </w:r>
      <w:r>
        <w:rPr>
          <w:spacing w:val="-4"/>
          <w:sz w:val="21"/>
        </w:rPr>
        <w:t xml:space="preserve"> </w:t>
      </w:r>
      <w:r>
        <w:rPr>
          <w:sz w:val="21"/>
        </w:rPr>
        <w:t>bring</w:t>
      </w:r>
      <w:r>
        <w:rPr>
          <w:spacing w:val="-1"/>
          <w:sz w:val="21"/>
        </w:rPr>
        <w:t xml:space="preserve"> </w:t>
      </w:r>
      <w:r>
        <w:rPr>
          <w:sz w:val="21"/>
        </w:rPr>
        <w:t>forward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complaint.</w:t>
      </w:r>
    </w:p>
    <w:p w14:paraId="592907DD" w14:textId="77777777" w:rsidR="00447697" w:rsidRDefault="00BE6F0B">
      <w:pPr>
        <w:pStyle w:val="ListParagraph"/>
        <w:numPr>
          <w:ilvl w:val="0"/>
          <w:numId w:val="3"/>
        </w:numPr>
        <w:tabs>
          <w:tab w:val="left" w:pos="2161"/>
        </w:tabs>
        <w:spacing w:before="202" w:line="314" w:lineRule="auto"/>
        <w:ind w:right="1"/>
        <w:jc w:val="both"/>
        <w:rPr>
          <w:sz w:val="21"/>
        </w:rPr>
      </w:pPr>
      <w:r>
        <w:rPr>
          <w:sz w:val="21"/>
        </w:rPr>
        <w:t>The complainant may use the organization’s Discrimination Complain complaint. Other formats such as</w:t>
      </w:r>
      <w:r>
        <w:rPr>
          <w:spacing w:val="1"/>
          <w:sz w:val="21"/>
        </w:rPr>
        <w:t xml:space="preserve"> </w:t>
      </w:r>
      <w:r>
        <w:rPr>
          <w:sz w:val="21"/>
        </w:rPr>
        <w:t>memorandums,</w:t>
      </w:r>
      <w:r>
        <w:rPr>
          <w:spacing w:val="-3"/>
          <w:sz w:val="21"/>
        </w:rPr>
        <w:t xml:space="preserve"> </w:t>
      </w:r>
      <w:r>
        <w:rPr>
          <w:sz w:val="21"/>
        </w:rPr>
        <w:t>handwritten</w:t>
      </w:r>
      <w:r>
        <w:rPr>
          <w:spacing w:val="-1"/>
          <w:sz w:val="21"/>
        </w:rPr>
        <w:t xml:space="preserve"> </w:t>
      </w:r>
      <w:r>
        <w:rPr>
          <w:sz w:val="21"/>
        </w:rPr>
        <w:t>statements,</w:t>
      </w:r>
      <w:r>
        <w:rPr>
          <w:spacing w:val="-2"/>
          <w:sz w:val="21"/>
        </w:rPr>
        <w:t xml:space="preserve"> </w:t>
      </w:r>
      <w:r>
        <w:rPr>
          <w:sz w:val="21"/>
        </w:rPr>
        <w:t>e-mail</w:t>
      </w:r>
    </w:p>
    <w:p w14:paraId="161F9496" w14:textId="77777777" w:rsidR="00447697" w:rsidRDefault="00BE6F0B">
      <w:pPr>
        <w:pStyle w:val="BodyText"/>
        <w:spacing w:before="92" w:line="348" w:lineRule="auto"/>
        <w:ind w:left="2160" w:right="1414"/>
        <w:jc w:val="both"/>
      </w:pPr>
      <w:r>
        <w:t>messages or other formats may also be acceptable. The designated representative shall</w:t>
      </w:r>
      <w:r>
        <w:rPr>
          <w:spacing w:val="1"/>
        </w:rPr>
        <w:t xml:space="preserve"> </w:t>
      </w:r>
      <w:r>
        <w:t>convert verbal complaints into a written format as soon as practical. The designated</w:t>
      </w:r>
      <w:r>
        <w:rPr>
          <w:spacing w:val="1"/>
        </w:rPr>
        <w:t xml:space="preserve"> </w:t>
      </w:r>
      <w:r>
        <w:t>representative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forward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complaint 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Resource</w:t>
      </w:r>
      <w:r>
        <w:rPr>
          <w:spacing w:val="58"/>
        </w:rPr>
        <w:t xml:space="preserve"> </w:t>
      </w:r>
      <w:r>
        <w:t>Head</w:t>
      </w:r>
      <w:r>
        <w:rPr>
          <w:spacing w:val="-56"/>
        </w:rPr>
        <w:t xml:space="preserve"> </w:t>
      </w:r>
      <w:r>
        <w:t>within (24) twenty-four hours of receipt. Complaints that are submitted anonymously may</w:t>
      </w:r>
      <w:r>
        <w:rPr>
          <w:spacing w:val="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accepted.</w:t>
      </w:r>
    </w:p>
    <w:p w14:paraId="5493F62A" w14:textId="77777777" w:rsidR="00447697" w:rsidRDefault="00BE6F0B">
      <w:pPr>
        <w:pStyle w:val="ListParagraph"/>
        <w:numPr>
          <w:ilvl w:val="0"/>
          <w:numId w:val="3"/>
        </w:numPr>
        <w:tabs>
          <w:tab w:val="left" w:pos="2161"/>
        </w:tabs>
        <w:spacing w:before="180" w:line="319" w:lineRule="auto"/>
        <w:ind w:right="1439"/>
        <w:jc w:val="both"/>
        <w:rPr>
          <w:sz w:val="21"/>
        </w:rPr>
      </w:pPr>
      <w:r>
        <w:rPr>
          <w:sz w:val="21"/>
        </w:rPr>
        <w:t>An employee who believes that he/she is a victim of discrimination, harassment and/or</w:t>
      </w:r>
      <w:r>
        <w:rPr>
          <w:spacing w:val="1"/>
          <w:sz w:val="21"/>
        </w:rPr>
        <w:t xml:space="preserve"> </w:t>
      </w:r>
      <w:r>
        <w:rPr>
          <w:sz w:val="21"/>
        </w:rPr>
        <w:t>retaliation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workplace</w:t>
      </w:r>
      <w:r>
        <w:rPr>
          <w:spacing w:val="-1"/>
          <w:sz w:val="21"/>
        </w:rPr>
        <w:t xml:space="preserve"> </w:t>
      </w:r>
      <w:r>
        <w:rPr>
          <w:sz w:val="21"/>
        </w:rPr>
        <w:t>has</w:t>
      </w:r>
      <w:r>
        <w:rPr>
          <w:spacing w:val="-1"/>
          <w:sz w:val="21"/>
        </w:rPr>
        <w:t xml:space="preserve"> </w:t>
      </w:r>
      <w:r>
        <w:rPr>
          <w:sz w:val="21"/>
        </w:rPr>
        <w:t>an</w:t>
      </w:r>
      <w:r>
        <w:rPr>
          <w:spacing w:val="-2"/>
          <w:sz w:val="21"/>
        </w:rPr>
        <w:t xml:space="preserve"> </w:t>
      </w:r>
      <w:r>
        <w:rPr>
          <w:sz w:val="21"/>
        </w:rPr>
        <w:t>affirmative</w:t>
      </w:r>
      <w:r>
        <w:rPr>
          <w:spacing w:val="-1"/>
          <w:sz w:val="21"/>
        </w:rPr>
        <w:t xml:space="preserve"> </w:t>
      </w:r>
      <w:r>
        <w:rPr>
          <w:sz w:val="21"/>
        </w:rPr>
        <w:t>duty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report</w:t>
      </w:r>
      <w:r>
        <w:rPr>
          <w:spacing w:val="-2"/>
          <w:sz w:val="21"/>
        </w:rPr>
        <w:t xml:space="preserve"> </w:t>
      </w:r>
      <w:r>
        <w:rPr>
          <w:sz w:val="21"/>
        </w:rPr>
        <w:t>such</w:t>
      </w:r>
      <w:r>
        <w:rPr>
          <w:spacing w:val="-1"/>
          <w:sz w:val="21"/>
        </w:rPr>
        <w:t xml:space="preserve"> </w:t>
      </w:r>
      <w:r>
        <w:rPr>
          <w:sz w:val="21"/>
        </w:rPr>
        <w:t>conduct.</w:t>
      </w:r>
    </w:p>
    <w:p w14:paraId="4B578186" w14:textId="77777777" w:rsidR="00447697" w:rsidRDefault="00BE6F0B">
      <w:pPr>
        <w:pStyle w:val="ListParagraph"/>
        <w:numPr>
          <w:ilvl w:val="0"/>
          <w:numId w:val="3"/>
        </w:numPr>
        <w:tabs>
          <w:tab w:val="left" w:pos="2161"/>
        </w:tabs>
        <w:spacing w:before="202" w:line="338" w:lineRule="auto"/>
        <w:ind w:right="608"/>
        <w:rPr>
          <w:sz w:val="21"/>
        </w:rPr>
      </w:pPr>
      <w:r>
        <w:rPr>
          <w:sz w:val="21"/>
        </w:rPr>
        <w:t>Supervisors have a duty to pro-actively address workplace issues that deal with discrimination and</w:t>
      </w:r>
      <w:r>
        <w:rPr>
          <w:spacing w:val="-56"/>
          <w:sz w:val="21"/>
        </w:rPr>
        <w:t xml:space="preserve"> </w:t>
      </w:r>
      <w:r>
        <w:rPr>
          <w:sz w:val="21"/>
        </w:rPr>
        <w:t xml:space="preserve">harassment under the theory the </w:t>
      </w:r>
      <w:proofErr w:type="spellStart"/>
      <w:proofErr w:type="gramStart"/>
      <w:r>
        <w:rPr>
          <w:sz w:val="21"/>
        </w:rPr>
        <w:t>harassment”Additionally</w:t>
      </w:r>
      <w:proofErr w:type="gramEnd"/>
      <w:r>
        <w:rPr>
          <w:sz w:val="21"/>
        </w:rPr>
        <w:t>,inappropriate</w:t>
      </w:r>
      <w:proofErr w:type="spellEnd"/>
      <w:r>
        <w:rPr>
          <w:sz w:val="21"/>
        </w:rPr>
        <w:t>. supervisor conduct is not</w:t>
      </w:r>
      <w:r>
        <w:rPr>
          <w:spacing w:val="1"/>
          <w:sz w:val="21"/>
        </w:rPr>
        <w:t xml:space="preserve"> </w:t>
      </w:r>
      <w:r>
        <w:rPr>
          <w:sz w:val="21"/>
        </w:rPr>
        <w:t>acceptable.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</w:p>
    <w:p w14:paraId="7710CA77" w14:textId="77777777" w:rsidR="00447697" w:rsidRDefault="00447697">
      <w:pPr>
        <w:spacing w:line="338" w:lineRule="auto"/>
        <w:rPr>
          <w:sz w:val="21"/>
        </w:rPr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5A3440CC" w14:textId="77777777" w:rsidR="00447697" w:rsidRDefault="00BE6F0B">
      <w:pPr>
        <w:pStyle w:val="BodyText"/>
        <w:spacing w:before="176" w:line="345" w:lineRule="auto"/>
        <w:ind w:left="2160" w:right="1414"/>
        <w:jc w:val="both"/>
      </w:pPr>
      <w:bookmarkStart w:id="1277" w:name="_bookmark57"/>
      <w:bookmarkEnd w:id="1277"/>
      <w:r>
        <w:lastRenderedPageBreak/>
        <w:t>supervisor who fails to take appropriate action under this section or otherwise engages in</w:t>
      </w:r>
      <w:r>
        <w:rPr>
          <w:spacing w:val="1"/>
        </w:rPr>
        <w:t xml:space="preserve"> </w:t>
      </w:r>
      <w:r>
        <w:t>inappropriate conduct will be subject to disciplinary action. To the extent possible, the</w:t>
      </w:r>
      <w:r>
        <w:rPr>
          <w:spacing w:val="1"/>
        </w:rPr>
        <w:t xml:space="preserve"> </w:t>
      </w:r>
      <w:r>
        <w:t>confidentiality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making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complaint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respondent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maintained.</w:t>
      </w:r>
    </w:p>
    <w:p w14:paraId="21A6BED5" w14:textId="77777777" w:rsidR="00447697" w:rsidRDefault="00BE6F0B">
      <w:pPr>
        <w:pStyle w:val="ListParagraph"/>
        <w:numPr>
          <w:ilvl w:val="0"/>
          <w:numId w:val="3"/>
        </w:numPr>
        <w:tabs>
          <w:tab w:val="left" w:pos="2160"/>
          <w:tab w:val="left" w:pos="2161"/>
        </w:tabs>
        <w:spacing w:before="179" w:line="314" w:lineRule="auto"/>
        <w:ind w:right="1475"/>
        <w:rPr>
          <w:sz w:val="21"/>
        </w:rPr>
      </w:pPr>
      <w:r>
        <w:rPr>
          <w:sz w:val="21"/>
        </w:rPr>
        <w:t>Information</w:t>
      </w:r>
      <w:r>
        <w:rPr>
          <w:spacing w:val="12"/>
          <w:sz w:val="21"/>
        </w:rPr>
        <w:t xml:space="preserve"> </w:t>
      </w:r>
      <w:r>
        <w:rPr>
          <w:sz w:val="21"/>
        </w:rPr>
        <w:t>contained</w:t>
      </w:r>
      <w:r>
        <w:rPr>
          <w:spacing w:val="12"/>
          <w:sz w:val="21"/>
        </w:rPr>
        <w:t xml:space="preserve"> </w:t>
      </w:r>
      <w:r>
        <w:rPr>
          <w:sz w:val="21"/>
        </w:rPr>
        <w:t>in</w:t>
      </w:r>
      <w:r>
        <w:rPr>
          <w:spacing w:val="9"/>
          <w:sz w:val="21"/>
        </w:rPr>
        <w:t xml:space="preserve"> </w:t>
      </w:r>
      <w:r>
        <w:rPr>
          <w:sz w:val="21"/>
        </w:rPr>
        <w:t>the</w:t>
      </w:r>
      <w:r>
        <w:rPr>
          <w:spacing w:val="12"/>
          <w:sz w:val="21"/>
        </w:rPr>
        <w:t xml:space="preserve"> </w:t>
      </w:r>
      <w:r>
        <w:rPr>
          <w:sz w:val="21"/>
        </w:rPr>
        <w:t>report</w:t>
      </w:r>
      <w:r>
        <w:rPr>
          <w:spacing w:val="10"/>
          <w:sz w:val="21"/>
        </w:rPr>
        <w:t xml:space="preserve"> </w:t>
      </w:r>
      <w:r>
        <w:rPr>
          <w:sz w:val="21"/>
        </w:rPr>
        <w:t>of</w:t>
      </w:r>
      <w:r>
        <w:rPr>
          <w:spacing w:val="13"/>
          <w:sz w:val="21"/>
        </w:rPr>
        <w:t xml:space="preserve"> </w:t>
      </w:r>
      <w:r>
        <w:rPr>
          <w:sz w:val="21"/>
        </w:rPr>
        <w:t>inquiry</w:t>
      </w:r>
      <w:r>
        <w:rPr>
          <w:spacing w:val="9"/>
          <w:sz w:val="21"/>
        </w:rPr>
        <w:t xml:space="preserve"> </w:t>
      </w:r>
      <w:r>
        <w:rPr>
          <w:sz w:val="21"/>
        </w:rPr>
        <w:t>may</w:t>
      </w:r>
      <w:r>
        <w:rPr>
          <w:spacing w:val="9"/>
          <w:sz w:val="21"/>
        </w:rPr>
        <w:t xml:space="preserve"> </w:t>
      </w:r>
      <w:r>
        <w:rPr>
          <w:sz w:val="21"/>
        </w:rPr>
        <w:t>be</w:t>
      </w:r>
      <w:r>
        <w:rPr>
          <w:spacing w:val="12"/>
          <w:sz w:val="21"/>
        </w:rPr>
        <w:t xml:space="preserve"> </w:t>
      </w:r>
      <w:r>
        <w:rPr>
          <w:sz w:val="21"/>
        </w:rPr>
        <w:t>used</w:t>
      </w:r>
      <w:r>
        <w:rPr>
          <w:spacing w:val="12"/>
          <w:sz w:val="21"/>
        </w:rPr>
        <w:t xml:space="preserve"> </w:t>
      </w:r>
      <w:r>
        <w:rPr>
          <w:sz w:val="21"/>
        </w:rPr>
        <w:t>in</w:t>
      </w:r>
      <w:r>
        <w:rPr>
          <w:spacing w:val="12"/>
          <w:sz w:val="21"/>
        </w:rPr>
        <w:t xml:space="preserve"> </w:t>
      </w:r>
      <w:r>
        <w:rPr>
          <w:sz w:val="21"/>
        </w:rPr>
        <w:t>disciplinary</w:t>
      </w:r>
      <w:r>
        <w:rPr>
          <w:spacing w:val="12"/>
          <w:sz w:val="21"/>
        </w:rPr>
        <w:t xml:space="preserve"> </w:t>
      </w:r>
      <w:r>
        <w:rPr>
          <w:sz w:val="21"/>
        </w:rPr>
        <w:t>actions</w:t>
      </w:r>
      <w:r>
        <w:rPr>
          <w:spacing w:val="-56"/>
          <w:sz w:val="21"/>
        </w:rPr>
        <w:t xml:space="preserve"> </w:t>
      </w:r>
      <w:r>
        <w:rPr>
          <w:sz w:val="21"/>
        </w:rPr>
        <w:t>resulting</w:t>
      </w:r>
      <w:r>
        <w:rPr>
          <w:spacing w:val="-4"/>
          <w:sz w:val="21"/>
        </w:rPr>
        <w:t xml:space="preserve"> </w:t>
      </w:r>
      <w:r>
        <w:rPr>
          <w:sz w:val="21"/>
        </w:rPr>
        <w:t>from the</w:t>
      </w:r>
      <w:r>
        <w:rPr>
          <w:spacing w:val="-1"/>
          <w:sz w:val="21"/>
        </w:rPr>
        <w:t xml:space="preserve"> </w:t>
      </w:r>
      <w:r>
        <w:rPr>
          <w:sz w:val="21"/>
        </w:rPr>
        <w:t>investigation.</w:t>
      </w:r>
    </w:p>
    <w:p w14:paraId="14F3BA5D" w14:textId="77777777" w:rsidR="00447697" w:rsidRDefault="00BE6F0B">
      <w:pPr>
        <w:pStyle w:val="ListParagraph"/>
        <w:numPr>
          <w:ilvl w:val="0"/>
          <w:numId w:val="3"/>
        </w:numPr>
        <w:tabs>
          <w:tab w:val="left" w:pos="2161"/>
        </w:tabs>
        <w:spacing w:before="212" w:line="312" w:lineRule="auto"/>
        <w:ind w:right="2040"/>
        <w:rPr>
          <w:sz w:val="21"/>
        </w:rPr>
      </w:pPr>
      <w:r>
        <w:rPr>
          <w:sz w:val="21"/>
        </w:rPr>
        <w:t>Investigation</w:t>
      </w:r>
      <w:r>
        <w:rPr>
          <w:spacing w:val="17"/>
          <w:sz w:val="21"/>
        </w:rPr>
        <w:t xml:space="preserve"> </w:t>
      </w:r>
      <w:r>
        <w:rPr>
          <w:sz w:val="21"/>
        </w:rPr>
        <w:t>Officer</w:t>
      </w:r>
      <w:r>
        <w:rPr>
          <w:spacing w:val="16"/>
          <w:sz w:val="21"/>
        </w:rPr>
        <w:t xml:space="preserve"> </w:t>
      </w:r>
      <w:r>
        <w:rPr>
          <w:sz w:val="21"/>
        </w:rPr>
        <w:t>investigative</w:t>
      </w:r>
      <w:r>
        <w:rPr>
          <w:spacing w:val="17"/>
          <w:sz w:val="21"/>
        </w:rPr>
        <w:t xml:space="preserve"> </w:t>
      </w:r>
      <w:r>
        <w:rPr>
          <w:sz w:val="21"/>
        </w:rPr>
        <w:t>reports</w:t>
      </w:r>
      <w:r>
        <w:rPr>
          <w:spacing w:val="17"/>
          <w:sz w:val="21"/>
        </w:rPr>
        <w:t xml:space="preserve"> </w:t>
      </w:r>
      <w:r>
        <w:rPr>
          <w:sz w:val="21"/>
        </w:rPr>
        <w:t>are</w:t>
      </w:r>
      <w:r>
        <w:rPr>
          <w:spacing w:val="14"/>
          <w:sz w:val="21"/>
        </w:rPr>
        <w:t xml:space="preserve"> </w:t>
      </w:r>
      <w:r>
        <w:rPr>
          <w:sz w:val="21"/>
        </w:rPr>
        <w:t>deemed</w:t>
      </w:r>
      <w:r>
        <w:rPr>
          <w:spacing w:val="17"/>
          <w:sz w:val="21"/>
        </w:rPr>
        <w:t xml:space="preserve"> </w:t>
      </w:r>
      <w:r>
        <w:rPr>
          <w:sz w:val="21"/>
        </w:rPr>
        <w:t>confidential</w:t>
      </w:r>
      <w:r>
        <w:rPr>
          <w:spacing w:val="17"/>
          <w:sz w:val="21"/>
        </w:rPr>
        <w:t xml:space="preserve"> </w:t>
      </w:r>
      <w:r>
        <w:rPr>
          <w:sz w:val="21"/>
        </w:rPr>
        <w:t>unless</w:t>
      </w:r>
      <w:r>
        <w:rPr>
          <w:spacing w:val="-56"/>
          <w:sz w:val="21"/>
        </w:rPr>
        <w:t xml:space="preserve"> </w:t>
      </w:r>
      <w:r>
        <w:rPr>
          <w:sz w:val="21"/>
        </w:rPr>
        <w:t>otherwise</w:t>
      </w:r>
      <w:r>
        <w:rPr>
          <w:spacing w:val="-4"/>
          <w:sz w:val="21"/>
        </w:rPr>
        <w:t xml:space="preserve"> </w:t>
      </w:r>
      <w:r>
        <w:rPr>
          <w:sz w:val="21"/>
        </w:rPr>
        <w:t>directed</w:t>
      </w:r>
      <w:r>
        <w:rPr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competent</w:t>
      </w:r>
      <w:r>
        <w:rPr>
          <w:spacing w:val="-1"/>
          <w:sz w:val="21"/>
        </w:rPr>
        <w:t xml:space="preserve"> </w:t>
      </w:r>
      <w:r>
        <w:rPr>
          <w:sz w:val="21"/>
        </w:rPr>
        <w:t>court</w:t>
      </w:r>
      <w:r>
        <w:rPr>
          <w:spacing w:val="-3"/>
          <w:sz w:val="21"/>
        </w:rPr>
        <w:t xml:space="preserve"> </w:t>
      </w:r>
      <w:r>
        <w:rPr>
          <w:sz w:val="21"/>
        </w:rPr>
        <w:t>of jurisdiction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order</w:t>
      </w:r>
      <w:r>
        <w:rPr>
          <w:spacing w:val="-2"/>
          <w:sz w:val="21"/>
        </w:rPr>
        <w:t xml:space="preserve"> </w:t>
      </w:r>
      <w:r>
        <w:rPr>
          <w:sz w:val="21"/>
        </w:rPr>
        <w:t>of the</w:t>
      </w:r>
      <w:r>
        <w:rPr>
          <w:spacing w:val="-1"/>
          <w:sz w:val="21"/>
        </w:rPr>
        <w:t xml:space="preserve"> </w:t>
      </w:r>
      <w:r>
        <w:rPr>
          <w:sz w:val="21"/>
        </w:rPr>
        <w:t>MD.</w:t>
      </w:r>
    </w:p>
    <w:p w14:paraId="6541321D" w14:textId="77777777" w:rsidR="00447697" w:rsidRDefault="00BE6F0B">
      <w:pPr>
        <w:pStyle w:val="ListParagraph"/>
        <w:numPr>
          <w:ilvl w:val="0"/>
          <w:numId w:val="3"/>
        </w:numPr>
        <w:tabs>
          <w:tab w:val="left" w:pos="2161"/>
        </w:tabs>
        <w:spacing w:before="174"/>
        <w:ind w:hanging="361"/>
        <w:rPr>
          <w:sz w:val="21"/>
        </w:rPr>
      </w:pPr>
      <w:r>
        <w:rPr>
          <w:sz w:val="21"/>
        </w:rPr>
        <w:t>Therefore,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employee</w:t>
      </w:r>
      <w:r>
        <w:rPr>
          <w:spacing w:val="-1"/>
          <w:sz w:val="21"/>
        </w:rPr>
        <w:t xml:space="preserve"> </w:t>
      </w:r>
      <w:r>
        <w:rPr>
          <w:sz w:val="21"/>
        </w:rPr>
        <w:t>will</w:t>
      </w:r>
      <w:r>
        <w:rPr>
          <w:spacing w:val="-4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provided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summary</w:t>
      </w:r>
      <w:r>
        <w:rPr>
          <w:spacing w:val="-4"/>
          <w:sz w:val="21"/>
        </w:rPr>
        <w:t xml:space="preserve"> </w:t>
      </w:r>
      <w:r>
        <w:rPr>
          <w:sz w:val="21"/>
        </w:rPr>
        <w:t>of the</w:t>
      </w:r>
      <w:r>
        <w:rPr>
          <w:spacing w:val="-2"/>
          <w:sz w:val="21"/>
        </w:rPr>
        <w:t xml:space="preserve"> </w:t>
      </w:r>
      <w:r>
        <w:rPr>
          <w:sz w:val="21"/>
        </w:rPr>
        <w:t>investigation.</w:t>
      </w:r>
    </w:p>
    <w:p w14:paraId="112C6272" w14:textId="77777777" w:rsidR="00447697" w:rsidRDefault="00447697">
      <w:pPr>
        <w:pStyle w:val="BodyText"/>
        <w:spacing w:before="8"/>
        <w:rPr>
          <w:sz w:val="20"/>
        </w:rPr>
      </w:pPr>
    </w:p>
    <w:p w14:paraId="6EC97612" w14:textId="77777777" w:rsidR="00447697" w:rsidRDefault="00BE6F0B">
      <w:pPr>
        <w:pStyle w:val="ListParagraph"/>
        <w:numPr>
          <w:ilvl w:val="0"/>
          <w:numId w:val="3"/>
        </w:numPr>
        <w:tabs>
          <w:tab w:val="left" w:pos="2160"/>
          <w:tab w:val="left" w:pos="2161"/>
        </w:tabs>
        <w:spacing w:before="1"/>
        <w:ind w:hanging="361"/>
        <w:rPr>
          <w:sz w:val="21"/>
        </w:rPr>
      </w:pPr>
      <w:r>
        <w:rPr>
          <w:sz w:val="21"/>
        </w:rPr>
        <w:t>Investigation</w:t>
      </w:r>
      <w:r>
        <w:rPr>
          <w:spacing w:val="-5"/>
          <w:sz w:val="21"/>
        </w:rPr>
        <w:t xml:space="preserve"> </w:t>
      </w:r>
      <w:r>
        <w:rPr>
          <w:sz w:val="21"/>
        </w:rPr>
        <w:t>documentation</w:t>
      </w:r>
      <w:r>
        <w:rPr>
          <w:spacing w:val="-4"/>
          <w:sz w:val="21"/>
        </w:rPr>
        <w:t xml:space="preserve"> </w:t>
      </w:r>
      <w:r>
        <w:rPr>
          <w:sz w:val="21"/>
        </w:rPr>
        <w:t>shall</w:t>
      </w:r>
      <w:r>
        <w:rPr>
          <w:spacing w:val="-3"/>
          <w:sz w:val="21"/>
        </w:rPr>
        <w:t xml:space="preserve"> </w:t>
      </w:r>
      <w:r>
        <w:rPr>
          <w:sz w:val="21"/>
        </w:rPr>
        <w:t>not</w:t>
      </w:r>
      <w:r>
        <w:rPr>
          <w:spacing w:val="-5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photocopied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z w:val="21"/>
        </w:rPr>
        <w:t>disseminated</w:t>
      </w:r>
      <w:r>
        <w:rPr>
          <w:spacing w:val="-4"/>
          <w:sz w:val="21"/>
        </w:rPr>
        <w:t xml:space="preserve"> </w:t>
      </w:r>
      <w:r>
        <w:rPr>
          <w:sz w:val="21"/>
        </w:rPr>
        <w:t>beyond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MD’s</w:t>
      </w:r>
    </w:p>
    <w:p w14:paraId="41C37565" w14:textId="77777777" w:rsidR="00447697" w:rsidRDefault="00BE6F0B">
      <w:pPr>
        <w:pStyle w:val="BodyText"/>
        <w:spacing w:before="167" w:line="314" w:lineRule="auto"/>
        <w:ind w:left="2160" w:right="311"/>
      </w:pPr>
      <w:r>
        <w:t>Office and Human Resource Section. “Relevant documentation” for resulting Appeal shall consist of a</w:t>
      </w:r>
      <w:r>
        <w:rPr>
          <w:spacing w:val="-56"/>
        </w:rPr>
        <w:t xml:space="preserve"> </w:t>
      </w:r>
      <w:r>
        <w:t>summary</w:t>
      </w:r>
      <w:r>
        <w:rPr>
          <w:spacing w:val="-4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findings.</w:t>
      </w:r>
    </w:p>
    <w:p w14:paraId="027B6A0E" w14:textId="77777777" w:rsidR="00447697" w:rsidRDefault="00BE6F0B">
      <w:pPr>
        <w:pStyle w:val="ListParagraph"/>
        <w:numPr>
          <w:ilvl w:val="0"/>
          <w:numId w:val="3"/>
        </w:numPr>
        <w:tabs>
          <w:tab w:val="left" w:pos="2160"/>
          <w:tab w:val="left" w:pos="2161"/>
        </w:tabs>
        <w:spacing w:before="169" w:line="400" w:lineRule="auto"/>
        <w:ind w:right="1504"/>
        <w:rPr>
          <w:sz w:val="21"/>
        </w:rPr>
      </w:pPr>
      <w:r>
        <w:rPr>
          <w:sz w:val="21"/>
        </w:rPr>
        <w:t>Investigation documentation shall remain confidential, to the extent allowed by law, and</w:t>
      </w:r>
      <w:r>
        <w:rPr>
          <w:spacing w:val="1"/>
          <w:sz w:val="21"/>
        </w:rPr>
        <w:t xml:space="preserve"> </w:t>
      </w:r>
      <w:r>
        <w:rPr>
          <w:sz w:val="21"/>
        </w:rPr>
        <w:t>shall</w:t>
      </w:r>
      <w:r>
        <w:rPr>
          <w:spacing w:val="-3"/>
          <w:sz w:val="21"/>
        </w:rPr>
        <w:t xml:space="preserve"> </w:t>
      </w:r>
      <w:r>
        <w:rPr>
          <w:sz w:val="21"/>
        </w:rPr>
        <w:t>not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3"/>
          <w:sz w:val="21"/>
        </w:rPr>
        <w:t xml:space="preserve"> </w:t>
      </w:r>
      <w:r>
        <w:rPr>
          <w:sz w:val="21"/>
        </w:rPr>
        <w:t>photocopied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disseminated</w:t>
      </w:r>
      <w:r>
        <w:rPr>
          <w:spacing w:val="-3"/>
          <w:sz w:val="21"/>
        </w:rPr>
        <w:t xml:space="preserve"> </w:t>
      </w:r>
      <w:r>
        <w:rPr>
          <w:sz w:val="21"/>
        </w:rPr>
        <w:t>beyond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MD’s</w:t>
      </w:r>
      <w:r>
        <w:rPr>
          <w:spacing w:val="-3"/>
          <w:sz w:val="21"/>
        </w:rPr>
        <w:t xml:space="preserve"> </w:t>
      </w:r>
      <w:r>
        <w:rPr>
          <w:sz w:val="21"/>
        </w:rPr>
        <w:t>Office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Human</w:t>
      </w:r>
      <w:r>
        <w:rPr>
          <w:spacing w:val="-5"/>
          <w:sz w:val="21"/>
        </w:rPr>
        <w:t xml:space="preserve"> </w:t>
      </w:r>
      <w:r>
        <w:rPr>
          <w:sz w:val="21"/>
        </w:rPr>
        <w:t>R</w:t>
      </w:r>
      <w:r>
        <w:rPr>
          <w:spacing w:val="-2"/>
          <w:sz w:val="21"/>
        </w:rPr>
        <w:t xml:space="preserve"> </w:t>
      </w:r>
      <w:r>
        <w:rPr>
          <w:sz w:val="21"/>
        </w:rPr>
        <w:t>Section.</w:t>
      </w:r>
    </w:p>
    <w:p w14:paraId="53A03DB4" w14:textId="77777777" w:rsidR="00447697" w:rsidRDefault="00447697">
      <w:pPr>
        <w:pStyle w:val="BodyText"/>
        <w:spacing w:before="4"/>
        <w:rPr>
          <w:sz w:val="34"/>
        </w:rPr>
      </w:pPr>
    </w:p>
    <w:p w14:paraId="456BF916" w14:textId="77777777" w:rsidR="00447697" w:rsidRDefault="00BE6F0B">
      <w:pPr>
        <w:pStyle w:val="ListParagraph"/>
        <w:numPr>
          <w:ilvl w:val="0"/>
          <w:numId w:val="3"/>
        </w:numPr>
        <w:tabs>
          <w:tab w:val="left" w:pos="2280"/>
          <w:tab w:val="left" w:pos="2281"/>
        </w:tabs>
        <w:spacing w:before="1" w:line="360" w:lineRule="auto"/>
        <w:ind w:right="1509"/>
        <w:rPr>
          <w:sz w:val="21"/>
        </w:rPr>
      </w:pPr>
      <w:r>
        <w:tab/>
      </w:r>
      <w:r>
        <w:rPr>
          <w:sz w:val="21"/>
        </w:rPr>
        <w:t>Within (5) five business days from the receipt of the complaint, an individual designated</w:t>
      </w:r>
      <w:r>
        <w:rPr>
          <w:spacing w:val="-56"/>
          <w:sz w:val="21"/>
        </w:rPr>
        <w:t xml:space="preserve"> </w:t>
      </w:r>
      <w:r>
        <w:rPr>
          <w:sz w:val="21"/>
        </w:rPr>
        <w:t>by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MD,</w:t>
      </w:r>
      <w:r>
        <w:rPr>
          <w:spacing w:val="-2"/>
          <w:sz w:val="21"/>
        </w:rPr>
        <w:t xml:space="preserve"> </w:t>
      </w:r>
      <w:r>
        <w:rPr>
          <w:sz w:val="21"/>
        </w:rPr>
        <w:t>shall begin</w:t>
      </w:r>
      <w:r>
        <w:rPr>
          <w:spacing w:val="-1"/>
          <w:sz w:val="21"/>
        </w:rPr>
        <w:t xml:space="preserve"> </w:t>
      </w:r>
      <w:r>
        <w:rPr>
          <w:sz w:val="21"/>
        </w:rPr>
        <w:t>an</w:t>
      </w:r>
      <w:r>
        <w:rPr>
          <w:spacing w:val="-1"/>
          <w:sz w:val="21"/>
        </w:rPr>
        <w:t xml:space="preserve"> </w:t>
      </w:r>
      <w:r>
        <w:rPr>
          <w:sz w:val="21"/>
        </w:rPr>
        <w:t>investigation</w:t>
      </w:r>
      <w:r>
        <w:rPr>
          <w:spacing w:val="-1"/>
          <w:sz w:val="21"/>
        </w:rPr>
        <w:t xml:space="preserve"> </w:t>
      </w:r>
      <w:r>
        <w:rPr>
          <w:sz w:val="21"/>
        </w:rPr>
        <w:t>of the</w:t>
      </w:r>
      <w:r>
        <w:rPr>
          <w:spacing w:val="-1"/>
          <w:sz w:val="21"/>
        </w:rPr>
        <w:t xml:space="preserve"> </w:t>
      </w:r>
      <w:r>
        <w:rPr>
          <w:sz w:val="21"/>
        </w:rPr>
        <w:t>complaint.</w:t>
      </w:r>
    </w:p>
    <w:p w14:paraId="5A3F918A" w14:textId="77777777" w:rsidR="00447697" w:rsidRDefault="00BE6F0B">
      <w:pPr>
        <w:pStyle w:val="ListParagraph"/>
        <w:numPr>
          <w:ilvl w:val="0"/>
          <w:numId w:val="3"/>
        </w:numPr>
        <w:tabs>
          <w:tab w:val="left" w:pos="2160"/>
          <w:tab w:val="left" w:pos="2161"/>
        </w:tabs>
        <w:spacing w:before="168" w:line="340" w:lineRule="auto"/>
        <w:ind w:right="1868"/>
        <w:rPr>
          <w:sz w:val="20"/>
        </w:rPr>
      </w:pPr>
      <w:r>
        <w:rPr>
          <w:sz w:val="20"/>
        </w:rPr>
        <w:t>Organization</w:t>
      </w:r>
      <w:r>
        <w:rPr>
          <w:spacing w:val="30"/>
          <w:sz w:val="20"/>
        </w:rPr>
        <w:t xml:space="preserve"> </w:t>
      </w:r>
      <w:r>
        <w:rPr>
          <w:sz w:val="20"/>
        </w:rPr>
        <w:t>employees</w:t>
      </w:r>
      <w:r>
        <w:rPr>
          <w:spacing w:val="31"/>
          <w:sz w:val="20"/>
        </w:rPr>
        <w:t xml:space="preserve"> </w:t>
      </w:r>
      <w:r>
        <w:rPr>
          <w:sz w:val="20"/>
        </w:rPr>
        <w:t>shall</w:t>
      </w:r>
      <w:r>
        <w:rPr>
          <w:spacing w:val="29"/>
          <w:sz w:val="20"/>
        </w:rPr>
        <w:t xml:space="preserve"> </w:t>
      </w:r>
      <w:r>
        <w:rPr>
          <w:sz w:val="20"/>
        </w:rPr>
        <w:t>cooperate</w:t>
      </w:r>
      <w:r>
        <w:rPr>
          <w:spacing w:val="32"/>
          <w:sz w:val="20"/>
        </w:rPr>
        <w:t xml:space="preserve"> </w:t>
      </w:r>
      <w:r>
        <w:rPr>
          <w:sz w:val="20"/>
        </w:rPr>
        <w:t>with</w:t>
      </w:r>
      <w:r>
        <w:rPr>
          <w:spacing w:val="32"/>
          <w:sz w:val="20"/>
        </w:rPr>
        <w:t xml:space="preserve"> </w:t>
      </w:r>
      <w:r>
        <w:rPr>
          <w:sz w:val="20"/>
        </w:rPr>
        <w:t>an</w:t>
      </w:r>
      <w:r>
        <w:rPr>
          <w:spacing w:val="32"/>
          <w:sz w:val="20"/>
        </w:rPr>
        <w:t xml:space="preserve"> </w:t>
      </w:r>
      <w:r>
        <w:rPr>
          <w:sz w:val="20"/>
        </w:rPr>
        <w:t>investigation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>be</w:t>
      </w:r>
      <w:r>
        <w:rPr>
          <w:spacing w:val="31"/>
          <w:sz w:val="20"/>
        </w:rPr>
        <w:t xml:space="preserve"> </w:t>
      </w:r>
      <w:r>
        <w:rPr>
          <w:sz w:val="20"/>
        </w:rPr>
        <w:t>truthful</w:t>
      </w:r>
      <w:r>
        <w:rPr>
          <w:spacing w:val="33"/>
          <w:sz w:val="20"/>
        </w:rPr>
        <w:t xml:space="preserve"> </w:t>
      </w:r>
      <w:r>
        <w:rPr>
          <w:sz w:val="20"/>
        </w:rPr>
        <w:t>with</w:t>
      </w:r>
      <w:r>
        <w:rPr>
          <w:spacing w:val="33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investigator.</w:t>
      </w:r>
      <w:r>
        <w:rPr>
          <w:spacing w:val="-2"/>
          <w:sz w:val="20"/>
        </w:rPr>
        <w:t xml:space="preserve"> </w:t>
      </w:r>
      <w:r>
        <w:rPr>
          <w:sz w:val="20"/>
        </w:rPr>
        <w:t>Failure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cooperate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truthful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</w:t>
      </w:r>
      <w:r>
        <w:rPr>
          <w:sz w:val="20"/>
        </w:rPr>
        <w:t>result in</w:t>
      </w:r>
      <w:r>
        <w:rPr>
          <w:spacing w:val="-1"/>
          <w:sz w:val="20"/>
        </w:rPr>
        <w:t xml:space="preserve"> </w:t>
      </w:r>
      <w:r>
        <w:rPr>
          <w:sz w:val="20"/>
        </w:rPr>
        <w:t>disciplinary</w:t>
      </w:r>
      <w:r>
        <w:rPr>
          <w:spacing w:val="-3"/>
          <w:sz w:val="20"/>
        </w:rPr>
        <w:t xml:space="preserve"> </w:t>
      </w:r>
      <w:r>
        <w:rPr>
          <w:sz w:val="20"/>
        </w:rPr>
        <w:t>action.</w:t>
      </w:r>
    </w:p>
    <w:p w14:paraId="53BF3F16" w14:textId="77777777" w:rsidR="00447697" w:rsidRDefault="00BE6F0B">
      <w:pPr>
        <w:pStyle w:val="ListParagraph"/>
        <w:numPr>
          <w:ilvl w:val="0"/>
          <w:numId w:val="3"/>
        </w:numPr>
        <w:tabs>
          <w:tab w:val="left" w:pos="2214"/>
        </w:tabs>
        <w:spacing w:before="190" w:line="338" w:lineRule="auto"/>
        <w:ind w:right="2401"/>
        <w:rPr>
          <w:sz w:val="21"/>
        </w:rPr>
      </w:pPr>
      <w:r>
        <w:tab/>
      </w:r>
      <w:r>
        <w:rPr>
          <w:sz w:val="21"/>
        </w:rPr>
        <w:t>Within</w:t>
      </w:r>
      <w:r>
        <w:rPr>
          <w:spacing w:val="-3"/>
          <w:sz w:val="21"/>
        </w:rPr>
        <w:t xml:space="preserve"> </w:t>
      </w:r>
      <w:r>
        <w:rPr>
          <w:sz w:val="21"/>
        </w:rPr>
        <w:t>(45)</w:t>
      </w:r>
      <w:r>
        <w:rPr>
          <w:spacing w:val="-3"/>
          <w:sz w:val="21"/>
        </w:rPr>
        <w:t xml:space="preserve"> </w:t>
      </w:r>
      <w:r>
        <w:rPr>
          <w:sz w:val="21"/>
        </w:rPr>
        <w:t>forty</w:t>
      </w:r>
      <w:r>
        <w:rPr>
          <w:spacing w:val="-5"/>
          <w:sz w:val="21"/>
        </w:rPr>
        <w:t xml:space="preserve"> </w:t>
      </w:r>
      <w:r>
        <w:rPr>
          <w:sz w:val="21"/>
        </w:rPr>
        <w:t>five-business</w:t>
      </w:r>
      <w:r>
        <w:rPr>
          <w:spacing w:val="-2"/>
          <w:sz w:val="21"/>
        </w:rPr>
        <w:t xml:space="preserve"> </w:t>
      </w:r>
      <w:r>
        <w:rPr>
          <w:sz w:val="21"/>
        </w:rPr>
        <w:t>days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beginning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investigation,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5"/>
          <w:sz w:val="21"/>
        </w:rPr>
        <w:t xml:space="preserve"> </w:t>
      </w:r>
      <w:r>
        <w:rPr>
          <w:sz w:val="21"/>
        </w:rPr>
        <w:t>organization investigating officer or designated individual, shall submit a</w:t>
      </w:r>
      <w:r>
        <w:rPr>
          <w:spacing w:val="1"/>
          <w:sz w:val="21"/>
        </w:rPr>
        <w:t xml:space="preserve"> </w:t>
      </w:r>
      <w:r>
        <w:rPr>
          <w:sz w:val="21"/>
        </w:rPr>
        <w:t>confidential</w:t>
      </w:r>
      <w:r>
        <w:rPr>
          <w:spacing w:val="-1"/>
          <w:sz w:val="21"/>
        </w:rPr>
        <w:t xml:space="preserve"> </w:t>
      </w:r>
      <w:r>
        <w:rPr>
          <w:sz w:val="21"/>
        </w:rPr>
        <w:t>written</w:t>
      </w:r>
      <w:r>
        <w:rPr>
          <w:spacing w:val="-1"/>
          <w:sz w:val="21"/>
        </w:rPr>
        <w:t xml:space="preserve"> </w:t>
      </w:r>
      <w:r>
        <w:rPr>
          <w:sz w:val="21"/>
        </w:rPr>
        <w:t>report</w:t>
      </w:r>
      <w:r>
        <w:rPr>
          <w:spacing w:val="-3"/>
          <w:sz w:val="21"/>
        </w:rPr>
        <w:t xml:space="preserve"> </w:t>
      </w:r>
      <w:r>
        <w:rPr>
          <w:sz w:val="21"/>
        </w:rPr>
        <w:t>of inquiry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MD.</w:t>
      </w:r>
    </w:p>
    <w:p w14:paraId="6AE414AB" w14:textId="77777777" w:rsidR="00447697" w:rsidRDefault="00BE6F0B">
      <w:pPr>
        <w:pStyle w:val="ListParagraph"/>
        <w:numPr>
          <w:ilvl w:val="0"/>
          <w:numId w:val="3"/>
        </w:numPr>
        <w:tabs>
          <w:tab w:val="left" w:pos="2217"/>
          <w:tab w:val="left" w:pos="2218"/>
        </w:tabs>
        <w:spacing w:before="181" w:line="338" w:lineRule="auto"/>
        <w:ind w:right="1731"/>
        <w:rPr>
          <w:sz w:val="21"/>
        </w:rPr>
      </w:pPr>
      <w:r>
        <w:tab/>
      </w:r>
      <w:r>
        <w:rPr>
          <w:sz w:val="21"/>
        </w:rPr>
        <w:t>The Organization Attorney or his/her designee shall have (14) fourteen business days</w:t>
      </w:r>
      <w:r>
        <w:rPr>
          <w:spacing w:val="-57"/>
          <w:sz w:val="21"/>
        </w:rPr>
        <w:t xml:space="preserve"> </w:t>
      </w:r>
      <w:r>
        <w:rPr>
          <w:sz w:val="21"/>
        </w:rPr>
        <w:t>to review the report and to issue a written determination on whether a discriminatory</w:t>
      </w:r>
      <w:r>
        <w:rPr>
          <w:spacing w:val="1"/>
          <w:sz w:val="21"/>
        </w:rPr>
        <w:t xml:space="preserve"> </w:t>
      </w:r>
      <w:r>
        <w:rPr>
          <w:sz w:val="21"/>
        </w:rPr>
        <w:t>practice</w:t>
      </w:r>
      <w:r>
        <w:rPr>
          <w:spacing w:val="-1"/>
          <w:sz w:val="21"/>
        </w:rPr>
        <w:t xml:space="preserve"> </w:t>
      </w:r>
      <w:r>
        <w:rPr>
          <w:sz w:val="21"/>
        </w:rPr>
        <w:t>has</w:t>
      </w:r>
      <w:r>
        <w:rPr>
          <w:spacing w:val="-1"/>
          <w:sz w:val="21"/>
        </w:rPr>
        <w:t xml:space="preserve"> </w:t>
      </w:r>
      <w:r>
        <w:rPr>
          <w:sz w:val="21"/>
        </w:rPr>
        <w:t>occurred.</w:t>
      </w:r>
    </w:p>
    <w:p w14:paraId="4AF9D09E" w14:textId="77777777" w:rsidR="00447697" w:rsidRDefault="00BE6F0B">
      <w:pPr>
        <w:pStyle w:val="ListParagraph"/>
        <w:numPr>
          <w:ilvl w:val="0"/>
          <w:numId w:val="3"/>
        </w:numPr>
        <w:tabs>
          <w:tab w:val="left" w:pos="2213"/>
          <w:tab w:val="left" w:pos="2214"/>
        </w:tabs>
        <w:spacing w:before="188" w:line="348" w:lineRule="auto"/>
        <w:ind w:right="1481"/>
        <w:rPr>
          <w:sz w:val="21"/>
        </w:rPr>
      </w:pPr>
      <w:r>
        <w:tab/>
      </w:r>
      <w:r>
        <w:rPr>
          <w:sz w:val="21"/>
        </w:rPr>
        <w:t>Within (5) five-business days of receipt of the determination, the MD or his/her designee</w:t>
      </w:r>
      <w:r>
        <w:rPr>
          <w:spacing w:val="-56"/>
          <w:sz w:val="21"/>
        </w:rPr>
        <w:t xml:space="preserve"> </w:t>
      </w:r>
      <w:r>
        <w:rPr>
          <w:sz w:val="21"/>
        </w:rPr>
        <w:t>shall review the determination and report. The MD will forward the determination to the</w:t>
      </w:r>
      <w:r>
        <w:rPr>
          <w:spacing w:val="1"/>
          <w:sz w:val="21"/>
        </w:rPr>
        <w:t xml:space="preserve"> </w:t>
      </w:r>
      <w:proofErr w:type="spellStart"/>
      <w:r>
        <w:rPr>
          <w:sz w:val="21"/>
        </w:rPr>
        <w:t>respondent’sSectionHead</w:t>
      </w:r>
      <w:proofErr w:type="spellEnd"/>
      <w:r>
        <w:rPr>
          <w:spacing w:val="1"/>
          <w:sz w:val="21"/>
        </w:rPr>
        <w:t xml:space="preserve"> </w:t>
      </w:r>
      <w:r>
        <w:rPr>
          <w:sz w:val="21"/>
        </w:rPr>
        <w:t>or</w:t>
      </w:r>
      <w:r>
        <w:rPr>
          <w:spacing w:val="2"/>
          <w:sz w:val="21"/>
        </w:rPr>
        <w:t xml:space="preserve"> </w:t>
      </w:r>
      <w:r>
        <w:rPr>
          <w:sz w:val="21"/>
        </w:rPr>
        <w:t>Head</w:t>
      </w:r>
      <w:r>
        <w:rPr>
          <w:spacing w:val="1"/>
          <w:sz w:val="21"/>
        </w:rPr>
        <w:t xml:space="preserve"> </w:t>
      </w:r>
      <w:r>
        <w:rPr>
          <w:sz w:val="21"/>
        </w:rPr>
        <w:t>for</w:t>
      </w:r>
      <w:r>
        <w:rPr>
          <w:spacing w:val="2"/>
          <w:sz w:val="21"/>
        </w:rPr>
        <w:t xml:space="preserve"> </w:t>
      </w:r>
      <w:r>
        <w:rPr>
          <w:sz w:val="21"/>
        </w:rPr>
        <w:t>appropriate</w:t>
      </w:r>
      <w:r>
        <w:rPr>
          <w:spacing w:val="3"/>
          <w:sz w:val="21"/>
        </w:rPr>
        <w:t xml:space="preserve"> </w:t>
      </w:r>
      <w:r>
        <w:rPr>
          <w:sz w:val="21"/>
        </w:rPr>
        <w:t>action,</w:t>
      </w:r>
      <w:r>
        <w:rPr>
          <w:spacing w:val="2"/>
          <w:sz w:val="21"/>
        </w:rPr>
        <w:t xml:space="preserve"> </w:t>
      </w:r>
      <w:r>
        <w:rPr>
          <w:sz w:val="21"/>
        </w:rPr>
        <w:t>if</w:t>
      </w:r>
      <w:r>
        <w:rPr>
          <w:spacing w:val="4"/>
          <w:sz w:val="21"/>
        </w:rPr>
        <w:t xml:space="preserve"> </w:t>
      </w:r>
      <w:r>
        <w:rPr>
          <w:sz w:val="21"/>
        </w:rPr>
        <w:t>necessary.</w:t>
      </w:r>
      <w:r>
        <w:rPr>
          <w:spacing w:val="2"/>
          <w:sz w:val="21"/>
        </w:rPr>
        <w:t xml:space="preserve"> </w:t>
      </w:r>
      <w:r>
        <w:rPr>
          <w:sz w:val="21"/>
        </w:rPr>
        <w:t>Disciplinary</w:t>
      </w:r>
      <w:r>
        <w:rPr>
          <w:spacing w:val="1"/>
          <w:sz w:val="21"/>
        </w:rPr>
        <w:t xml:space="preserve"> </w:t>
      </w:r>
      <w:r>
        <w:rPr>
          <w:sz w:val="21"/>
        </w:rPr>
        <w:t>action shall be consistent with organization policy and procedures. The MD shall forward</w:t>
      </w:r>
      <w:r>
        <w:rPr>
          <w:spacing w:val="-56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copy</w:t>
      </w:r>
      <w:r>
        <w:rPr>
          <w:spacing w:val="-4"/>
          <w:sz w:val="21"/>
        </w:rPr>
        <w:t xml:space="preserve"> </w:t>
      </w:r>
      <w:r>
        <w:rPr>
          <w:sz w:val="21"/>
        </w:rPr>
        <w:t>of the</w:t>
      </w:r>
      <w:r>
        <w:rPr>
          <w:spacing w:val="-2"/>
          <w:sz w:val="21"/>
        </w:rPr>
        <w:t xml:space="preserve"> </w:t>
      </w:r>
      <w:r>
        <w:rPr>
          <w:sz w:val="21"/>
        </w:rPr>
        <w:t>determination,</w:t>
      </w:r>
      <w:r>
        <w:rPr>
          <w:spacing w:val="-3"/>
          <w:sz w:val="21"/>
        </w:rPr>
        <w:t xml:space="preserve"> </w:t>
      </w:r>
      <w:r>
        <w:rPr>
          <w:sz w:val="21"/>
        </w:rPr>
        <w:t>along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report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-4"/>
          <w:sz w:val="21"/>
        </w:rPr>
        <w:t xml:space="preserve"> </w:t>
      </w:r>
      <w:r>
        <w:rPr>
          <w:sz w:val="21"/>
        </w:rPr>
        <w:t>investigating</w:t>
      </w:r>
      <w:r>
        <w:rPr>
          <w:spacing w:val="-1"/>
          <w:sz w:val="21"/>
        </w:rPr>
        <w:t xml:space="preserve"> </w:t>
      </w:r>
      <w:r>
        <w:rPr>
          <w:sz w:val="21"/>
        </w:rPr>
        <w:t>officer.</w:t>
      </w:r>
    </w:p>
    <w:p w14:paraId="6CC517D6" w14:textId="77777777" w:rsidR="00447697" w:rsidRDefault="00BE6F0B">
      <w:pPr>
        <w:pStyle w:val="Heading5"/>
        <w:numPr>
          <w:ilvl w:val="2"/>
          <w:numId w:val="6"/>
        </w:numPr>
        <w:tabs>
          <w:tab w:val="left" w:pos="2161"/>
        </w:tabs>
        <w:spacing w:before="131"/>
        <w:ind w:hanging="721"/>
      </w:pPr>
      <w:r>
        <w:t>Notification</w:t>
      </w:r>
    </w:p>
    <w:p w14:paraId="60304FCC" w14:textId="77777777" w:rsidR="00447697" w:rsidRDefault="00447697">
      <w:pPr>
        <w:pStyle w:val="BodyText"/>
        <w:spacing w:before="2"/>
        <w:rPr>
          <w:rFonts w:ascii="Arial"/>
          <w:b/>
        </w:rPr>
      </w:pPr>
    </w:p>
    <w:p w14:paraId="3872240B" w14:textId="77777777" w:rsidR="00447697" w:rsidRDefault="00BE6F0B">
      <w:pPr>
        <w:pStyle w:val="ListParagraph"/>
        <w:numPr>
          <w:ilvl w:val="0"/>
          <w:numId w:val="2"/>
        </w:numPr>
        <w:tabs>
          <w:tab w:val="left" w:pos="3060"/>
          <w:tab w:val="left" w:pos="3061"/>
        </w:tabs>
        <w:ind w:hanging="541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-2"/>
          <w:sz w:val="21"/>
        </w:rPr>
        <w:t xml:space="preserve"> </w:t>
      </w:r>
      <w:r>
        <w:rPr>
          <w:sz w:val="21"/>
        </w:rPr>
        <w:t>officer</w:t>
      </w:r>
      <w:r>
        <w:rPr>
          <w:spacing w:val="-3"/>
          <w:sz w:val="21"/>
        </w:rPr>
        <w:t xml:space="preserve"> </w:t>
      </w:r>
      <w:r>
        <w:rPr>
          <w:sz w:val="21"/>
        </w:rPr>
        <w:t>shall</w:t>
      </w:r>
      <w:r>
        <w:rPr>
          <w:spacing w:val="-1"/>
          <w:sz w:val="21"/>
        </w:rPr>
        <w:t xml:space="preserve"> </w:t>
      </w:r>
      <w:r>
        <w:rPr>
          <w:sz w:val="21"/>
        </w:rPr>
        <w:t>notify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complainant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determination.</w:t>
      </w:r>
    </w:p>
    <w:p w14:paraId="0DDD9929" w14:textId="77777777" w:rsidR="00447697" w:rsidRDefault="00447697">
      <w:pPr>
        <w:pStyle w:val="BodyText"/>
        <w:spacing w:before="2"/>
      </w:pPr>
    </w:p>
    <w:p w14:paraId="0949613C" w14:textId="77777777" w:rsidR="00447697" w:rsidRDefault="00BE6F0B">
      <w:pPr>
        <w:pStyle w:val="ListParagraph"/>
        <w:numPr>
          <w:ilvl w:val="0"/>
          <w:numId w:val="2"/>
        </w:numPr>
        <w:tabs>
          <w:tab w:val="left" w:pos="3060"/>
          <w:tab w:val="left" w:pos="3061"/>
        </w:tabs>
        <w:ind w:hanging="541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Section</w:t>
      </w:r>
      <w:r>
        <w:rPr>
          <w:spacing w:val="-3"/>
          <w:sz w:val="21"/>
        </w:rPr>
        <w:t xml:space="preserve"> </w:t>
      </w:r>
      <w:r>
        <w:rPr>
          <w:sz w:val="21"/>
        </w:rPr>
        <w:t>Head shall notify</w:t>
      </w:r>
      <w:r>
        <w:rPr>
          <w:spacing w:val="-4"/>
          <w:sz w:val="21"/>
        </w:rPr>
        <w:t xml:space="preserve"> </w:t>
      </w:r>
      <w:r>
        <w:rPr>
          <w:sz w:val="21"/>
        </w:rPr>
        <w:t>the respondent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determination.</w:t>
      </w:r>
    </w:p>
    <w:p w14:paraId="5F23FC22" w14:textId="77777777" w:rsidR="00447697" w:rsidRDefault="00447697">
      <w:pPr>
        <w:rPr>
          <w:sz w:val="21"/>
        </w:rPr>
        <w:sectPr w:rsidR="00447697">
          <w:pgSz w:w="11900" w:h="16840"/>
          <w:pgMar w:top="1280" w:right="0" w:bottom="1400" w:left="0" w:header="138" w:footer="1161" w:gutter="0"/>
          <w:cols w:space="720"/>
        </w:sectPr>
      </w:pPr>
    </w:p>
    <w:p w14:paraId="028C8D2E" w14:textId="662FD844" w:rsidR="00447697" w:rsidRDefault="00BE6F0B">
      <w:pPr>
        <w:pStyle w:val="Heading4"/>
        <w:numPr>
          <w:ilvl w:val="1"/>
          <w:numId w:val="1"/>
        </w:numPr>
        <w:tabs>
          <w:tab w:val="left" w:pos="2016"/>
        </w:tabs>
        <w:spacing w:before="126"/>
      </w:pPr>
      <w:bookmarkStart w:id="1278" w:name="_bookmark58"/>
      <w:bookmarkEnd w:id="1278"/>
      <w:r>
        <w:lastRenderedPageBreak/>
        <w:t>Whistle-</w:t>
      </w:r>
      <w:del w:id="1279" w:author="DELL" w:date="2025-07-03T12:40:00Z" w16du:dateUtc="2025-07-03T07:40:00Z">
        <w:r w:rsidDel="00445773">
          <w:rPr>
            <w:spacing w:val="-2"/>
          </w:rPr>
          <w:delText xml:space="preserve"> </w:delText>
        </w:r>
      </w:del>
      <w:r>
        <w:t>Blowing</w:t>
      </w:r>
      <w:r>
        <w:rPr>
          <w:spacing w:val="-3"/>
        </w:rPr>
        <w:t xml:space="preserve"> </w:t>
      </w:r>
      <w:r>
        <w:t>Policy</w:t>
      </w:r>
    </w:p>
    <w:p w14:paraId="6510D59B" w14:textId="77777777" w:rsidR="00447697" w:rsidRDefault="00BE6F0B">
      <w:pPr>
        <w:pStyle w:val="BodyText"/>
        <w:spacing w:before="184" w:line="338" w:lineRule="auto"/>
        <w:ind w:left="2021" w:right="1657"/>
        <w:jc w:val="both"/>
      </w:pPr>
      <w:r>
        <w:t>Organization</w:t>
      </w:r>
      <w:r>
        <w:rPr>
          <w:spacing w:val="24"/>
        </w:rPr>
        <w:t xml:space="preserve"> </w:t>
      </w:r>
      <w:r>
        <w:t>subscribes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policy</w:t>
      </w:r>
      <w:r>
        <w:rPr>
          <w:spacing w:val="23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protects</w:t>
      </w:r>
      <w:r>
        <w:rPr>
          <w:spacing w:val="24"/>
        </w:rPr>
        <w:t xml:space="preserve"> </w:t>
      </w:r>
      <w:r>
        <w:t>employees</w:t>
      </w:r>
      <w:r>
        <w:rPr>
          <w:spacing w:val="25"/>
        </w:rPr>
        <w:t xml:space="preserve"> </w:t>
      </w:r>
      <w:r>
        <w:t>who</w:t>
      </w:r>
      <w:r>
        <w:rPr>
          <w:spacing w:val="25"/>
        </w:rPr>
        <w:t xml:space="preserve"> </w:t>
      </w:r>
      <w:r>
        <w:t>disclose</w:t>
      </w:r>
      <w:r>
        <w:rPr>
          <w:spacing w:val="24"/>
        </w:rPr>
        <w:t xml:space="preserve"> </w:t>
      </w:r>
      <w:r>
        <w:t>wrongdoing</w:t>
      </w:r>
      <w:r>
        <w:rPr>
          <w:spacing w:val="-56"/>
        </w:rPr>
        <w:t xml:space="preserve"> </w:t>
      </w:r>
      <w:r>
        <w:t>by colleagues, peers or superiors against being dismissed or being retaliated against in</w:t>
      </w:r>
      <w:r>
        <w:rPr>
          <w:spacing w:val="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way.</w:t>
      </w:r>
    </w:p>
    <w:p w14:paraId="51DF887B" w14:textId="77777777" w:rsidR="00447697" w:rsidRDefault="00BE6F0B">
      <w:pPr>
        <w:pStyle w:val="Heading5"/>
        <w:numPr>
          <w:ilvl w:val="2"/>
          <w:numId w:val="1"/>
        </w:numPr>
        <w:tabs>
          <w:tab w:val="left" w:pos="2161"/>
        </w:tabs>
        <w:spacing w:before="16"/>
        <w:ind w:hanging="721"/>
      </w:pPr>
      <w:r>
        <w:t>Whistle-Blower</w:t>
      </w:r>
      <w:r>
        <w:rPr>
          <w:spacing w:val="-4"/>
        </w:rPr>
        <w:t xml:space="preserve"> </w:t>
      </w:r>
      <w:r>
        <w:t>Protection</w:t>
      </w:r>
    </w:p>
    <w:p w14:paraId="0783BA1E" w14:textId="77777777" w:rsidR="00447697" w:rsidRDefault="00BE6F0B">
      <w:pPr>
        <w:pStyle w:val="BodyText"/>
        <w:spacing w:before="171" w:line="336" w:lineRule="auto"/>
        <w:ind w:left="2160" w:right="1642"/>
      </w:pPr>
      <w:r>
        <w:t>If the employee has reported the allegedly illegal activity to the Executive Committee or</w:t>
      </w:r>
      <w:r>
        <w:rPr>
          <w:spacing w:val="-56"/>
        </w:rPr>
        <w:t xml:space="preserve"> </w:t>
      </w:r>
      <w:r>
        <w:t>law enforcement agency, he or she is protected. Organization will not retaliate against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employee.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will not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terminated,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mistreated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whistle</w:t>
      </w:r>
      <w:r>
        <w:rPr>
          <w:spacing w:val="-5"/>
        </w:rPr>
        <w:t xml:space="preserve"> </w:t>
      </w:r>
      <w:r>
        <w:t>blowing.</w:t>
      </w:r>
    </w:p>
    <w:p w14:paraId="6387C5CC" w14:textId="77777777" w:rsidR="00447697" w:rsidRDefault="00BE6F0B">
      <w:pPr>
        <w:pStyle w:val="Heading5"/>
        <w:numPr>
          <w:ilvl w:val="2"/>
          <w:numId w:val="1"/>
        </w:numPr>
        <w:tabs>
          <w:tab w:val="left" w:pos="2161"/>
        </w:tabs>
        <w:spacing w:before="143"/>
        <w:ind w:hanging="721"/>
      </w:pPr>
      <w:r>
        <w:t>Whistle-Blowing</w:t>
      </w:r>
      <w:r>
        <w:rPr>
          <w:spacing w:val="-4"/>
        </w:rPr>
        <w:t xml:space="preserve"> </w:t>
      </w:r>
      <w:r>
        <w:t>Procedure</w:t>
      </w:r>
    </w:p>
    <w:p w14:paraId="6ABC0616" w14:textId="77777777" w:rsidR="00447697" w:rsidRDefault="00447697">
      <w:pPr>
        <w:pStyle w:val="BodyText"/>
        <w:spacing w:before="8"/>
        <w:rPr>
          <w:rFonts w:ascii="Arial"/>
          <w:b/>
          <w:sz w:val="24"/>
        </w:rPr>
      </w:pPr>
    </w:p>
    <w:p w14:paraId="4A42782C" w14:textId="77777777" w:rsidR="00447697" w:rsidRDefault="00BE6F0B">
      <w:pPr>
        <w:pStyle w:val="BodyText"/>
        <w:spacing w:line="338" w:lineRule="auto"/>
        <w:ind w:left="2160" w:right="1436"/>
        <w:jc w:val="both"/>
      </w:pPr>
      <w:r>
        <w:t>Organization</w:t>
      </w:r>
      <w:r>
        <w:rPr>
          <w:spacing w:val="38"/>
        </w:rPr>
        <w:t xml:space="preserve"> </w:t>
      </w:r>
      <w:r>
        <w:t>encourages</w:t>
      </w:r>
      <w:r>
        <w:rPr>
          <w:spacing w:val="36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use</w:t>
      </w:r>
      <w:r>
        <w:rPr>
          <w:spacing w:val="38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its</w:t>
      </w:r>
      <w:r>
        <w:rPr>
          <w:spacing w:val="39"/>
        </w:rPr>
        <w:t xml:space="preserve"> </w:t>
      </w:r>
      <w:r>
        <w:t>whistle</w:t>
      </w:r>
      <w:r>
        <w:rPr>
          <w:spacing w:val="41"/>
        </w:rPr>
        <w:t xml:space="preserve"> </w:t>
      </w:r>
      <w:r>
        <w:t>-blowing</w:t>
      </w:r>
      <w:r>
        <w:rPr>
          <w:spacing w:val="39"/>
        </w:rPr>
        <w:t xml:space="preserve"> </w:t>
      </w:r>
      <w:r>
        <w:t>policy</w:t>
      </w:r>
      <w:r>
        <w:rPr>
          <w:spacing w:val="36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an</w:t>
      </w:r>
      <w:r>
        <w:rPr>
          <w:spacing w:val="39"/>
        </w:rPr>
        <w:t xml:space="preserve"> </w:t>
      </w:r>
      <w:r>
        <w:t>individual</w:t>
      </w:r>
      <w:r>
        <w:rPr>
          <w:spacing w:val="40"/>
        </w:rPr>
        <w:t xml:space="preserve"> </w:t>
      </w:r>
      <w:r>
        <w:t>who</w:t>
      </w:r>
      <w:r>
        <w:rPr>
          <w:spacing w:val="-56"/>
        </w:rPr>
        <w:t xml:space="preserve"> </w:t>
      </w:r>
      <w:r>
        <w:t>feels that a law has been broken and has demonstrable evidence; discrimination may</w:t>
      </w:r>
      <w:r>
        <w:rPr>
          <w:spacing w:val="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complaint,</w:t>
      </w:r>
      <w:r>
        <w:rPr>
          <w:spacing w:val="-3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fear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retaliation,</w:t>
      </w:r>
      <w:r>
        <w:rPr>
          <w:spacing w:val="-2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procedures:</w:t>
      </w:r>
    </w:p>
    <w:p w14:paraId="73090553" w14:textId="77777777" w:rsidR="00447697" w:rsidRDefault="00BE6F0B">
      <w:pPr>
        <w:pStyle w:val="ListParagraph"/>
        <w:numPr>
          <w:ilvl w:val="3"/>
          <w:numId w:val="1"/>
        </w:numPr>
        <w:tabs>
          <w:tab w:val="left" w:pos="2881"/>
        </w:tabs>
        <w:spacing w:before="189" w:line="345" w:lineRule="auto"/>
        <w:ind w:right="1434"/>
        <w:jc w:val="both"/>
        <w:rPr>
          <w:sz w:val="21"/>
        </w:rPr>
      </w:pPr>
      <w:r>
        <w:rPr>
          <w:sz w:val="21"/>
        </w:rPr>
        <w:t>Within (30) business days of the alleged incident, the complainant, at his/her</w:t>
      </w:r>
      <w:r>
        <w:rPr>
          <w:spacing w:val="1"/>
          <w:sz w:val="21"/>
        </w:rPr>
        <w:t xml:space="preserve"> </w:t>
      </w:r>
      <w:r>
        <w:rPr>
          <w:sz w:val="21"/>
        </w:rPr>
        <w:t>discretion, shall make a complaint to any one of the members of the Executive</w:t>
      </w:r>
      <w:r>
        <w:rPr>
          <w:spacing w:val="1"/>
          <w:sz w:val="21"/>
        </w:rPr>
        <w:t xml:space="preserve"> </w:t>
      </w:r>
      <w:r>
        <w:rPr>
          <w:sz w:val="21"/>
        </w:rPr>
        <w:t>Committee, or if the complaint is against any of the members of the Executive</w:t>
      </w:r>
      <w:r>
        <w:rPr>
          <w:spacing w:val="1"/>
          <w:sz w:val="21"/>
        </w:rPr>
        <w:t xml:space="preserve"> </w:t>
      </w:r>
      <w:r>
        <w:rPr>
          <w:sz w:val="21"/>
        </w:rPr>
        <w:t>Committee,</w:t>
      </w:r>
      <w:r>
        <w:rPr>
          <w:spacing w:val="-3"/>
          <w:sz w:val="21"/>
        </w:rPr>
        <w:t xml:space="preserve"> </w:t>
      </w:r>
      <w:r>
        <w:rPr>
          <w:sz w:val="21"/>
        </w:rPr>
        <w:t>directly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MD with</w:t>
      </w:r>
      <w:r>
        <w:rPr>
          <w:spacing w:val="-2"/>
          <w:sz w:val="21"/>
        </w:rPr>
        <w:t xml:space="preserve"> </w:t>
      </w:r>
      <w:r>
        <w:rPr>
          <w:sz w:val="21"/>
        </w:rPr>
        <w:t>copy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President/Chairperson.</w:t>
      </w:r>
    </w:p>
    <w:p w14:paraId="3C1E3D16" w14:textId="77777777" w:rsidR="00447697" w:rsidRDefault="00BE6F0B">
      <w:pPr>
        <w:pStyle w:val="ListParagraph"/>
        <w:numPr>
          <w:ilvl w:val="3"/>
          <w:numId w:val="1"/>
        </w:numPr>
        <w:tabs>
          <w:tab w:val="left" w:pos="2881"/>
        </w:tabs>
        <w:spacing w:before="181" w:line="314" w:lineRule="auto"/>
        <w:ind w:right="1434" w:hanging="514"/>
        <w:jc w:val="both"/>
        <w:rPr>
          <w:sz w:val="21"/>
        </w:rPr>
      </w:pP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complainant</w:t>
      </w:r>
      <w:r>
        <w:rPr>
          <w:spacing w:val="1"/>
          <w:sz w:val="21"/>
        </w:rPr>
        <w:t xml:space="preserve"> </w:t>
      </w:r>
      <w:r>
        <w:rPr>
          <w:sz w:val="21"/>
        </w:rPr>
        <w:t>shall</w:t>
      </w:r>
      <w:r>
        <w:rPr>
          <w:spacing w:val="1"/>
          <w:sz w:val="21"/>
        </w:rPr>
        <w:t xml:space="preserve"> </w:t>
      </w:r>
      <w:r>
        <w:rPr>
          <w:sz w:val="21"/>
        </w:rPr>
        <w:t>make</w:t>
      </w:r>
      <w:r>
        <w:rPr>
          <w:spacing w:val="1"/>
          <w:sz w:val="21"/>
        </w:rPr>
        <w:t xml:space="preserve"> </w:t>
      </w:r>
      <w:r>
        <w:rPr>
          <w:sz w:val="21"/>
        </w:rPr>
        <w:t>contact</w:t>
      </w:r>
      <w:r>
        <w:rPr>
          <w:spacing w:val="1"/>
          <w:sz w:val="21"/>
        </w:rPr>
        <w:t xml:space="preserve"> </w:t>
      </w:r>
      <w:r>
        <w:rPr>
          <w:sz w:val="21"/>
        </w:rPr>
        <w:t>with</w:t>
      </w:r>
      <w:r>
        <w:rPr>
          <w:spacing w:val="1"/>
          <w:sz w:val="21"/>
        </w:rPr>
        <w:t xml:space="preserve"> </w:t>
      </w:r>
      <w:r>
        <w:rPr>
          <w:sz w:val="21"/>
        </w:rPr>
        <w:t>one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above-designated</w:t>
      </w:r>
      <w:r>
        <w:rPr>
          <w:spacing w:val="-56"/>
          <w:sz w:val="21"/>
        </w:rPr>
        <w:t xml:space="preserve"> </w:t>
      </w:r>
      <w:r>
        <w:rPr>
          <w:sz w:val="21"/>
        </w:rPr>
        <w:t>representatives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his/her</w:t>
      </w:r>
      <w:r>
        <w:rPr>
          <w:spacing w:val="-2"/>
          <w:sz w:val="21"/>
        </w:rPr>
        <w:t xml:space="preserve"> </w:t>
      </w:r>
      <w:r>
        <w:rPr>
          <w:sz w:val="21"/>
        </w:rPr>
        <w:t>designee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order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properly</w:t>
      </w:r>
      <w:r>
        <w:rPr>
          <w:spacing w:val="-4"/>
          <w:sz w:val="21"/>
        </w:rPr>
        <w:t xml:space="preserve"> </w:t>
      </w:r>
      <w:r>
        <w:rPr>
          <w:sz w:val="21"/>
        </w:rPr>
        <w:t>bring</w:t>
      </w:r>
      <w:r>
        <w:rPr>
          <w:spacing w:val="-1"/>
          <w:sz w:val="21"/>
        </w:rPr>
        <w:t xml:space="preserve"> </w:t>
      </w:r>
      <w:r>
        <w:rPr>
          <w:sz w:val="21"/>
        </w:rPr>
        <w:t>forward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complaint.</w:t>
      </w:r>
    </w:p>
    <w:p w14:paraId="6F1A3940" w14:textId="77777777" w:rsidR="00447697" w:rsidRDefault="00BE6F0B">
      <w:pPr>
        <w:pStyle w:val="ListParagraph"/>
        <w:numPr>
          <w:ilvl w:val="3"/>
          <w:numId w:val="1"/>
        </w:numPr>
        <w:tabs>
          <w:tab w:val="left" w:pos="2881"/>
        </w:tabs>
        <w:spacing w:before="209" w:line="352" w:lineRule="auto"/>
        <w:ind w:right="1416" w:hanging="557"/>
        <w:jc w:val="both"/>
        <w:rPr>
          <w:sz w:val="21"/>
        </w:rPr>
      </w:pP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complainant</w:t>
      </w:r>
      <w:r>
        <w:rPr>
          <w:spacing w:val="1"/>
          <w:sz w:val="21"/>
        </w:rPr>
        <w:t xml:space="preserve"> </w:t>
      </w:r>
      <w:r>
        <w:rPr>
          <w:sz w:val="21"/>
        </w:rPr>
        <w:t>may</w:t>
      </w:r>
      <w:r>
        <w:rPr>
          <w:spacing w:val="1"/>
          <w:sz w:val="21"/>
        </w:rPr>
        <w:t xml:space="preserve"> </w:t>
      </w:r>
      <w:r>
        <w:rPr>
          <w:sz w:val="21"/>
        </w:rPr>
        <w:t>use</w:t>
      </w:r>
      <w:r>
        <w:rPr>
          <w:spacing w:val="1"/>
          <w:sz w:val="21"/>
        </w:rPr>
        <w:t xml:space="preserve"> </w:t>
      </w:r>
      <w:r>
        <w:rPr>
          <w:sz w:val="21"/>
        </w:rPr>
        <w:t>any</w:t>
      </w:r>
      <w:r>
        <w:rPr>
          <w:spacing w:val="1"/>
          <w:sz w:val="21"/>
        </w:rPr>
        <w:t xml:space="preserve"> </w:t>
      </w:r>
      <w:r>
        <w:rPr>
          <w:sz w:val="21"/>
        </w:rPr>
        <w:t>format</w:t>
      </w:r>
      <w:r>
        <w:rPr>
          <w:spacing w:val="1"/>
          <w:sz w:val="21"/>
        </w:rPr>
        <w:t xml:space="preserve"> </w:t>
      </w:r>
      <w:r>
        <w:rPr>
          <w:sz w:val="21"/>
        </w:rPr>
        <w:t>such</w:t>
      </w:r>
      <w:r>
        <w:rPr>
          <w:spacing w:val="1"/>
          <w:sz w:val="21"/>
        </w:rPr>
        <w:t xml:space="preserve"> </w:t>
      </w:r>
      <w:r>
        <w:rPr>
          <w:sz w:val="21"/>
        </w:rPr>
        <w:t>as</w:t>
      </w:r>
      <w:r>
        <w:rPr>
          <w:spacing w:val="1"/>
          <w:sz w:val="21"/>
        </w:rPr>
        <w:t xml:space="preserve"> </w:t>
      </w:r>
      <w:r>
        <w:rPr>
          <w:sz w:val="21"/>
        </w:rPr>
        <w:t>memorandums,</w:t>
      </w:r>
      <w:r>
        <w:rPr>
          <w:spacing w:val="1"/>
          <w:sz w:val="21"/>
        </w:rPr>
        <w:t xml:space="preserve"> </w:t>
      </w:r>
      <w:r>
        <w:rPr>
          <w:sz w:val="21"/>
        </w:rPr>
        <w:t>handwritten</w:t>
      </w:r>
      <w:r>
        <w:rPr>
          <w:spacing w:val="1"/>
          <w:sz w:val="21"/>
        </w:rPr>
        <w:t xml:space="preserve"> </w:t>
      </w:r>
      <w:r>
        <w:rPr>
          <w:sz w:val="21"/>
        </w:rPr>
        <w:t>statements, e-mail messages or other acceptable formats to report the incident.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designated</w:t>
      </w:r>
      <w:r>
        <w:rPr>
          <w:spacing w:val="1"/>
          <w:sz w:val="21"/>
        </w:rPr>
        <w:t xml:space="preserve"> </w:t>
      </w:r>
      <w:r>
        <w:rPr>
          <w:sz w:val="21"/>
        </w:rPr>
        <w:t>representative</w:t>
      </w:r>
      <w:r>
        <w:rPr>
          <w:spacing w:val="1"/>
          <w:sz w:val="21"/>
        </w:rPr>
        <w:t xml:space="preserve"> </w:t>
      </w:r>
      <w:r>
        <w:rPr>
          <w:sz w:val="21"/>
        </w:rPr>
        <w:t>shall</w:t>
      </w:r>
      <w:r>
        <w:rPr>
          <w:spacing w:val="1"/>
          <w:sz w:val="21"/>
        </w:rPr>
        <w:t xml:space="preserve"> </w:t>
      </w:r>
      <w:r>
        <w:rPr>
          <w:sz w:val="21"/>
        </w:rPr>
        <w:t>convert</w:t>
      </w:r>
      <w:r>
        <w:rPr>
          <w:spacing w:val="1"/>
          <w:sz w:val="21"/>
        </w:rPr>
        <w:t xml:space="preserve"> </w:t>
      </w:r>
      <w:r>
        <w:rPr>
          <w:sz w:val="21"/>
        </w:rPr>
        <w:t>verbal</w:t>
      </w:r>
      <w:r>
        <w:rPr>
          <w:spacing w:val="1"/>
          <w:sz w:val="21"/>
        </w:rPr>
        <w:t xml:space="preserve"> </w:t>
      </w:r>
      <w:r>
        <w:rPr>
          <w:sz w:val="21"/>
        </w:rPr>
        <w:t>complaints</w:t>
      </w:r>
      <w:r>
        <w:rPr>
          <w:spacing w:val="1"/>
          <w:sz w:val="21"/>
        </w:rPr>
        <w:t xml:space="preserve"> </w:t>
      </w:r>
      <w:r>
        <w:rPr>
          <w:sz w:val="21"/>
        </w:rPr>
        <w:t>into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written</w:t>
      </w:r>
      <w:r>
        <w:rPr>
          <w:spacing w:val="1"/>
          <w:sz w:val="21"/>
        </w:rPr>
        <w:t xml:space="preserve"> </w:t>
      </w:r>
      <w:r>
        <w:rPr>
          <w:sz w:val="21"/>
        </w:rPr>
        <w:t>format</w:t>
      </w:r>
      <w:r>
        <w:rPr>
          <w:spacing w:val="1"/>
          <w:sz w:val="21"/>
        </w:rPr>
        <w:t xml:space="preserve"> </w:t>
      </w:r>
      <w:r>
        <w:rPr>
          <w:sz w:val="21"/>
        </w:rPr>
        <w:t>as</w:t>
      </w:r>
      <w:r>
        <w:rPr>
          <w:spacing w:val="1"/>
          <w:sz w:val="21"/>
        </w:rPr>
        <w:t xml:space="preserve"> </w:t>
      </w:r>
      <w:r>
        <w:rPr>
          <w:sz w:val="21"/>
        </w:rPr>
        <w:t>soon</w:t>
      </w:r>
      <w:r>
        <w:rPr>
          <w:spacing w:val="1"/>
          <w:sz w:val="21"/>
        </w:rPr>
        <w:t xml:space="preserve"> </w:t>
      </w:r>
      <w:r>
        <w:rPr>
          <w:sz w:val="21"/>
        </w:rPr>
        <w:t>as</w:t>
      </w:r>
      <w:r>
        <w:rPr>
          <w:spacing w:val="1"/>
          <w:sz w:val="21"/>
        </w:rPr>
        <w:t xml:space="preserve"> </w:t>
      </w:r>
      <w:r>
        <w:rPr>
          <w:sz w:val="21"/>
        </w:rPr>
        <w:t>practical.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designated</w:t>
      </w:r>
      <w:r>
        <w:rPr>
          <w:spacing w:val="1"/>
          <w:sz w:val="21"/>
        </w:rPr>
        <w:t xml:space="preserve"> </w:t>
      </w:r>
      <w:r>
        <w:rPr>
          <w:sz w:val="21"/>
        </w:rPr>
        <w:t>representative</w:t>
      </w:r>
      <w:r>
        <w:rPr>
          <w:spacing w:val="1"/>
          <w:sz w:val="21"/>
        </w:rPr>
        <w:t xml:space="preserve"> </w:t>
      </w:r>
      <w:r>
        <w:rPr>
          <w:sz w:val="21"/>
        </w:rPr>
        <w:t>will</w:t>
      </w:r>
      <w:r>
        <w:rPr>
          <w:spacing w:val="1"/>
          <w:sz w:val="21"/>
        </w:rPr>
        <w:t xml:space="preserve"> </w:t>
      </w:r>
      <w:r>
        <w:rPr>
          <w:sz w:val="21"/>
        </w:rPr>
        <w:t>forward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complaint for placement on the agenda of the Board of Directors or the Executive</w:t>
      </w:r>
      <w:r>
        <w:rPr>
          <w:spacing w:val="1"/>
          <w:sz w:val="21"/>
        </w:rPr>
        <w:t xml:space="preserve"> </w:t>
      </w:r>
      <w:r>
        <w:rPr>
          <w:sz w:val="21"/>
        </w:rPr>
        <w:t>Committee within (24) twenty-four hours of receipt. Complaints that are submitted</w:t>
      </w:r>
      <w:r>
        <w:rPr>
          <w:spacing w:val="-56"/>
          <w:sz w:val="21"/>
        </w:rPr>
        <w:t xml:space="preserve"> </w:t>
      </w:r>
      <w:r>
        <w:rPr>
          <w:sz w:val="21"/>
        </w:rPr>
        <w:t>anonymously</w:t>
      </w:r>
      <w:r>
        <w:rPr>
          <w:spacing w:val="-4"/>
          <w:sz w:val="21"/>
        </w:rPr>
        <w:t xml:space="preserve"> </w:t>
      </w:r>
      <w:r>
        <w:rPr>
          <w:sz w:val="21"/>
        </w:rPr>
        <w:t>may</w:t>
      </w:r>
      <w:r>
        <w:rPr>
          <w:spacing w:val="-4"/>
          <w:sz w:val="21"/>
        </w:rPr>
        <w:t xml:space="preserve"> </w:t>
      </w:r>
      <w:r>
        <w:rPr>
          <w:sz w:val="21"/>
        </w:rPr>
        <w:t>not</w:t>
      </w:r>
      <w:r>
        <w:rPr>
          <w:spacing w:val="-2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accepted.</w:t>
      </w:r>
    </w:p>
    <w:p w14:paraId="5C13384C" w14:textId="77777777" w:rsidR="00447697" w:rsidRDefault="00BE6F0B">
      <w:pPr>
        <w:pStyle w:val="ListParagraph"/>
        <w:numPr>
          <w:ilvl w:val="3"/>
          <w:numId w:val="1"/>
        </w:numPr>
        <w:tabs>
          <w:tab w:val="left" w:pos="2881"/>
        </w:tabs>
        <w:spacing w:before="170" w:line="345" w:lineRule="auto"/>
        <w:ind w:right="1436" w:hanging="569"/>
        <w:jc w:val="both"/>
        <w:rPr>
          <w:sz w:val="21"/>
        </w:rPr>
      </w:pPr>
      <w:r>
        <w:rPr>
          <w:sz w:val="21"/>
        </w:rPr>
        <w:t>An employee who believes that he/she may be penalized for such a complaint or</w:t>
      </w:r>
      <w:r>
        <w:rPr>
          <w:spacing w:val="1"/>
          <w:sz w:val="21"/>
        </w:rPr>
        <w:t xml:space="preserve"> </w:t>
      </w:r>
      <w:r>
        <w:rPr>
          <w:sz w:val="21"/>
        </w:rPr>
        <w:t>suffer discrimination, harassment and/or retaliation in the workplace as a result of</w:t>
      </w:r>
      <w:r>
        <w:rPr>
          <w:spacing w:val="-56"/>
          <w:sz w:val="21"/>
        </w:rPr>
        <w:t xml:space="preserve"> </w:t>
      </w:r>
      <w:r>
        <w:rPr>
          <w:sz w:val="21"/>
        </w:rPr>
        <w:t>whistle-blowing may also identify individuals or entities from which he/she feels at</w:t>
      </w:r>
      <w:r>
        <w:rPr>
          <w:spacing w:val="-56"/>
          <w:sz w:val="21"/>
        </w:rPr>
        <w:t xml:space="preserve"> </w:t>
      </w:r>
      <w:r>
        <w:rPr>
          <w:sz w:val="21"/>
        </w:rPr>
        <w:t>risk,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complaint.</w:t>
      </w:r>
    </w:p>
    <w:sectPr w:rsidR="00447697">
      <w:pgSz w:w="11900" w:h="16840"/>
      <w:pgMar w:top="1280" w:right="0" w:bottom="1400" w:left="0" w:header="138" w:footer="11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E9669" w14:textId="77777777" w:rsidR="00E82A6B" w:rsidRDefault="00E82A6B">
      <w:r>
        <w:separator/>
      </w:r>
    </w:p>
  </w:endnote>
  <w:endnote w:type="continuationSeparator" w:id="0">
    <w:p w14:paraId="60B0BA4B" w14:textId="77777777" w:rsidR="00E82A6B" w:rsidRDefault="00E82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63324" w14:textId="77777777" w:rsidR="00447697" w:rsidRDefault="00000000">
    <w:pPr>
      <w:pStyle w:val="BodyText"/>
      <w:spacing w:line="14" w:lineRule="auto"/>
      <w:rPr>
        <w:sz w:val="20"/>
      </w:rPr>
    </w:pPr>
    <w:r>
      <w:pict w14:anchorId="097D543A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502.55pt;margin-top:768.3pt;width:38.5pt;height:17.4pt;z-index:-18071040;mso-position-horizontal-relative:page;mso-position-vertical-relative:page" filled="f" stroked="f">
          <v:textbox inset="0,0,0,0">
            <w:txbxContent>
              <w:p w14:paraId="4DEBD9A5" w14:textId="77777777" w:rsidR="00447697" w:rsidRDefault="00BE6F0B">
                <w:pPr>
                  <w:spacing w:before="63"/>
                  <w:ind w:left="60"/>
                  <w:rPr>
                    <w:sz w:val="14"/>
                  </w:rPr>
                </w:pPr>
                <w:r>
                  <w:fldChar w:fldCharType="begin"/>
                </w:r>
                <w:r>
                  <w:rPr>
                    <w:rFonts w:ascii="Arial"/>
                    <w:b/>
                    <w:sz w:val="23"/>
                  </w:rPr>
                  <w:instrText xml:space="preserve"> PAGE </w:instrText>
                </w:r>
                <w:r>
                  <w:fldChar w:fldCharType="separate"/>
                </w:r>
                <w:r w:rsidR="008E4902">
                  <w:rPr>
                    <w:rFonts w:ascii="Arial"/>
                    <w:b/>
                    <w:noProof/>
                    <w:sz w:val="23"/>
                  </w:rPr>
                  <w:t>11</w:t>
                </w:r>
                <w:r>
                  <w:fldChar w:fldCharType="end"/>
                </w:r>
                <w:r>
                  <w:rPr>
                    <w:rFonts w:ascii="Arial"/>
                    <w:b/>
                    <w:spacing w:val="-2"/>
                    <w:sz w:val="23"/>
                  </w:rPr>
                  <w:t xml:space="preserve"> </w:t>
                </w:r>
                <w:r>
                  <w:rPr>
                    <w:sz w:val="14"/>
                  </w:rPr>
                  <w:t>of</w:t>
                </w:r>
                <w:r>
                  <w:rPr>
                    <w:spacing w:val="1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74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FC6E1" w14:textId="77777777" w:rsidR="00447697" w:rsidRDefault="00447697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6963B" w14:textId="77777777" w:rsidR="00447697" w:rsidRDefault="00000000">
    <w:pPr>
      <w:pStyle w:val="BodyText"/>
      <w:spacing w:line="14" w:lineRule="auto"/>
      <w:rPr>
        <w:sz w:val="20"/>
      </w:rPr>
    </w:pPr>
    <w:r>
      <w:pict w14:anchorId="20D4B653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502.55pt;margin-top:769.4pt;width:38.5pt;height:16.35pt;z-index:-18069504;mso-position-horizontal-relative:page;mso-position-vertical-relative:page" filled="f" stroked="f">
          <v:textbox inset="0,0,0,0">
            <w:txbxContent>
              <w:p w14:paraId="41D73D61" w14:textId="77777777" w:rsidR="00447697" w:rsidRDefault="00BE6F0B">
                <w:pPr>
                  <w:spacing w:before="41"/>
                  <w:ind w:left="60"/>
                  <w:rPr>
                    <w:sz w:val="14"/>
                  </w:rPr>
                </w:pPr>
                <w:r>
                  <w:fldChar w:fldCharType="begin"/>
                </w:r>
                <w:r>
                  <w:rPr>
                    <w:rFonts w:ascii="Arial"/>
                    <w:b/>
                    <w:sz w:val="23"/>
                  </w:rPr>
                  <w:instrText xml:space="preserve"> PAGE </w:instrText>
                </w:r>
                <w:r>
                  <w:fldChar w:fldCharType="separate"/>
                </w:r>
                <w:r w:rsidR="008E4902">
                  <w:rPr>
                    <w:rFonts w:ascii="Arial"/>
                    <w:b/>
                    <w:noProof/>
                    <w:sz w:val="23"/>
                  </w:rPr>
                  <w:t>15</w:t>
                </w:r>
                <w:r>
                  <w:fldChar w:fldCharType="end"/>
                </w:r>
                <w:r>
                  <w:rPr>
                    <w:rFonts w:ascii="Arial"/>
                    <w:b/>
                    <w:spacing w:val="-2"/>
                    <w:sz w:val="23"/>
                  </w:rPr>
                  <w:t xml:space="preserve"> </w:t>
                </w:r>
                <w:r>
                  <w:rPr>
                    <w:sz w:val="14"/>
                  </w:rPr>
                  <w:t>of</w:t>
                </w:r>
                <w:r>
                  <w:rPr>
                    <w:spacing w:val="1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74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924DA" w14:textId="77777777" w:rsidR="00447697" w:rsidRDefault="00000000">
    <w:pPr>
      <w:pStyle w:val="BodyText"/>
      <w:spacing w:line="14" w:lineRule="auto"/>
      <w:rPr>
        <w:sz w:val="20"/>
      </w:rPr>
    </w:pPr>
    <w:r>
      <w:pict w14:anchorId="20461C48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04.55pt;margin-top:740.1pt;width:33.5pt;height:14.9pt;z-index:-18068480;mso-position-horizontal-relative:page;mso-position-vertical-relative:page" filled="f" stroked="f">
          <v:textbox inset="0,0,0,0">
            <w:txbxContent>
              <w:p w14:paraId="1F5B485B" w14:textId="77777777" w:rsidR="00447697" w:rsidRDefault="00BE6F0B">
                <w:pPr>
                  <w:spacing w:before="13"/>
                  <w:ind w:left="20"/>
                  <w:rPr>
                    <w:sz w:val="14"/>
                  </w:rPr>
                </w:pPr>
                <w:r>
                  <w:rPr>
                    <w:rFonts w:ascii="Arial"/>
                    <w:b/>
                    <w:sz w:val="23"/>
                  </w:rPr>
                  <w:t>16</w:t>
                </w:r>
                <w:r>
                  <w:rPr>
                    <w:rFonts w:ascii="Arial"/>
                    <w:b/>
                    <w:spacing w:val="-3"/>
                    <w:sz w:val="23"/>
                  </w:rPr>
                  <w:t xml:space="preserve"> </w:t>
                </w:r>
                <w:r>
                  <w:rPr>
                    <w:sz w:val="14"/>
                  </w:rPr>
                  <w:t>of 74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C1299" w14:textId="77777777" w:rsidR="00447697" w:rsidRDefault="00000000">
    <w:pPr>
      <w:pStyle w:val="BodyText"/>
      <w:spacing w:line="14" w:lineRule="auto"/>
      <w:rPr>
        <w:sz w:val="20"/>
      </w:rPr>
    </w:pPr>
    <w:r>
      <w:pict w14:anchorId="738A80F2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504.55pt;margin-top:770.35pt;width:33.5pt;height:14.9pt;z-index:-18067456;mso-position-horizontal-relative:page;mso-position-vertical-relative:page" filled="f" stroked="f">
          <v:textbox inset="0,0,0,0">
            <w:txbxContent>
              <w:p w14:paraId="1BB0ECC0" w14:textId="77777777" w:rsidR="00447697" w:rsidRDefault="00BE6F0B">
                <w:pPr>
                  <w:spacing w:before="13"/>
                  <w:ind w:left="20"/>
                  <w:rPr>
                    <w:sz w:val="14"/>
                  </w:rPr>
                </w:pPr>
                <w:r>
                  <w:rPr>
                    <w:rFonts w:ascii="Arial"/>
                    <w:b/>
                    <w:sz w:val="23"/>
                  </w:rPr>
                  <w:t>17</w:t>
                </w:r>
                <w:r>
                  <w:rPr>
                    <w:rFonts w:ascii="Arial"/>
                    <w:b/>
                    <w:spacing w:val="-3"/>
                    <w:sz w:val="23"/>
                  </w:rPr>
                  <w:t xml:space="preserve"> </w:t>
                </w:r>
                <w:r>
                  <w:rPr>
                    <w:sz w:val="14"/>
                  </w:rPr>
                  <w:t>of 74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2E6A8" w14:textId="77777777" w:rsidR="00447697" w:rsidRDefault="00447697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AD56E" w14:textId="77777777" w:rsidR="00447697" w:rsidRDefault="00447697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67DCA" w14:textId="77777777" w:rsidR="00447697" w:rsidRDefault="00447697">
    <w:pPr>
      <w:pStyle w:val="BodyText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A9BB8" w14:textId="77777777" w:rsidR="00447697" w:rsidRDefault="00447697">
    <w:pPr>
      <w:pStyle w:val="BodyText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0ED77" w14:textId="77777777" w:rsidR="00447697" w:rsidRDefault="00000000">
    <w:pPr>
      <w:pStyle w:val="BodyText"/>
      <w:spacing w:line="14" w:lineRule="auto"/>
      <w:rPr>
        <w:sz w:val="20"/>
      </w:rPr>
    </w:pPr>
    <w:r>
      <w:pict w14:anchorId="118FD635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502.55pt;margin-top:768.55pt;width:38.5pt;height:17.15pt;z-index:-18065408;mso-position-horizontal-relative:page;mso-position-vertical-relative:page" filled="f" stroked="f">
          <v:textbox inset="0,0,0,0">
            <w:txbxContent>
              <w:p w14:paraId="108F8BC3" w14:textId="77777777" w:rsidR="00447697" w:rsidRDefault="00BE6F0B">
                <w:pPr>
                  <w:spacing w:before="58"/>
                  <w:ind w:left="60"/>
                  <w:rPr>
                    <w:sz w:val="14"/>
                  </w:rPr>
                </w:pPr>
                <w:r>
                  <w:fldChar w:fldCharType="begin"/>
                </w:r>
                <w:r>
                  <w:rPr>
                    <w:rFonts w:ascii="Arial"/>
                    <w:b/>
                    <w:sz w:val="23"/>
                  </w:rPr>
                  <w:instrText xml:space="preserve"> PAGE </w:instrText>
                </w:r>
                <w:r>
                  <w:fldChar w:fldCharType="separate"/>
                </w:r>
                <w:r w:rsidR="008E4902">
                  <w:rPr>
                    <w:rFonts w:ascii="Arial"/>
                    <w:b/>
                    <w:noProof/>
                    <w:sz w:val="23"/>
                  </w:rPr>
                  <w:t>29</w:t>
                </w:r>
                <w:r>
                  <w:fldChar w:fldCharType="end"/>
                </w:r>
                <w:r>
                  <w:rPr>
                    <w:rFonts w:ascii="Arial"/>
                    <w:b/>
                    <w:spacing w:val="-2"/>
                    <w:sz w:val="23"/>
                  </w:rPr>
                  <w:t xml:space="preserve"> </w:t>
                </w:r>
                <w:r>
                  <w:rPr>
                    <w:sz w:val="14"/>
                  </w:rPr>
                  <w:t>of</w:t>
                </w:r>
                <w:r>
                  <w:rPr>
                    <w:spacing w:val="1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74</w:t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6DB38" w14:textId="77777777" w:rsidR="00447697" w:rsidRDefault="00BE6F0B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252096" behindDoc="1" locked="0" layoutInCell="1" allowOverlap="1" wp14:anchorId="56EB2C5A" wp14:editId="17115310">
          <wp:simplePos x="0" y="0"/>
          <wp:positionH relativeFrom="page">
            <wp:posOffset>635</wp:posOffset>
          </wp:positionH>
          <wp:positionV relativeFrom="page">
            <wp:posOffset>10041254</wp:posOffset>
          </wp:positionV>
          <wp:extent cx="7555357" cy="176529"/>
          <wp:effectExtent l="0" t="0" r="0" b="0"/>
          <wp:wrapNone/>
          <wp:docPr id="29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5357" cy="176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pict w14:anchorId="0EAC428A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03.15pt;margin-top:767.85pt;width:38.5pt;height:15.95pt;z-index:-18063872;mso-position-horizontal-relative:page;mso-position-vertical-relative:page" filled="f" stroked="f">
          <v:textbox inset="0,0,0,0">
            <w:txbxContent>
              <w:p w14:paraId="65692929" w14:textId="77777777" w:rsidR="00447697" w:rsidRDefault="00BE6F0B">
                <w:pPr>
                  <w:spacing w:before="34"/>
                  <w:ind w:left="60"/>
                  <w:rPr>
                    <w:sz w:val="14"/>
                  </w:rPr>
                </w:pPr>
                <w:r>
                  <w:fldChar w:fldCharType="begin"/>
                </w:r>
                <w:r>
                  <w:rPr>
                    <w:rFonts w:ascii="Arial"/>
                    <w:b/>
                    <w:sz w:val="23"/>
                  </w:rPr>
                  <w:instrText xml:space="preserve"> PAGE </w:instrText>
                </w:r>
                <w:r>
                  <w:fldChar w:fldCharType="separate"/>
                </w:r>
                <w:r w:rsidR="008E4902">
                  <w:rPr>
                    <w:rFonts w:ascii="Arial"/>
                    <w:b/>
                    <w:noProof/>
                    <w:sz w:val="23"/>
                  </w:rPr>
                  <w:t>31</w:t>
                </w:r>
                <w:r>
                  <w:fldChar w:fldCharType="end"/>
                </w:r>
                <w:r>
                  <w:rPr>
                    <w:rFonts w:ascii="Arial"/>
                    <w:b/>
                    <w:spacing w:val="-2"/>
                    <w:sz w:val="23"/>
                  </w:rPr>
                  <w:t xml:space="preserve"> </w:t>
                </w:r>
                <w:r>
                  <w:rPr>
                    <w:sz w:val="14"/>
                  </w:rPr>
                  <w:t>of</w:t>
                </w:r>
                <w:r>
                  <w:rPr>
                    <w:spacing w:val="1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74</w:t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8DABC" w14:textId="77777777" w:rsidR="00447697" w:rsidRDefault="00000000">
    <w:pPr>
      <w:pStyle w:val="BodyText"/>
      <w:spacing w:line="14" w:lineRule="auto"/>
      <w:rPr>
        <w:sz w:val="20"/>
      </w:rPr>
    </w:pPr>
    <w:r>
      <w:pict w14:anchorId="09B3B32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02.55pt;margin-top:768.05pt;width:38.5pt;height:19.45pt;z-index:-18062848;mso-position-horizontal-relative:page;mso-position-vertical-relative:page" filled="f" stroked="f">
          <v:textbox inset="0,0,0,0">
            <w:txbxContent>
              <w:p w14:paraId="1E7C5F3F" w14:textId="77777777" w:rsidR="00447697" w:rsidRDefault="00BE6F0B">
                <w:pPr>
                  <w:spacing w:before="104"/>
                  <w:ind w:left="60"/>
                  <w:rPr>
                    <w:sz w:val="14"/>
                  </w:rPr>
                </w:pPr>
                <w:r>
                  <w:fldChar w:fldCharType="begin"/>
                </w:r>
                <w:r>
                  <w:rPr>
                    <w:rFonts w:ascii="Arial"/>
                    <w:b/>
                    <w:sz w:val="23"/>
                  </w:rPr>
                  <w:instrText xml:space="preserve"> PAGE </w:instrText>
                </w:r>
                <w:r>
                  <w:fldChar w:fldCharType="separate"/>
                </w:r>
                <w:r w:rsidR="008E4902">
                  <w:rPr>
                    <w:rFonts w:ascii="Arial"/>
                    <w:b/>
                    <w:noProof/>
                    <w:sz w:val="23"/>
                  </w:rPr>
                  <w:t>74</w:t>
                </w:r>
                <w:r>
                  <w:fldChar w:fldCharType="end"/>
                </w:r>
                <w:r>
                  <w:rPr>
                    <w:rFonts w:ascii="Arial"/>
                    <w:b/>
                    <w:spacing w:val="-2"/>
                    <w:sz w:val="23"/>
                  </w:rPr>
                  <w:t xml:space="preserve"> </w:t>
                </w:r>
                <w:r>
                  <w:rPr>
                    <w:sz w:val="14"/>
                  </w:rPr>
                  <w:t>of</w:t>
                </w:r>
                <w:r>
                  <w:rPr>
                    <w:spacing w:val="1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74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82322" w14:textId="77777777" w:rsidR="00E82A6B" w:rsidRDefault="00E82A6B">
      <w:r>
        <w:separator/>
      </w:r>
    </w:p>
  </w:footnote>
  <w:footnote w:type="continuationSeparator" w:id="0">
    <w:p w14:paraId="7A38C751" w14:textId="77777777" w:rsidR="00E82A6B" w:rsidRDefault="00E82A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5D04B" w14:textId="77777777" w:rsidR="00447697" w:rsidRDefault="00BE6F0B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244416" behindDoc="1" locked="0" layoutInCell="1" allowOverlap="1" wp14:anchorId="1341E13F" wp14:editId="616AFCA2">
          <wp:simplePos x="0" y="0"/>
          <wp:positionH relativeFrom="page">
            <wp:posOffset>0</wp:posOffset>
          </wp:positionH>
          <wp:positionV relativeFrom="page">
            <wp:posOffset>87629</wp:posOffset>
          </wp:positionV>
          <wp:extent cx="7555992" cy="489584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5992" cy="4895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4D929" w14:textId="77777777" w:rsidR="00447697" w:rsidRDefault="00BE6F0B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244928" behindDoc="1" locked="0" layoutInCell="1" allowOverlap="1" wp14:anchorId="606ACF61" wp14:editId="7CA2B817">
          <wp:simplePos x="0" y="0"/>
          <wp:positionH relativeFrom="page">
            <wp:posOffset>0</wp:posOffset>
          </wp:positionH>
          <wp:positionV relativeFrom="page">
            <wp:posOffset>87629</wp:posOffset>
          </wp:positionV>
          <wp:extent cx="7555992" cy="489584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5992" cy="4895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67E2F" w14:textId="77777777" w:rsidR="00447697" w:rsidRDefault="00BE6F0B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245952" behindDoc="1" locked="0" layoutInCell="1" allowOverlap="1" wp14:anchorId="2814F0F1" wp14:editId="466C060C">
          <wp:simplePos x="0" y="0"/>
          <wp:positionH relativeFrom="page">
            <wp:posOffset>0</wp:posOffset>
          </wp:positionH>
          <wp:positionV relativeFrom="page">
            <wp:posOffset>87629</wp:posOffset>
          </wp:positionV>
          <wp:extent cx="7555992" cy="489584"/>
          <wp:effectExtent l="0" t="0" r="0" b="0"/>
          <wp:wrapNone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5992" cy="4895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30EB9" w14:textId="77777777" w:rsidR="00447697" w:rsidRDefault="00BE6F0B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246464" behindDoc="1" locked="0" layoutInCell="1" allowOverlap="1" wp14:anchorId="3930D28D" wp14:editId="210A3D0C">
          <wp:simplePos x="0" y="0"/>
          <wp:positionH relativeFrom="page">
            <wp:posOffset>0</wp:posOffset>
          </wp:positionH>
          <wp:positionV relativeFrom="page">
            <wp:posOffset>87629</wp:posOffset>
          </wp:positionV>
          <wp:extent cx="7555992" cy="489584"/>
          <wp:effectExtent l="0" t="0" r="0" b="0"/>
          <wp:wrapNone/>
          <wp:docPr id="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5992" cy="4895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0ECE9" w14:textId="77777777" w:rsidR="00447697" w:rsidRDefault="00BE6F0B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247488" behindDoc="1" locked="0" layoutInCell="1" allowOverlap="1" wp14:anchorId="1B635423" wp14:editId="4C9F8F37">
          <wp:simplePos x="0" y="0"/>
          <wp:positionH relativeFrom="page">
            <wp:posOffset>0</wp:posOffset>
          </wp:positionH>
          <wp:positionV relativeFrom="page">
            <wp:posOffset>87629</wp:posOffset>
          </wp:positionV>
          <wp:extent cx="7555992" cy="489584"/>
          <wp:effectExtent l="0" t="0" r="0" b="0"/>
          <wp:wrapNone/>
          <wp:docPr id="1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5992" cy="4895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09EC8" w14:textId="77777777" w:rsidR="00447697" w:rsidRDefault="00BE6F0B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248512" behindDoc="1" locked="0" layoutInCell="1" allowOverlap="1" wp14:anchorId="3CB7ADD4" wp14:editId="6D947647">
          <wp:simplePos x="0" y="0"/>
          <wp:positionH relativeFrom="page">
            <wp:posOffset>0</wp:posOffset>
          </wp:positionH>
          <wp:positionV relativeFrom="page">
            <wp:posOffset>87629</wp:posOffset>
          </wp:positionV>
          <wp:extent cx="7555992" cy="489584"/>
          <wp:effectExtent l="0" t="0" r="0" b="0"/>
          <wp:wrapNone/>
          <wp:docPr id="1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5992" cy="4895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0785E" w14:textId="77777777" w:rsidR="00447697" w:rsidRDefault="00BE6F0B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2381A732" wp14:editId="3FF7F691">
          <wp:simplePos x="0" y="0"/>
          <wp:positionH relativeFrom="page">
            <wp:posOffset>0</wp:posOffset>
          </wp:positionH>
          <wp:positionV relativeFrom="page">
            <wp:posOffset>87629</wp:posOffset>
          </wp:positionV>
          <wp:extent cx="7555992" cy="489584"/>
          <wp:effectExtent l="0" t="0" r="0" b="0"/>
          <wp:wrapNone/>
          <wp:docPr id="1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5992" cy="4895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4D941" w14:textId="77777777" w:rsidR="00447697" w:rsidRDefault="00BE6F0B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250048" behindDoc="1" locked="0" layoutInCell="1" allowOverlap="1" wp14:anchorId="26BAE481" wp14:editId="6ADCFBCE">
          <wp:simplePos x="0" y="0"/>
          <wp:positionH relativeFrom="page">
            <wp:posOffset>0</wp:posOffset>
          </wp:positionH>
          <wp:positionV relativeFrom="page">
            <wp:posOffset>87629</wp:posOffset>
          </wp:positionV>
          <wp:extent cx="7555992" cy="489584"/>
          <wp:effectExtent l="0" t="0" r="0" b="0"/>
          <wp:wrapNone/>
          <wp:docPr id="1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5992" cy="4895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6A2F8" w14:textId="77777777" w:rsidR="00447697" w:rsidRDefault="00447697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F7ACF" w14:textId="77777777" w:rsidR="00447697" w:rsidRDefault="00447697">
    <w:pPr>
      <w:pStyle w:val="BodyText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544D9" w14:textId="77777777" w:rsidR="00447697" w:rsidRDefault="00BE6F0B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250560" behindDoc="1" locked="0" layoutInCell="1" allowOverlap="1" wp14:anchorId="3AB510F6" wp14:editId="4F588269">
          <wp:simplePos x="0" y="0"/>
          <wp:positionH relativeFrom="page">
            <wp:posOffset>0</wp:posOffset>
          </wp:positionH>
          <wp:positionV relativeFrom="page">
            <wp:posOffset>87629</wp:posOffset>
          </wp:positionV>
          <wp:extent cx="7555992" cy="489584"/>
          <wp:effectExtent l="0" t="0" r="0" b="0"/>
          <wp:wrapNone/>
          <wp:docPr id="2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5992" cy="4895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935BA" w14:textId="77777777" w:rsidR="00447697" w:rsidRDefault="00BE6F0B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251584" behindDoc="1" locked="0" layoutInCell="1" allowOverlap="1" wp14:anchorId="56195D7C" wp14:editId="26243AA9">
          <wp:simplePos x="0" y="0"/>
          <wp:positionH relativeFrom="page">
            <wp:posOffset>0</wp:posOffset>
          </wp:positionH>
          <wp:positionV relativeFrom="page">
            <wp:posOffset>87629</wp:posOffset>
          </wp:positionV>
          <wp:extent cx="7555992" cy="489584"/>
          <wp:effectExtent l="0" t="0" r="0" b="0"/>
          <wp:wrapNone/>
          <wp:docPr id="2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5992" cy="4895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1D109" w14:textId="77777777" w:rsidR="00447697" w:rsidRDefault="00BE6F0B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253120" behindDoc="1" locked="0" layoutInCell="1" allowOverlap="1" wp14:anchorId="018164AE" wp14:editId="5C0011B2">
          <wp:simplePos x="0" y="0"/>
          <wp:positionH relativeFrom="page">
            <wp:posOffset>0</wp:posOffset>
          </wp:positionH>
          <wp:positionV relativeFrom="page">
            <wp:posOffset>87629</wp:posOffset>
          </wp:positionV>
          <wp:extent cx="7555992" cy="489584"/>
          <wp:effectExtent l="0" t="0" r="0" b="0"/>
          <wp:wrapNone/>
          <wp:docPr id="3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5992" cy="4895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7ED"/>
    <w:multiLevelType w:val="hybridMultilevel"/>
    <w:tmpl w:val="B2D65BF8"/>
    <w:lvl w:ilvl="0" w:tplc="999A0E1C">
      <w:start w:val="1"/>
      <w:numFmt w:val="decimal"/>
      <w:lvlText w:val="%1."/>
      <w:lvlJc w:val="left"/>
      <w:pPr>
        <w:ind w:left="2621" w:hanging="461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BF98C99E">
      <w:numFmt w:val="bullet"/>
      <w:lvlText w:val="•"/>
      <w:lvlJc w:val="left"/>
      <w:pPr>
        <w:ind w:left="3547" w:hanging="461"/>
      </w:pPr>
      <w:rPr>
        <w:rFonts w:hint="default"/>
        <w:lang w:val="en-US" w:eastAsia="en-US" w:bidi="ar-SA"/>
      </w:rPr>
    </w:lvl>
    <w:lvl w:ilvl="2" w:tplc="312CB8DC">
      <w:numFmt w:val="bullet"/>
      <w:lvlText w:val="•"/>
      <w:lvlJc w:val="left"/>
      <w:pPr>
        <w:ind w:left="4475" w:hanging="461"/>
      </w:pPr>
      <w:rPr>
        <w:rFonts w:hint="default"/>
        <w:lang w:val="en-US" w:eastAsia="en-US" w:bidi="ar-SA"/>
      </w:rPr>
    </w:lvl>
    <w:lvl w:ilvl="3" w:tplc="64BCF6C4">
      <w:numFmt w:val="bullet"/>
      <w:lvlText w:val="•"/>
      <w:lvlJc w:val="left"/>
      <w:pPr>
        <w:ind w:left="5403" w:hanging="461"/>
      </w:pPr>
      <w:rPr>
        <w:rFonts w:hint="default"/>
        <w:lang w:val="en-US" w:eastAsia="en-US" w:bidi="ar-SA"/>
      </w:rPr>
    </w:lvl>
    <w:lvl w:ilvl="4" w:tplc="4D565E12">
      <w:numFmt w:val="bullet"/>
      <w:lvlText w:val="•"/>
      <w:lvlJc w:val="left"/>
      <w:pPr>
        <w:ind w:left="6331" w:hanging="461"/>
      </w:pPr>
      <w:rPr>
        <w:rFonts w:hint="default"/>
        <w:lang w:val="en-US" w:eastAsia="en-US" w:bidi="ar-SA"/>
      </w:rPr>
    </w:lvl>
    <w:lvl w:ilvl="5" w:tplc="38081618">
      <w:numFmt w:val="bullet"/>
      <w:lvlText w:val="•"/>
      <w:lvlJc w:val="left"/>
      <w:pPr>
        <w:ind w:left="7259" w:hanging="461"/>
      </w:pPr>
      <w:rPr>
        <w:rFonts w:hint="default"/>
        <w:lang w:val="en-US" w:eastAsia="en-US" w:bidi="ar-SA"/>
      </w:rPr>
    </w:lvl>
    <w:lvl w:ilvl="6" w:tplc="F3383C46">
      <w:numFmt w:val="bullet"/>
      <w:lvlText w:val="•"/>
      <w:lvlJc w:val="left"/>
      <w:pPr>
        <w:ind w:left="8187" w:hanging="461"/>
      </w:pPr>
      <w:rPr>
        <w:rFonts w:hint="default"/>
        <w:lang w:val="en-US" w:eastAsia="en-US" w:bidi="ar-SA"/>
      </w:rPr>
    </w:lvl>
    <w:lvl w:ilvl="7" w:tplc="D9DEA8B0">
      <w:numFmt w:val="bullet"/>
      <w:lvlText w:val="•"/>
      <w:lvlJc w:val="left"/>
      <w:pPr>
        <w:ind w:left="9115" w:hanging="461"/>
      </w:pPr>
      <w:rPr>
        <w:rFonts w:hint="default"/>
        <w:lang w:val="en-US" w:eastAsia="en-US" w:bidi="ar-SA"/>
      </w:rPr>
    </w:lvl>
    <w:lvl w:ilvl="8" w:tplc="0B9CBF60">
      <w:numFmt w:val="bullet"/>
      <w:lvlText w:val="•"/>
      <w:lvlJc w:val="left"/>
      <w:pPr>
        <w:ind w:left="10043" w:hanging="461"/>
      </w:pPr>
      <w:rPr>
        <w:rFonts w:hint="default"/>
        <w:lang w:val="en-US" w:eastAsia="en-US" w:bidi="ar-SA"/>
      </w:rPr>
    </w:lvl>
  </w:abstractNum>
  <w:abstractNum w:abstractNumId="1" w15:restartNumberingAfterBreak="0">
    <w:nsid w:val="016353C9"/>
    <w:multiLevelType w:val="hybridMultilevel"/>
    <w:tmpl w:val="1A245710"/>
    <w:lvl w:ilvl="0" w:tplc="8DEE7322">
      <w:start w:val="1"/>
      <w:numFmt w:val="decimal"/>
      <w:lvlText w:val="%1)"/>
      <w:lvlJc w:val="left"/>
      <w:pPr>
        <w:ind w:left="3101" w:hanging="473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7C066348">
      <w:numFmt w:val="bullet"/>
      <w:lvlText w:val="•"/>
      <w:lvlJc w:val="left"/>
      <w:pPr>
        <w:ind w:left="3979" w:hanging="473"/>
      </w:pPr>
      <w:rPr>
        <w:rFonts w:hint="default"/>
        <w:lang w:val="en-US" w:eastAsia="en-US" w:bidi="ar-SA"/>
      </w:rPr>
    </w:lvl>
    <w:lvl w:ilvl="2" w:tplc="5C60217A">
      <w:numFmt w:val="bullet"/>
      <w:lvlText w:val="•"/>
      <w:lvlJc w:val="left"/>
      <w:pPr>
        <w:ind w:left="4859" w:hanging="473"/>
      </w:pPr>
      <w:rPr>
        <w:rFonts w:hint="default"/>
        <w:lang w:val="en-US" w:eastAsia="en-US" w:bidi="ar-SA"/>
      </w:rPr>
    </w:lvl>
    <w:lvl w:ilvl="3" w:tplc="B7F84072">
      <w:numFmt w:val="bullet"/>
      <w:lvlText w:val="•"/>
      <w:lvlJc w:val="left"/>
      <w:pPr>
        <w:ind w:left="5739" w:hanging="473"/>
      </w:pPr>
      <w:rPr>
        <w:rFonts w:hint="default"/>
        <w:lang w:val="en-US" w:eastAsia="en-US" w:bidi="ar-SA"/>
      </w:rPr>
    </w:lvl>
    <w:lvl w:ilvl="4" w:tplc="D7F4412C">
      <w:numFmt w:val="bullet"/>
      <w:lvlText w:val="•"/>
      <w:lvlJc w:val="left"/>
      <w:pPr>
        <w:ind w:left="6619" w:hanging="473"/>
      </w:pPr>
      <w:rPr>
        <w:rFonts w:hint="default"/>
        <w:lang w:val="en-US" w:eastAsia="en-US" w:bidi="ar-SA"/>
      </w:rPr>
    </w:lvl>
    <w:lvl w:ilvl="5" w:tplc="C75CBDF2">
      <w:numFmt w:val="bullet"/>
      <w:lvlText w:val="•"/>
      <w:lvlJc w:val="left"/>
      <w:pPr>
        <w:ind w:left="7499" w:hanging="473"/>
      </w:pPr>
      <w:rPr>
        <w:rFonts w:hint="default"/>
        <w:lang w:val="en-US" w:eastAsia="en-US" w:bidi="ar-SA"/>
      </w:rPr>
    </w:lvl>
    <w:lvl w:ilvl="6" w:tplc="5F4AF86A">
      <w:numFmt w:val="bullet"/>
      <w:lvlText w:val="•"/>
      <w:lvlJc w:val="left"/>
      <w:pPr>
        <w:ind w:left="8379" w:hanging="473"/>
      </w:pPr>
      <w:rPr>
        <w:rFonts w:hint="default"/>
        <w:lang w:val="en-US" w:eastAsia="en-US" w:bidi="ar-SA"/>
      </w:rPr>
    </w:lvl>
    <w:lvl w:ilvl="7" w:tplc="C25254BC">
      <w:numFmt w:val="bullet"/>
      <w:lvlText w:val="•"/>
      <w:lvlJc w:val="left"/>
      <w:pPr>
        <w:ind w:left="9259" w:hanging="473"/>
      </w:pPr>
      <w:rPr>
        <w:rFonts w:hint="default"/>
        <w:lang w:val="en-US" w:eastAsia="en-US" w:bidi="ar-SA"/>
      </w:rPr>
    </w:lvl>
    <w:lvl w:ilvl="8" w:tplc="357C2F74">
      <w:numFmt w:val="bullet"/>
      <w:lvlText w:val="•"/>
      <w:lvlJc w:val="left"/>
      <w:pPr>
        <w:ind w:left="10139" w:hanging="473"/>
      </w:pPr>
      <w:rPr>
        <w:rFonts w:hint="default"/>
        <w:lang w:val="en-US" w:eastAsia="en-US" w:bidi="ar-SA"/>
      </w:rPr>
    </w:lvl>
  </w:abstractNum>
  <w:abstractNum w:abstractNumId="2" w15:restartNumberingAfterBreak="0">
    <w:nsid w:val="031C00AB"/>
    <w:multiLevelType w:val="multilevel"/>
    <w:tmpl w:val="ADAC4AC4"/>
    <w:lvl w:ilvl="0">
      <w:start w:val="3"/>
      <w:numFmt w:val="decimal"/>
      <w:lvlText w:val="%1"/>
      <w:lvlJc w:val="left"/>
      <w:pPr>
        <w:ind w:left="2021" w:hanging="58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21" w:hanging="581"/>
        <w:jc w:val="left"/>
      </w:pPr>
      <w:rPr>
        <w:rFonts w:ascii="Arial" w:eastAsia="Arial" w:hAnsi="Arial" w:cs="Arial" w:hint="default"/>
        <w:b/>
        <w:bCs/>
        <w:spacing w:val="-1"/>
        <w:w w:val="100"/>
        <w:sz w:val="23"/>
        <w:szCs w:val="23"/>
        <w:lang w:val="en-US" w:eastAsia="en-US" w:bidi="ar-SA"/>
      </w:rPr>
    </w:lvl>
    <w:lvl w:ilvl="2">
      <w:numFmt w:val="bullet"/>
      <w:lvlText w:val=""/>
      <w:lvlJc w:val="left"/>
      <w:pPr>
        <w:ind w:left="274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77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9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6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50005A8"/>
    <w:multiLevelType w:val="multilevel"/>
    <w:tmpl w:val="BF7A1DB0"/>
    <w:lvl w:ilvl="0">
      <w:start w:val="4"/>
      <w:numFmt w:val="decimal"/>
      <w:lvlText w:val="%1"/>
      <w:lvlJc w:val="left"/>
      <w:pPr>
        <w:ind w:left="2160" w:hanging="72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216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60" w:hanging="720"/>
        <w:jc w:val="left"/>
      </w:pPr>
      <w:rPr>
        <w:rFonts w:ascii="Arial" w:eastAsia="Arial" w:hAnsi="Arial" w:cs="Arial" w:hint="default"/>
        <w:b/>
        <w:bCs/>
        <w:spacing w:val="-1"/>
        <w:w w:val="100"/>
        <w:sz w:val="21"/>
        <w:szCs w:val="21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2261" w:hanging="461"/>
        <w:jc w:val="left"/>
      </w:pPr>
      <w:rPr>
        <w:rFonts w:hint="default"/>
        <w:b/>
        <w:bCs/>
        <w:i/>
        <w:iCs/>
        <w:w w:val="100"/>
        <w:lang w:val="en-US" w:eastAsia="en-US" w:bidi="ar-SA"/>
      </w:rPr>
    </w:lvl>
    <w:lvl w:ilvl="4">
      <w:numFmt w:val="bullet"/>
      <w:lvlText w:val="•"/>
      <w:lvlJc w:val="left"/>
      <w:pPr>
        <w:ind w:left="3928" w:hanging="4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6" w:hanging="4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5" w:hanging="4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13" w:hanging="4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42" w:hanging="461"/>
      </w:pPr>
      <w:rPr>
        <w:rFonts w:hint="default"/>
        <w:lang w:val="en-US" w:eastAsia="en-US" w:bidi="ar-SA"/>
      </w:rPr>
    </w:lvl>
  </w:abstractNum>
  <w:abstractNum w:abstractNumId="4" w15:restartNumberingAfterBreak="0">
    <w:nsid w:val="05966CA8"/>
    <w:multiLevelType w:val="hybridMultilevel"/>
    <w:tmpl w:val="8988BDEE"/>
    <w:lvl w:ilvl="0" w:tplc="D954FA5C">
      <w:start w:val="1"/>
      <w:numFmt w:val="decimal"/>
      <w:lvlText w:val="%1."/>
      <w:lvlJc w:val="left"/>
      <w:pPr>
        <w:ind w:left="1901" w:hanging="461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3780AB6A">
      <w:start w:val="1"/>
      <w:numFmt w:val="upperRoman"/>
      <w:lvlText w:val="%2."/>
      <w:lvlJc w:val="left"/>
      <w:pPr>
        <w:ind w:left="2160" w:hanging="353"/>
        <w:jc w:val="right"/>
      </w:pPr>
      <w:rPr>
        <w:rFonts w:ascii="Arial MT" w:eastAsia="Arial MT" w:hAnsi="Arial MT" w:cs="Arial MT" w:hint="default"/>
        <w:spacing w:val="-2"/>
        <w:w w:val="100"/>
        <w:sz w:val="21"/>
        <w:szCs w:val="21"/>
        <w:lang w:val="en-US" w:eastAsia="en-US" w:bidi="ar-SA"/>
      </w:rPr>
    </w:lvl>
    <w:lvl w:ilvl="2" w:tplc="96CC7912">
      <w:numFmt w:val="bullet"/>
      <w:lvlText w:val="•"/>
      <w:lvlJc w:val="left"/>
      <w:pPr>
        <w:ind w:left="3242" w:hanging="353"/>
      </w:pPr>
      <w:rPr>
        <w:rFonts w:hint="default"/>
        <w:lang w:val="en-US" w:eastAsia="en-US" w:bidi="ar-SA"/>
      </w:rPr>
    </w:lvl>
    <w:lvl w:ilvl="3" w:tplc="1C4C106C">
      <w:numFmt w:val="bullet"/>
      <w:lvlText w:val="•"/>
      <w:lvlJc w:val="left"/>
      <w:pPr>
        <w:ind w:left="4324" w:hanging="353"/>
      </w:pPr>
      <w:rPr>
        <w:rFonts w:hint="default"/>
        <w:lang w:val="en-US" w:eastAsia="en-US" w:bidi="ar-SA"/>
      </w:rPr>
    </w:lvl>
    <w:lvl w:ilvl="4" w:tplc="3B12811C">
      <w:numFmt w:val="bullet"/>
      <w:lvlText w:val="•"/>
      <w:lvlJc w:val="left"/>
      <w:pPr>
        <w:ind w:left="5406" w:hanging="353"/>
      </w:pPr>
      <w:rPr>
        <w:rFonts w:hint="default"/>
        <w:lang w:val="en-US" w:eastAsia="en-US" w:bidi="ar-SA"/>
      </w:rPr>
    </w:lvl>
    <w:lvl w:ilvl="5" w:tplc="9F5C35D6">
      <w:numFmt w:val="bullet"/>
      <w:lvlText w:val="•"/>
      <w:lvlJc w:val="left"/>
      <w:pPr>
        <w:ind w:left="6488" w:hanging="353"/>
      </w:pPr>
      <w:rPr>
        <w:rFonts w:hint="default"/>
        <w:lang w:val="en-US" w:eastAsia="en-US" w:bidi="ar-SA"/>
      </w:rPr>
    </w:lvl>
    <w:lvl w:ilvl="6" w:tplc="BDEA3B24">
      <w:numFmt w:val="bullet"/>
      <w:lvlText w:val="•"/>
      <w:lvlJc w:val="left"/>
      <w:pPr>
        <w:ind w:left="7570" w:hanging="353"/>
      </w:pPr>
      <w:rPr>
        <w:rFonts w:hint="default"/>
        <w:lang w:val="en-US" w:eastAsia="en-US" w:bidi="ar-SA"/>
      </w:rPr>
    </w:lvl>
    <w:lvl w:ilvl="7" w:tplc="5F9EC4FE">
      <w:numFmt w:val="bullet"/>
      <w:lvlText w:val="•"/>
      <w:lvlJc w:val="left"/>
      <w:pPr>
        <w:ind w:left="8652" w:hanging="353"/>
      </w:pPr>
      <w:rPr>
        <w:rFonts w:hint="default"/>
        <w:lang w:val="en-US" w:eastAsia="en-US" w:bidi="ar-SA"/>
      </w:rPr>
    </w:lvl>
    <w:lvl w:ilvl="8" w:tplc="F736869E">
      <w:numFmt w:val="bullet"/>
      <w:lvlText w:val="•"/>
      <w:lvlJc w:val="left"/>
      <w:pPr>
        <w:ind w:left="9734" w:hanging="353"/>
      </w:pPr>
      <w:rPr>
        <w:rFonts w:hint="default"/>
        <w:lang w:val="en-US" w:eastAsia="en-US" w:bidi="ar-SA"/>
      </w:rPr>
    </w:lvl>
  </w:abstractNum>
  <w:abstractNum w:abstractNumId="5" w15:restartNumberingAfterBreak="0">
    <w:nsid w:val="06F80C97"/>
    <w:multiLevelType w:val="multilevel"/>
    <w:tmpl w:val="29948612"/>
    <w:lvl w:ilvl="0">
      <w:start w:val="11"/>
      <w:numFmt w:val="decimal"/>
      <w:lvlText w:val="%1"/>
      <w:lvlJc w:val="left"/>
      <w:pPr>
        <w:ind w:left="2021" w:hanging="58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21" w:hanging="581"/>
        <w:jc w:val="left"/>
      </w:pPr>
      <w:rPr>
        <w:rFonts w:ascii="Arial" w:eastAsia="Arial" w:hAnsi="Arial" w:cs="Arial" w:hint="default"/>
        <w:b/>
        <w:bCs/>
        <w:spacing w:val="-1"/>
        <w:w w:val="100"/>
        <w:sz w:val="23"/>
        <w:szCs w:val="2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41" w:hanging="701"/>
        <w:jc w:val="left"/>
      </w:pPr>
      <w:rPr>
        <w:rFonts w:hint="default"/>
        <w:b/>
        <w:bCs/>
        <w:spacing w:val="-1"/>
        <w:w w:val="10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2160" w:hanging="36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4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5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2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95B2392"/>
    <w:multiLevelType w:val="multilevel"/>
    <w:tmpl w:val="F604A228"/>
    <w:lvl w:ilvl="0">
      <w:start w:val="4"/>
      <w:numFmt w:val="decimal"/>
      <w:lvlText w:val="%1"/>
      <w:lvlJc w:val="left"/>
      <w:pPr>
        <w:ind w:left="2021" w:hanging="58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21" w:hanging="581"/>
        <w:jc w:val="left"/>
      </w:pPr>
      <w:rPr>
        <w:rFonts w:ascii="Arial" w:eastAsia="Arial" w:hAnsi="Arial" w:cs="Arial" w:hint="default"/>
        <w:b/>
        <w:bCs/>
        <w:spacing w:val="-1"/>
        <w:w w:val="100"/>
        <w:sz w:val="23"/>
        <w:szCs w:val="23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621" w:hanging="408"/>
        <w:jc w:val="left"/>
      </w:pPr>
      <w:rPr>
        <w:rFonts w:hint="default"/>
        <w:w w:val="100"/>
        <w:lang w:val="en-US" w:eastAsia="en-US" w:bidi="ar-SA"/>
      </w:rPr>
    </w:lvl>
    <w:lvl w:ilvl="3">
      <w:numFmt w:val="bullet"/>
      <w:lvlText w:val="•"/>
      <w:lvlJc w:val="left"/>
      <w:pPr>
        <w:ind w:left="4682" w:hanging="4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13" w:hanging="4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744" w:hanging="4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75" w:hanging="4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06" w:hanging="4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37" w:hanging="408"/>
      </w:pPr>
      <w:rPr>
        <w:rFonts w:hint="default"/>
        <w:lang w:val="en-US" w:eastAsia="en-US" w:bidi="ar-SA"/>
      </w:rPr>
    </w:lvl>
  </w:abstractNum>
  <w:abstractNum w:abstractNumId="7" w15:restartNumberingAfterBreak="0">
    <w:nsid w:val="098C6F39"/>
    <w:multiLevelType w:val="hybridMultilevel"/>
    <w:tmpl w:val="35A4467E"/>
    <w:lvl w:ilvl="0" w:tplc="B30419DA">
      <w:start w:val="1"/>
      <w:numFmt w:val="decimal"/>
      <w:lvlText w:val="%1."/>
      <w:lvlJc w:val="left"/>
      <w:pPr>
        <w:ind w:left="2160" w:hanging="36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16C0193C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2" w:tplc="95661880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3" w:tplc="4970D9E2">
      <w:numFmt w:val="bullet"/>
      <w:lvlText w:val="•"/>
      <w:lvlJc w:val="left"/>
      <w:pPr>
        <w:ind w:left="5081" w:hanging="360"/>
      </w:pPr>
      <w:rPr>
        <w:rFonts w:hint="default"/>
        <w:lang w:val="en-US" w:eastAsia="en-US" w:bidi="ar-SA"/>
      </w:rPr>
    </w:lvl>
    <w:lvl w:ilvl="4" w:tplc="612EA058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5" w:tplc="D27C621E">
      <w:numFmt w:val="bullet"/>
      <w:lvlText w:val="•"/>
      <w:lvlJc w:val="left"/>
      <w:pPr>
        <w:ind w:left="7029" w:hanging="360"/>
      </w:pPr>
      <w:rPr>
        <w:rFonts w:hint="default"/>
        <w:lang w:val="en-US" w:eastAsia="en-US" w:bidi="ar-SA"/>
      </w:rPr>
    </w:lvl>
    <w:lvl w:ilvl="6" w:tplc="8C144998">
      <w:numFmt w:val="bullet"/>
      <w:lvlText w:val="•"/>
      <w:lvlJc w:val="left"/>
      <w:pPr>
        <w:ind w:left="8003" w:hanging="360"/>
      </w:pPr>
      <w:rPr>
        <w:rFonts w:hint="default"/>
        <w:lang w:val="en-US" w:eastAsia="en-US" w:bidi="ar-SA"/>
      </w:rPr>
    </w:lvl>
    <w:lvl w:ilvl="7" w:tplc="D9E4A1AE">
      <w:numFmt w:val="bullet"/>
      <w:lvlText w:val="•"/>
      <w:lvlJc w:val="left"/>
      <w:pPr>
        <w:ind w:left="8977" w:hanging="360"/>
      </w:pPr>
      <w:rPr>
        <w:rFonts w:hint="default"/>
        <w:lang w:val="en-US" w:eastAsia="en-US" w:bidi="ar-SA"/>
      </w:rPr>
    </w:lvl>
    <w:lvl w:ilvl="8" w:tplc="0A0257AE">
      <w:numFmt w:val="bullet"/>
      <w:lvlText w:val="•"/>
      <w:lvlJc w:val="left"/>
      <w:pPr>
        <w:ind w:left="995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B794C5A"/>
    <w:multiLevelType w:val="hybridMultilevel"/>
    <w:tmpl w:val="C194C5AA"/>
    <w:lvl w:ilvl="0" w:tplc="BC9C4982">
      <w:start w:val="1"/>
      <w:numFmt w:val="decimal"/>
      <w:lvlText w:val="%1."/>
      <w:lvlJc w:val="left"/>
      <w:pPr>
        <w:ind w:left="2160" w:hanging="36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98FA2C4A">
      <w:numFmt w:val="bullet"/>
      <w:lvlText w:val=""/>
      <w:lvlJc w:val="left"/>
      <w:pPr>
        <w:ind w:left="3120" w:hanging="480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2" w:tplc="64F22598">
      <w:numFmt w:val="bullet"/>
      <w:lvlText w:val="•"/>
      <w:lvlJc w:val="left"/>
      <w:pPr>
        <w:ind w:left="4095" w:hanging="480"/>
      </w:pPr>
      <w:rPr>
        <w:rFonts w:hint="default"/>
        <w:lang w:val="en-US" w:eastAsia="en-US" w:bidi="ar-SA"/>
      </w:rPr>
    </w:lvl>
    <w:lvl w:ilvl="3" w:tplc="98EE6E9E">
      <w:numFmt w:val="bullet"/>
      <w:lvlText w:val="•"/>
      <w:lvlJc w:val="left"/>
      <w:pPr>
        <w:ind w:left="5070" w:hanging="480"/>
      </w:pPr>
      <w:rPr>
        <w:rFonts w:hint="default"/>
        <w:lang w:val="en-US" w:eastAsia="en-US" w:bidi="ar-SA"/>
      </w:rPr>
    </w:lvl>
    <w:lvl w:ilvl="4" w:tplc="2DC661AA">
      <w:numFmt w:val="bullet"/>
      <w:lvlText w:val="•"/>
      <w:lvlJc w:val="left"/>
      <w:pPr>
        <w:ind w:left="6046" w:hanging="480"/>
      </w:pPr>
      <w:rPr>
        <w:rFonts w:hint="default"/>
        <w:lang w:val="en-US" w:eastAsia="en-US" w:bidi="ar-SA"/>
      </w:rPr>
    </w:lvl>
    <w:lvl w:ilvl="5" w:tplc="478E8DC8">
      <w:numFmt w:val="bullet"/>
      <w:lvlText w:val="•"/>
      <w:lvlJc w:val="left"/>
      <w:pPr>
        <w:ind w:left="7021" w:hanging="480"/>
      </w:pPr>
      <w:rPr>
        <w:rFonts w:hint="default"/>
        <w:lang w:val="en-US" w:eastAsia="en-US" w:bidi="ar-SA"/>
      </w:rPr>
    </w:lvl>
    <w:lvl w:ilvl="6" w:tplc="D93447C6">
      <w:numFmt w:val="bullet"/>
      <w:lvlText w:val="•"/>
      <w:lvlJc w:val="left"/>
      <w:pPr>
        <w:ind w:left="7997" w:hanging="480"/>
      </w:pPr>
      <w:rPr>
        <w:rFonts w:hint="default"/>
        <w:lang w:val="en-US" w:eastAsia="en-US" w:bidi="ar-SA"/>
      </w:rPr>
    </w:lvl>
    <w:lvl w:ilvl="7" w:tplc="035C2208">
      <w:numFmt w:val="bullet"/>
      <w:lvlText w:val="•"/>
      <w:lvlJc w:val="left"/>
      <w:pPr>
        <w:ind w:left="8972" w:hanging="480"/>
      </w:pPr>
      <w:rPr>
        <w:rFonts w:hint="default"/>
        <w:lang w:val="en-US" w:eastAsia="en-US" w:bidi="ar-SA"/>
      </w:rPr>
    </w:lvl>
    <w:lvl w:ilvl="8" w:tplc="17D49E20">
      <w:numFmt w:val="bullet"/>
      <w:lvlText w:val="•"/>
      <w:lvlJc w:val="left"/>
      <w:pPr>
        <w:ind w:left="9948" w:hanging="480"/>
      </w:pPr>
      <w:rPr>
        <w:rFonts w:hint="default"/>
        <w:lang w:val="en-US" w:eastAsia="en-US" w:bidi="ar-SA"/>
      </w:rPr>
    </w:lvl>
  </w:abstractNum>
  <w:abstractNum w:abstractNumId="9" w15:restartNumberingAfterBreak="0">
    <w:nsid w:val="0C4A2593"/>
    <w:multiLevelType w:val="hybridMultilevel"/>
    <w:tmpl w:val="633A23C4"/>
    <w:lvl w:ilvl="0" w:tplc="A38E301A">
      <w:start w:val="1"/>
      <w:numFmt w:val="lowerRoman"/>
      <w:lvlText w:val="%1."/>
      <w:lvlJc w:val="left"/>
      <w:pPr>
        <w:ind w:left="1800" w:hanging="466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E55EC3C4">
      <w:numFmt w:val="bullet"/>
      <w:lvlText w:val="•"/>
      <w:lvlJc w:val="left"/>
      <w:pPr>
        <w:ind w:left="2809" w:hanging="466"/>
      </w:pPr>
      <w:rPr>
        <w:rFonts w:hint="default"/>
        <w:lang w:val="en-US" w:eastAsia="en-US" w:bidi="ar-SA"/>
      </w:rPr>
    </w:lvl>
    <w:lvl w:ilvl="2" w:tplc="CCD6C266">
      <w:numFmt w:val="bullet"/>
      <w:lvlText w:val="•"/>
      <w:lvlJc w:val="left"/>
      <w:pPr>
        <w:ind w:left="3819" w:hanging="466"/>
      </w:pPr>
      <w:rPr>
        <w:rFonts w:hint="default"/>
        <w:lang w:val="en-US" w:eastAsia="en-US" w:bidi="ar-SA"/>
      </w:rPr>
    </w:lvl>
    <w:lvl w:ilvl="3" w:tplc="396A0C98">
      <w:numFmt w:val="bullet"/>
      <w:lvlText w:val="•"/>
      <w:lvlJc w:val="left"/>
      <w:pPr>
        <w:ind w:left="4829" w:hanging="466"/>
      </w:pPr>
      <w:rPr>
        <w:rFonts w:hint="default"/>
        <w:lang w:val="en-US" w:eastAsia="en-US" w:bidi="ar-SA"/>
      </w:rPr>
    </w:lvl>
    <w:lvl w:ilvl="4" w:tplc="76D0940E">
      <w:numFmt w:val="bullet"/>
      <w:lvlText w:val="•"/>
      <w:lvlJc w:val="left"/>
      <w:pPr>
        <w:ind w:left="5839" w:hanging="466"/>
      </w:pPr>
      <w:rPr>
        <w:rFonts w:hint="default"/>
        <w:lang w:val="en-US" w:eastAsia="en-US" w:bidi="ar-SA"/>
      </w:rPr>
    </w:lvl>
    <w:lvl w:ilvl="5" w:tplc="7960D9BE">
      <w:numFmt w:val="bullet"/>
      <w:lvlText w:val="•"/>
      <w:lvlJc w:val="left"/>
      <w:pPr>
        <w:ind w:left="6849" w:hanging="466"/>
      </w:pPr>
      <w:rPr>
        <w:rFonts w:hint="default"/>
        <w:lang w:val="en-US" w:eastAsia="en-US" w:bidi="ar-SA"/>
      </w:rPr>
    </w:lvl>
    <w:lvl w:ilvl="6" w:tplc="C8608DAE">
      <w:numFmt w:val="bullet"/>
      <w:lvlText w:val="•"/>
      <w:lvlJc w:val="left"/>
      <w:pPr>
        <w:ind w:left="7859" w:hanging="466"/>
      </w:pPr>
      <w:rPr>
        <w:rFonts w:hint="default"/>
        <w:lang w:val="en-US" w:eastAsia="en-US" w:bidi="ar-SA"/>
      </w:rPr>
    </w:lvl>
    <w:lvl w:ilvl="7" w:tplc="E94CC2F8">
      <w:numFmt w:val="bullet"/>
      <w:lvlText w:val="•"/>
      <w:lvlJc w:val="left"/>
      <w:pPr>
        <w:ind w:left="8869" w:hanging="466"/>
      </w:pPr>
      <w:rPr>
        <w:rFonts w:hint="default"/>
        <w:lang w:val="en-US" w:eastAsia="en-US" w:bidi="ar-SA"/>
      </w:rPr>
    </w:lvl>
    <w:lvl w:ilvl="8" w:tplc="48D8F60C">
      <w:numFmt w:val="bullet"/>
      <w:lvlText w:val="•"/>
      <w:lvlJc w:val="left"/>
      <w:pPr>
        <w:ind w:left="9879" w:hanging="466"/>
      </w:pPr>
      <w:rPr>
        <w:rFonts w:hint="default"/>
        <w:lang w:val="en-US" w:eastAsia="en-US" w:bidi="ar-SA"/>
      </w:rPr>
    </w:lvl>
  </w:abstractNum>
  <w:abstractNum w:abstractNumId="10" w15:restartNumberingAfterBreak="0">
    <w:nsid w:val="0CF96499"/>
    <w:multiLevelType w:val="hybridMultilevel"/>
    <w:tmpl w:val="2AF66448"/>
    <w:lvl w:ilvl="0" w:tplc="83CCCD02">
      <w:numFmt w:val="bullet"/>
      <w:lvlText w:val=""/>
      <w:lvlJc w:val="left"/>
      <w:pPr>
        <w:ind w:left="483" w:hanging="284"/>
      </w:pPr>
      <w:rPr>
        <w:rFonts w:ascii="Wingdings" w:eastAsia="Wingdings" w:hAnsi="Wingdings" w:cs="Wingdings" w:hint="default"/>
        <w:color w:val="0D0D0D"/>
        <w:w w:val="99"/>
        <w:position w:val="12"/>
        <w:sz w:val="19"/>
        <w:szCs w:val="19"/>
        <w:lang w:val="en-US" w:eastAsia="en-US" w:bidi="ar-SA"/>
      </w:rPr>
    </w:lvl>
    <w:lvl w:ilvl="1" w:tplc="4594BD06">
      <w:numFmt w:val="bullet"/>
      <w:lvlText w:val="•"/>
      <w:lvlJc w:val="left"/>
      <w:pPr>
        <w:ind w:left="693" w:hanging="284"/>
      </w:pPr>
      <w:rPr>
        <w:rFonts w:hint="default"/>
        <w:lang w:val="en-US" w:eastAsia="en-US" w:bidi="ar-SA"/>
      </w:rPr>
    </w:lvl>
    <w:lvl w:ilvl="2" w:tplc="0604363C">
      <w:numFmt w:val="bullet"/>
      <w:lvlText w:val="•"/>
      <w:lvlJc w:val="left"/>
      <w:pPr>
        <w:ind w:left="907" w:hanging="284"/>
      </w:pPr>
      <w:rPr>
        <w:rFonts w:hint="default"/>
        <w:lang w:val="en-US" w:eastAsia="en-US" w:bidi="ar-SA"/>
      </w:rPr>
    </w:lvl>
    <w:lvl w:ilvl="3" w:tplc="0AB6607C">
      <w:numFmt w:val="bullet"/>
      <w:lvlText w:val="•"/>
      <w:lvlJc w:val="left"/>
      <w:pPr>
        <w:ind w:left="1121" w:hanging="284"/>
      </w:pPr>
      <w:rPr>
        <w:rFonts w:hint="default"/>
        <w:lang w:val="en-US" w:eastAsia="en-US" w:bidi="ar-SA"/>
      </w:rPr>
    </w:lvl>
    <w:lvl w:ilvl="4" w:tplc="D3589868">
      <w:numFmt w:val="bullet"/>
      <w:lvlText w:val="•"/>
      <w:lvlJc w:val="left"/>
      <w:pPr>
        <w:ind w:left="1335" w:hanging="284"/>
      </w:pPr>
      <w:rPr>
        <w:rFonts w:hint="default"/>
        <w:lang w:val="en-US" w:eastAsia="en-US" w:bidi="ar-SA"/>
      </w:rPr>
    </w:lvl>
    <w:lvl w:ilvl="5" w:tplc="45AAFAE4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6" w:tplc="BD26F56C">
      <w:numFmt w:val="bullet"/>
      <w:lvlText w:val="•"/>
      <w:lvlJc w:val="left"/>
      <w:pPr>
        <w:ind w:left="1762" w:hanging="284"/>
      </w:pPr>
      <w:rPr>
        <w:rFonts w:hint="default"/>
        <w:lang w:val="en-US" w:eastAsia="en-US" w:bidi="ar-SA"/>
      </w:rPr>
    </w:lvl>
    <w:lvl w:ilvl="7" w:tplc="BFE66C20">
      <w:numFmt w:val="bullet"/>
      <w:lvlText w:val="•"/>
      <w:lvlJc w:val="left"/>
      <w:pPr>
        <w:ind w:left="1976" w:hanging="284"/>
      </w:pPr>
      <w:rPr>
        <w:rFonts w:hint="default"/>
        <w:lang w:val="en-US" w:eastAsia="en-US" w:bidi="ar-SA"/>
      </w:rPr>
    </w:lvl>
    <w:lvl w:ilvl="8" w:tplc="6D48C682">
      <w:numFmt w:val="bullet"/>
      <w:lvlText w:val="•"/>
      <w:lvlJc w:val="left"/>
      <w:pPr>
        <w:ind w:left="2190" w:hanging="284"/>
      </w:pPr>
      <w:rPr>
        <w:rFonts w:hint="default"/>
        <w:lang w:val="en-US" w:eastAsia="en-US" w:bidi="ar-SA"/>
      </w:rPr>
    </w:lvl>
  </w:abstractNum>
  <w:abstractNum w:abstractNumId="11" w15:restartNumberingAfterBreak="0">
    <w:nsid w:val="0CFB22F3"/>
    <w:multiLevelType w:val="multilevel"/>
    <w:tmpl w:val="67EC6846"/>
    <w:lvl w:ilvl="0">
      <w:start w:val="5"/>
      <w:numFmt w:val="decimal"/>
      <w:lvlText w:val="%1"/>
      <w:lvlJc w:val="left"/>
      <w:pPr>
        <w:ind w:left="2021" w:hanging="58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21" w:hanging="581"/>
        <w:jc w:val="left"/>
      </w:pPr>
      <w:rPr>
        <w:rFonts w:ascii="Arial" w:eastAsia="Arial" w:hAnsi="Arial" w:cs="Arial" w:hint="default"/>
        <w:b/>
        <w:bCs/>
        <w:spacing w:val="-1"/>
        <w:w w:val="100"/>
        <w:sz w:val="23"/>
        <w:szCs w:val="2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60" w:hanging="720"/>
        <w:jc w:val="left"/>
      </w:pPr>
      <w:rPr>
        <w:rFonts w:hint="default"/>
        <w:b/>
        <w:bCs/>
        <w:spacing w:val="-1"/>
        <w:w w:val="100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2160" w:hanging="720"/>
        <w:jc w:val="left"/>
      </w:pPr>
      <w:rPr>
        <w:rFonts w:hint="default"/>
        <w:w w:val="100"/>
        <w:lang w:val="en-US" w:eastAsia="en-US" w:bidi="ar-SA"/>
      </w:rPr>
    </w:lvl>
    <w:lvl w:ilvl="4">
      <w:numFmt w:val="bullet"/>
      <w:lvlText w:val="•"/>
      <w:lvlJc w:val="left"/>
      <w:pPr>
        <w:ind w:left="4699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9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9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99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99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0D8275D3"/>
    <w:multiLevelType w:val="hybridMultilevel"/>
    <w:tmpl w:val="FDCE916E"/>
    <w:lvl w:ilvl="0" w:tplc="C04E21F2">
      <w:start w:val="1"/>
      <w:numFmt w:val="upperLetter"/>
      <w:lvlText w:val="%1."/>
      <w:lvlJc w:val="left"/>
      <w:pPr>
        <w:ind w:left="3060" w:hanging="54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CCFC9F44">
      <w:numFmt w:val="bullet"/>
      <w:lvlText w:val="•"/>
      <w:lvlJc w:val="left"/>
      <w:pPr>
        <w:ind w:left="3943" w:hanging="540"/>
      </w:pPr>
      <w:rPr>
        <w:rFonts w:hint="default"/>
        <w:lang w:val="en-US" w:eastAsia="en-US" w:bidi="ar-SA"/>
      </w:rPr>
    </w:lvl>
    <w:lvl w:ilvl="2" w:tplc="8324977E">
      <w:numFmt w:val="bullet"/>
      <w:lvlText w:val="•"/>
      <w:lvlJc w:val="left"/>
      <w:pPr>
        <w:ind w:left="4827" w:hanging="540"/>
      </w:pPr>
      <w:rPr>
        <w:rFonts w:hint="default"/>
        <w:lang w:val="en-US" w:eastAsia="en-US" w:bidi="ar-SA"/>
      </w:rPr>
    </w:lvl>
    <w:lvl w:ilvl="3" w:tplc="3258AB22">
      <w:numFmt w:val="bullet"/>
      <w:lvlText w:val="•"/>
      <w:lvlJc w:val="left"/>
      <w:pPr>
        <w:ind w:left="5711" w:hanging="540"/>
      </w:pPr>
      <w:rPr>
        <w:rFonts w:hint="default"/>
        <w:lang w:val="en-US" w:eastAsia="en-US" w:bidi="ar-SA"/>
      </w:rPr>
    </w:lvl>
    <w:lvl w:ilvl="4" w:tplc="BB8C9D40">
      <w:numFmt w:val="bullet"/>
      <w:lvlText w:val="•"/>
      <w:lvlJc w:val="left"/>
      <w:pPr>
        <w:ind w:left="6595" w:hanging="540"/>
      </w:pPr>
      <w:rPr>
        <w:rFonts w:hint="default"/>
        <w:lang w:val="en-US" w:eastAsia="en-US" w:bidi="ar-SA"/>
      </w:rPr>
    </w:lvl>
    <w:lvl w:ilvl="5" w:tplc="490E03CC">
      <w:numFmt w:val="bullet"/>
      <w:lvlText w:val="•"/>
      <w:lvlJc w:val="left"/>
      <w:pPr>
        <w:ind w:left="7479" w:hanging="540"/>
      </w:pPr>
      <w:rPr>
        <w:rFonts w:hint="default"/>
        <w:lang w:val="en-US" w:eastAsia="en-US" w:bidi="ar-SA"/>
      </w:rPr>
    </w:lvl>
    <w:lvl w:ilvl="6" w:tplc="2A488234">
      <w:numFmt w:val="bullet"/>
      <w:lvlText w:val="•"/>
      <w:lvlJc w:val="left"/>
      <w:pPr>
        <w:ind w:left="8363" w:hanging="540"/>
      </w:pPr>
      <w:rPr>
        <w:rFonts w:hint="default"/>
        <w:lang w:val="en-US" w:eastAsia="en-US" w:bidi="ar-SA"/>
      </w:rPr>
    </w:lvl>
    <w:lvl w:ilvl="7" w:tplc="A16E7BE6">
      <w:numFmt w:val="bullet"/>
      <w:lvlText w:val="•"/>
      <w:lvlJc w:val="left"/>
      <w:pPr>
        <w:ind w:left="9247" w:hanging="540"/>
      </w:pPr>
      <w:rPr>
        <w:rFonts w:hint="default"/>
        <w:lang w:val="en-US" w:eastAsia="en-US" w:bidi="ar-SA"/>
      </w:rPr>
    </w:lvl>
    <w:lvl w:ilvl="8" w:tplc="BD389234">
      <w:numFmt w:val="bullet"/>
      <w:lvlText w:val="•"/>
      <w:lvlJc w:val="left"/>
      <w:pPr>
        <w:ind w:left="10131" w:hanging="540"/>
      </w:pPr>
      <w:rPr>
        <w:rFonts w:hint="default"/>
        <w:lang w:val="en-US" w:eastAsia="en-US" w:bidi="ar-SA"/>
      </w:rPr>
    </w:lvl>
  </w:abstractNum>
  <w:abstractNum w:abstractNumId="13" w15:restartNumberingAfterBreak="0">
    <w:nsid w:val="0DC1530F"/>
    <w:multiLevelType w:val="hybridMultilevel"/>
    <w:tmpl w:val="6B02AF36"/>
    <w:lvl w:ilvl="0" w:tplc="3C806580">
      <w:start w:val="1"/>
      <w:numFmt w:val="upperLetter"/>
      <w:lvlText w:val="%1."/>
      <w:lvlJc w:val="left"/>
      <w:pPr>
        <w:ind w:left="2479" w:hanging="32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49C2FB9E">
      <w:numFmt w:val="bullet"/>
      <w:lvlText w:val="•"/>
      <w:lvlJc w:val="left"/>
      <w:pPr>
        <w:ind w:left="3421" w:hanging="320"/>
      </w:pPr>
      <w:rPr>
        <w:rFonts w:hint="default"/>
        <w:lang w:val="en-US" w:eastAsia="en-US" w:bidi="ar-SA"/>
      </w:rPr>
    </w:lvl>
    <w:lvl w:ilvl="2" w:tplc="9F12E7E0">
      <w:numFmt w:val="bullet"/>
      <w:lvlText w:val="•"/>
      <w:lvlJc w:val="left"/>
      <w:pPr>
        <w:ind w:left="4363" w:hanging="320"/>
      </w:pPr>
      <w:rPr>
        <w:rFonts w:hint="default"/>
        <w:lang w:val="en-US" w:eastAsia="en-US" w:bidi="ar-SA"/>
      </w:rPr>
    </w:lvl>
    <w:lvl w:ilvl="3" w:tplc="0C9292C4">
      <w:numFmt w:val="bullet"/>
      <w:lvlText w:val="•"/>
      <w:lvlJc w:val="left"/>
      <w:pPr>
        <w:ind w:left="5305" w:hanging="320"/>
      </w:pPr>
      <w:rPr>
        <w:rFonts w:hint="default"/>
        <w:lang w:val="en-US" w:eastAsia="en-US" w:bidi="ar-SA"/>
      </w:rPr>
    </w:lvl>
    <w:lvl w:ilvl="4" w:tplc="CD340056">
      <w:numFmt w:val="bullet"/>
      <w:lvlText w:val="•"/>
      <w:lvlJc w:val="left"/>
      <w:pPr>
        <w:ind w:left="6247" w:hanging="320"/>
      </w:pPr>
      <w:rPr>
        <w:rFonts w:hint="default"/>
        <w:lang w:val="en-US" w:eastAsia="en-US" w:bidi="ar-SA"/>
      </w:rPr>
    </w:lvl>
    <w:lvl w:ilvl="5" w:tplc="658AB678">
      <w:numFmt w:val="bullet"/>
      <w:lvlText w:val="•"/>
      <w:lvlJc w:val="left"/>
      <w:pPr>
        <w:ind w:left="7189" w:hanging="320"/>
      </w:pPr>
      <w:rPr>
        <w:rFonts w:hint="default"/>
        <w:lang w:val="en-US" w:eastAsia="en-US" w:bidi="ar-SA"/>
      </w:rPr>
    </w:lvl>
    <w:lvl w:ilvl="6" w:tplc="CB0AC23C">
      <w:numFmt w:val="bullet"/>
      <w:lvlText w:val="•"/>
      <w:lvlJc w:val="left"/>
      <w:pPr>
        <w:ind w:left="8131" w:hanging="320"/>
      </w:pPr>
      <w:rPr>
        <w:rFonts w:hint="default"/>
        <w:lang w:val="en-US" w:eastAsia="en-US" w:bidi="ar-SA"/>
      </w:rPr>
    </w:lvl>
    <w:lvl w:ilvl="7" w:tplc="F91AF414">
      <w:numFmt w:val="bullet"/>
      <w:lvlText w:val="•"/>
      <w:lvlJc w:val="left"/>
      <w:pPr>
        <w:ind w:left="9073" w:hanging="320"/>
      </w:pPr>
      <w:rPr>
        <w:rFonts w:hint="default"/>
        <w:lang w:val="en-US" w:eastAsia="en-US" w:bidi="ar-SA"/>
      </w:rPr>
    </w:lvl>
    <w:lvl w:ilvl="8" w:tplc="64D265CA">
      <w:numFmt w:val="bullet"/>
      <w:lvlText w:val="•"/>
      <w:lvlJc w:val="left"/>
      <w:pPr>
        <w:ind w:left="10015" w:hanging="320"/>
      </w:pPr>
      <w:rPr>
        <w:rFonts w:hint="default"/>
        <w:lang w:val="en-US" w:eastAsia="en-US" w:bidi="ar-SA"/>
      </w:rPr>
    </w:lvl>
  </w:abstractNum>
  <w:abstractNum w:abstractNumId="14" w15:restartNumberingAfterBreak="0">
    <w:nsid w:val="0ECF4CCF"/>
    <w:multiLevelType w:val="multilevel"/>
    <w:tmpl w:val="A8D44AEC"/>
    <w:lvl w:ilvl="0">
      <w:start w:val="3"/>
      <w:numFmt w:val="decimal"/>
      <w:lvlText w:val="%1"/>
      <w:lvlJc w:val="left"/>
      <w:pPr>
        <w:ind w:left="2160" w:hanging="72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216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60" w:hanging="720"/>
        <w:jc w:val="left"/>
      </w:pPr>
      <w:rPr>
        <w:rFonts w:ascii="Arial" w:eastAsia="Arial" w:hAnsi="Arial" w:cs="Arial" w:hint="default"/>
        <w:b/>
        <w:bCs/>
        <w:spacing w:val="-1"/>
        <w:w w:val="100"/>
        <w:sz w:val="21"/>
        <w:szCs w:val="21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2561" w:hanging="401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4">
      <w:numFmt w:val="bullet"/>
      <w:lvlText w:val="•"/>
      <w:lvlJc w:val="left"/>
      <w:pPr>
        <w:ind w:left="5673" w:hanging="4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710" w:hanging="4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48" w:hanging="4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86" w:hanging="4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23" w:hanging="401"/>
      </w:pPr>
      <w:rPr>
        <w:rFonts w:hint="default"/>
        <w:lang w:val="en-US" w:eastAsia="en-US" w:bidi="ar-SA"/>
      </w:rPr>
    </w:lvl>
  </w:abstractNum>
  <w:abstractNum w:abstractNumId="15" w15:restartNumberingAfterBreak="0">
    <w:nsid w:val="0F4F037B"/>
    <w:multiLevelType w:val="hybridMultilevel"/>
    <w:tmpl w:val="7DBAE664"/>
    <w:lvl w:ilvl="0" w:tplc="4ABA1946">
      <w:start w:val="1"/>
      <w:numFmt w:val="lowerLetter"/>
      <w:lvlText w:val="%1."/>
      <w:lvlJc w:val="left"/>
      <w:pPr>
        <w:ind w:left="2880" w:hanging="36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D504BCA4">
      <w:numFmt w:val="bullet"/>
      <w:lvlText w:val="•"/>
      <w:lvlJc w:val="left"/>
      <w:pPr>
        <w:ind w:left="3781" w:hanging="360"/>
      </w:pPr>
      <w:rPr>
        <w:rFonts w:hint="default"/>
        <w:lang w:val="en-US" w:eastAsia="en-US" w:bidi="ar-SA"/>
      </w:rPr>
    </w:lvl>
    <w:lvl w:ilvl="2" w:tplc="5E403908">
      <w:numFmt w:val="bullet"/>
      <w:lvlText w:val="•"/>
      <w:lvlJc w:val="left"/>
      <w:pPr>
        <w:ind w:left="4683" w:hanging="360"/>
      </w:pPr>
      <w:rPr>
        <w:rFonts w:hint="default"/>
        <w:lang w:val="en-US" w:eastAsia="en-US" w:bidi="ar-SA"/>
      </w:rPr>
    </w:lvl>
    <w:lvl w:ilvl="3" w:tplc="4FDC2166">
      <w:numFmt w:val="bullet"/>
      <w:lvlText w:val="•"/>
      <w:lvlJc w:val="left"/>
      <w:pPr>
        <w:ind w:left="5585" w:hanging="360"/>
      </w:pPr>
      <w:rPr>
        <w:rFonts w:hint="default"/>
        <w:lang w:val="en-US" w:eastAsia="en-US" w:bidi="ar-SA"/>
      </w:rPr>
    </w:lvl>
    <w:lvl w:ilvl="4" w:tplc="B2E478A4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5" w:tplc="971EF08A"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  <w:lvl w:ilvl="6" w:tplc="74C071BE">
      <w:numFmt w:val="bullet"/>
      <w:lvlText w:val="•"/>
      <w:lvlJc w:val="left"/>
      <w:pPr>
        <w:ind w:left="8291" w:hanging="360"/>
      </w:pPr>
      <w:rPr>
        <w:rFonts w:hint="default"/>
        <w:lang w:val="en-US" w:eastAsia="en-US" w:bidi="ar-SA"/>
      </w:rPr>
    </w:lvl>
    <w:lvl w:ilvl="7" w:tplc="1826AC2A">
      <w:numFmt w:val="bullet"/>
      <w:lvlText w:val="•"/>
      <w:lvlJc w:val="left"/>
      <w:pPr>
        <w:ind w:left="9193" w:hanging="360"/>
      </w:pPr>
      <w:rPr>
        <w:rFonts w:hint="default"/>
        <w:lang w:val="en-US" w:eastAsia="en-US" w:bidi="ar-SA"/>
      </w:rPr>
    </w:lvl>
    <w:lvl w:ilvl="8" w:tplc="4740EDCE">
      <w:numFmt w:val="bullet"/>
      <w:lvlText w:val="•"/>
      <w:lvlJc w:val="left"/>
      <w:pPr>
        <w:ind w:left="10095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149141FE"/>
    <w:multiLevelType w:val="hybridMultilevel"/>
    <w:tmpl w:val="BB96DFD0"/>
    <w:lvl w:ilvl="0" w:tplc="D5A80860">
      <w:start w:val="1"/>
      <w:numFmt w:val="lowerLetter"/>
      <w:lvlText w:val="%1)"/>
      <w:lvlJc w:val="left"/>
      <w:pPr>
        <w:ind w:left="2880" w:hanging="36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8B221F32">
      <w:numFmt w:val="bullet"/>
      <w:lvlText w:val="•"/>
      <w:lvlJc w:val="left"/>
      <w:pPr>
        <w:ind w:left="3781" w:hanging="360"/>
      </w:pPr>
      <w:rPr>
        <w:rFonts w:hint="default"/>
        <w:lang w:val="en-US" w:eastAsia="en-US" w:bidi="ar-SA"/>
      </w:rPr>
    </w:lvl>
    <w:lvl w:ilvl="2" w:tplc="2F46F78A">
      <w:numFmt w:val="bullet"/>
      <w:lvlText w:val="•"/>
      <w:lvlJc w:val="left"/>
      <w:pPr>
        <w:ind w:left="4683" w:hanging="360"/>
      </w:pPr>
      <w:rPr>
        <w:rFonts w:hint="default"/>
        <w:lang w:val="en-US" w:eastAsia="en-US" w:bidi="ar-SA"/>
      </w:rPr>
    </w:lvl>
    <w:lvl w:ilvl="3" w:tplc="06CC0896">
      <w:numFmt w:val="bullet"/>
      <w:lvlText w:val="•"/>
      <w:lvlJc w:val="left"/>
      <w:pPr>
        <w:ind w:left="5585" w:hanging="360"/>
      </w:pPr>
      <w:rPr>
        <w:rFonts w:hint="default"/>
        <w:lang w:val="en-US" w:eastAsia="en-US" w:bidi="ar-SA"/>
      </w:rPr>
    </w:lvl>
    <w:lvl w:ilvl="4" w:tplc="CAE69150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5" w:tplc="4A96E704"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  <w:lvl w:ilvl="6" w:tplc="20A0F39C">
      <w:numFmt w:val="bullet"/>
      <w:lvlText w:val="•"/>
      <w:lvlJc w:val="left"/>
      <w:pPr>
        <w:ind w:left="8291" w:hanging="360"/>
      </w:pPr>
      <w:rPr>
        <w:rFonts w:hint="default"/>
        <w:lang w:val="en-US" w:eastAsia="en-US" w:bidi="ar-SA"/>
      </w:rPr>
    </w:lvl>
    <w:lvl w:ilvl="7" w:tplc="55AE6E06">
      <w:numFmt w:val="bullet"/>
      <w:lvlText w:val="•"/>
      <w:lvlJc w:val="left"/>
      <w:pPr>
        <w:ind w:left="9193" w:hanging="360"/>
      </w:pPr>
      <w:rPr>
        <w:rFonts w:hint="default"/>
        <w:lang w:val="en-US" w:eastAsia="en-US" w:bidi="ar-SA"/>
      </w:rPr>
    </w:lvl>
    <w:lvl w:ilvl="8" w:tplc="699E644E">
      <w:numFmt w:val="bullet"/>
      <w:lvlText w:val="•"/>
      <w:lvlJc w:val="left"/>
      <w:pPr>
        <w:ind w:left="1009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69A53EE"/>
    <w:multiLevelType w:val="multilevel"/>
    <w:tmpl w:val="D01AFEB8"/>
    <w:lvl w:ilvl="0">
      <w:start w:val="8"/>
      <w:numFmt w:val="decimal"/>
      <w:lvlText w:val="%1"/>
      <w:lvlJc w:val="left"/>
      <w:pPr>
        <w:ind w:left="2160" w:hanging="72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16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60" w:hanging="720"/>
        <w:jc w:val="left"/>
      </w:pPr>
      <w:rPr>
        <w:rFonts w:ascii="Arial" w:eastAsia="Arial" w:hAnsi="Arial" w:cs="Arial" w:hint="default"/>
        <w:b/>
        <w:bCs/>
        <w:spacing w:val="-1"/>
        <w:w w:val="100"/>
        <w:sz w:val="21"/>
        <w:szCs w:val="21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2640" w:hanging="36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4">
      <w:numFmt w:val="bullet"/>
      <w:lvlText w:val="•"/>
      <w:lvlJc w:val="left"/>
      <w:pPr>
        <w:ind w:left="495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6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2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8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C145D9F"/>
    <w:multiLevelType w:val="hybridMultilevel"/>
    <w:tmpl w:val="E9946F00"/>
    <w:lvl w:ilvl="0" w:tplc="CE66D13C">
      <w:start w:val="1"/>
      <w:numFmt w:val="decimal"/>
      <w:lvlText w:val="%1."/>
      <w:lvlJc w:val="left"/>
      <w:pPr>
        <w:ind w:left="2160" w:hanging="72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804426DA">
      <w:start w:val="1"/>
      <w:numFmt w:val="upperLetter"/>
      <w:lvlText w:val="%2."/>
      <w:lvlJc w:val="left"/>
      <w:pPr>
        <w:ind w:left="3300" w:hanging="42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2" w:tplc="E4C8553A">
      <w:numFmt w:val="bullet"/>
      <w:lvlText w:val="•"/>
      <w:lvlJc w:val="left"/>
      <w:pPr>
        <w:ind w:left="4255" w:hanging="420"/>
      </w:pPr>
      <w:rPr>
        <w:rFonts w:hint="default"/>
        <w:lang w:val="en-US" w:eastAsia="en-US" w:bidi="ar-SA"/>
      </w:rPr>
    </w:lvl>
    <w:lvl w:ilvl="3" w:tplc="1C147410">
      <w:numFmt w:val="bullet"/>
      <w:lvlText w:val="•"/>
      <w:lvlJc w:val="left"/>
      <w:pPr>
        <w:ind w:left="5210" w:hanging="420"/>
      </w:pPr>
      <w:rPr>
        <w:rFonts w:hint="default"/>
        <w:lang w:val="en-US" w:eastAsia="en-US" w:bidi="ar-SA"/>
      </w:rPr>
    </w:lvl>
    <w:lvl w:ilvl="4" w:tplc="20002450">
      <w:numFmt w:val="bullet"/>
      <w:lvlText w:val="•"/>
      <w:lvlJc w:val="left"/>
      <w:pPr>
        <w:ind w:left="6166" w:hanging="420"/>
      </w:pPr>
      <w:rPr>
        <w:rFonts w:hint="default"/>
        <w:lang w:val="en-US" w:eastAsia="en-US" w:bidi="ar-SA"/>
      </w:rPr>
    </w:lvl>
    <w:lvl w:ilvl="5" w:tplc="8760E582">
      <w:numFmt w:val="bullet"/>
      <w:lvlText w:val="•"/>
      <w:lvlJc w:val="left"/>
      <w:pPr>
        <w:ind w:left="7121" w:hanging="420"/>
      </w:pPr>
      <w:rPr>
        <w:rFonts w:hint="default"/>
        <w:lang w:val="en-US" w:eastAsia="en-US" w:bidi="ar-SA"/>
      </w:rPr>
    </w:lvl>
    <w:lvl w:ilvl="6" w:tplc="29EA6404">
      <w:numFmt w:val="bullet"/>
      <w:lvlText w:val="•"/>
      <w:lvlJc w:val="left"/>
      <w:pPr>
        <w:ind w:left="8077" w:hanging="420"/>
      </w:pPr>
      <w:rPr>
        <w:rFonts w:hint="default"/>
        <w:lang w:val="en-US" w:eastAsia="en-US" w:bidi="ar-SA"/>
      </w:rPr>
    </w:lvl>
    <w:lvl w:ilvl="7" w:tplc="4E8CA76C">
      <w:numFmt w:val="bullet"/>
      <w:lvlText w:val="•"/>
      <w:lvlJc w:val="left"/>
      <w:pPr>
        <w:ind w:left="9032" w:hanging="420"/>
      </w:pPr>
      <w:rPr>
        <w:rFonts w:hint="default"/>
        <w:lang w:val="en-US" w:eastAsia="en-US" w:bidi="ar-SA"/>
      </w:rPr>
    </w:lvl>
    <w:lvl w:ilvl="8" w:tplc="7850F288">
      <w:numFmt w:val="bullet"/>
      <w:lvlText w:val="•"/>
      <w:lvlJc w:val="left"/>
      <w:pPr>
        <w:ind w:left="9988" w:hanging="420"/>
      </w:pPr>
      <w:rPr>
        <w:rFonts w:hint="default"/>
        <w:lang w:val="en-US" w:eastAsia="en-US" w:bidi="ar-SA"/>
      </w:rPr>
    </w:lvl>
  </w:abstractNum>
  <w:abstractNum w:abstractNumId="19" w15:restartNumberingAfterBreak="0">
    <w:nsid w:val="1CD9558D"/>
    <w:multiLevelType w:val="hybridMultilevel"/>
    <w:tmpl w:val="8FA0653E"/>
    <w:lvl w:ilvl="0" w:tplc="648CAFAE">
      <w:start w:val="1"/>
      <w:numFmt w:val="lowerLetter"/>
      <w:lvlText w:val="%1)"/>
      <w:lvlJc w:val="left"/>
      <w:pPr>
        <w:ind w:left="2381" w:hanging="365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28360896">
      <w:numFmt w:val="bullet"/>
      <w:lvlText w:val="•"/>
      <w:lvlJc w:val="left"/>
      <w:pPr>
        <w:ind w:left="3331" w:hanging="365"/>
      </w:pPr>
      <w:rPr>
        <w:rFonts w:hint="default"/>
        <w:lang w:val="en-US" w:eastAsia="en-US" w:bidi="ar-SA"/>
      </w:rPr>
    </w:lvl>
    <w:lvl w:ilvl="2" w:tplc="C2B63FDA">
      <w:numFmt w:val="bullet"/>
      <w:lvlText w:val="•"/>
      <w:lvlJc w:val="left"/>
      <w:pPr>
        <w:ind w:left="4283" w:hanging="365"/>
      </w:pPr>
      <w:rPr>
        <w:rFonts w:hint="default"/>
        <w:lang w:val="en-US" w:eastAsia="en-US" w:bidi="ar-SA"/>
      </w:rPr>
    </w:lvl>
    <w:lvl w:ilvl="3" w:tplc="104C8830">
      <w:numFmt w:val="bullet"/>
      <w:lvlText w:val="•"/>
      <w:lvlJc w:val="left"/>
      <w:pPr>
        <w:ind w:left="5235" w:hanging="365"/>
      </w:pPr>
      <w:rPr>
        <w:rFonts w:hint="default"/>
        <w:lang w:val="en-US" w:eastAsia="en-US" w:bidi="ar-SA"/>
      </w:rPr>
    </w:lvl>
    <w:lvl w:ilvl="4" w:tplc="219CB324">
      <w:numFmt w:val="bullet"/>
      <w:lvlText w:val="•"/>
      <w:lvlJc w:val="left"/>
      <w:pPr>
        <w:ind w:left="6187" w:hanging="365"/>
      </w:pPr>
      <w:rPr>
        <w:rFonts w:hint="default"/>
        <w:lang w:val="en-US" w:eastAsia="en-US" w:bidi="ar-SA"/>
      </w:rPr>
    </w:lvl>
    <w:lvl w:ilvl="5" w:tplc="D7FC63C2">
      <w:numFmt w:val="bullet"/>
      <w:lvlText w:val="•"/>
      <w:lvlJc w:val="left"/>
      <w:pPr>
        <w:ind w:left="7139" w:hanging="365"/>
      </w:pPr>
      <w:rPr>
        <w:rFonts w:hint="default"/>
        <w:lang w:val="en-US" w:eastAsia="en-US" w:bidi="ar-SA"/>
      </w:rPr>
    </w:lvl>
    <w:lvl w:ilvl="6" w:tplc="8E7A4708">
      <w:numFmt w:val="bullet"/>
      <w:lvlText w:val="•"/>
      <w:lvlJc w:val="left"/>
      <w:pPr>
        <w:ind w:left="8091" w:hanging="365"/>
      </w:pPr>
      <w:rPr>
        <w:rFonts w:hint="default"/>
        <w:lang w:val="en-US" w:eastAsia="en-US" w:bidi="ar-SA"/>
      </w:rPr>
    </w:lvl>
    <w:lvl w:ilvl="7" w:tplc="5282DF5C">
      <w:numFmt w:val="bullet"/>
      <w:lvlText w:val="•"/>
      <w:lvlJc w:val="left"/>
      <w:pPr>
        <w:ind w:left="9043" w:hanging="365"/>
      </w:pPr>
      <w:rPr>
        <w:rFonts w:hint="default"/>
        <w:lang w:val="en-US" w:eastAsia="en-US" w:bidi="ar-SA"/>
      </w:rPr>
    </w:lvl>
    <w:lvl w:ilvl="8" w:tplc="7B7CE374">
      <w:numFmt w:val="bullet"/>
      <w:lvlText w:val="•"/>
      <w:lvlJc w:val="left"/>
      <w:pPr>
        <w:ind w:left="9995" w:hanging="365"/>
      </w:pPr>
      <w:rPr>
        <w:rFonts w:hint="default"/>
        <w:lang w:val="en-US" w:eastAsia="en-US" w:bidi="ar-SA"/>
      </w:rPr>
    </w:lvl>
  </w:abstractNum>
  <w:abstractNum w:abstractNumId="20" w15:restartNumberingAfterBreak="0">
    <w:nsid w:val="1E4F0246"/>
    <w:multiLevelType w:val="hybridMultilevel"/>
    <w:tmpl w:val="E36EA772"/>
    <w:lvl w:ilvl="0" w:tplc="669CFB6C">
      <w:start w:val="1"/>
      <w:numFmt w:val="upperLetter"/>
      <w:lvlText w:val="%1."/>
      <w:lvlJc w:val="left"/>
      <w:pPr>
        <w:ind w:left="2899" w:hanging="380"/>
        <w:jc w:val="righ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FA948FE8"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  <w:w w:val="100"/>
        <w:sz w:val="21"/>
        <w:szCs w:val="21"/>
        <w:lang w:val="en-US" w:eastAsia="en-US" w:bidi="ar-SA"/>
      </w:rPr>
    </w:lvl>
    <w:lvl w:ilvl="2" w:tplc="5F743DD8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ar-SA"/>
      </w:rPr>
    </w:lvl>
    <w:lvl w:ilvl="3" w:tplc="E9D09176"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4" w:tplc="D93C709A">
      <w:numFmt w:val="bullet"/>
      <w:lvlText w:val="•"/>
      <w:lvlJc w:val="left"/>
      <w:pPr>
        <w:ind w:left="6126" w:hanging="360"/>
      </w:pPr>
      <w:rPr>
        <w:rFonts w:hint="default"/>
        <w:lang w:val="en-US" w:eastAsia="en-US" w:bidi="ar-SA"/>
      </w:rPr>
    </w:lvl>
    <w:lvl w:ilvl="5" w:tplc="59FED26C">
      <w:numFmt w:val="bullet"/>
      <w:lvlText w:val="•"/>
      <w:lvlJc w:val="left"/>
      <w:pPr>
        <w:ind w:left="7088" w:hanging="360"/>
      </w:pPr>
      <w:rPr>
        <w:rFonts w:hint="default"/>
        <w:lang w:val="en-US" w:eastAsia="en-US" w:bidi="ar-SA"/>
      </w:rPr>
    </w:lvl>
    <w:lvl w:ilvl="6" w:tplc="2FEA6BF0">
      <w:numFmt w:val="bullet"/>
      <w:lvlText w:val="•"/>
      <w:lvlJc w:val="left"/>
      <w:pPr>
        <w:ind w:left="8050" w:hanging="360"/>
      </w:pPr>
      <w:rPr>
        <w:rFonts w:hint="default"/>
        <w:lang w:val="en-US" w:eastAsia="en-US" w:bidi="ar-SA"/>
      </w:rPr>
    </w:lvl>
    <w:lvl w:ilvl="7" w:tplc="4830E938">
      <w:numFmt w:val="bullet"/>
      <w:lvlText w:val="•"/>
      <w:lvlJc w:val="left"/>
      <w:pPr>
        <w:ind w:left="9012" w:hanging="360"/>
      </w:pPr>
      <w:rPr>
        <w:rFonts w:hint="default"/>
        <w:lang w:val="en-US" w:eastAsia="en-US" w:bidi="ar-SA"/>
      </w:rPr>
    </w:lvl>
    <w:lvl w:ilvl="8" w:tplc="96D877F2">
      <w:numFmt w:val="bullet"/>
      <w:lvlText w:val="•"/>
      <w:lvlJc w:val="left"/>
      <w:pPr>
        <w:ind w:left="997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1FB46A4C"/>
    <w:multiLevelType w:val="hybridMultilevel"/>
    <w:tmpl w:val="450A06CC"/>
    <w:lvl w:ilvl="0" w:tplc="1C229EC0">
      <w:numFmt w:val="bullet"/>
      <w:lvlText w:val="•"/>
      <w:lvlJc w:val="left"/>
      <w:pPr>
        <w:ind w:left="3421" w:hanging="356"/>
      </w:pPr>
      <w:rPr>
        <w:rFonts w:ascii="Times New Roman" w:eastAsia="Times New Roman" w:hAnsi="Times New Roman" w:cs="Times New Roman" w:hint="default"/>
        <w:w w:val="100"/>
        <w:sz w:val="21"/>
        <w:szCs w:val="21"/>
        <w:lang w:val="en-US" w:eastAsia="en-US" w:bidi="ar-SA"/>
      </w:rPr>
    </w:lvl>
    <w:lvl w:ilvl="1" w:tplc="A060FAB8">
      <w:numFmt w:val="bullet"/>
      <w:lvlText w:val="•"/>
      <w:lvlJc w:val="left"/>
      <w:pPr>
        <w:ind w:left="4267" w:hanging="356"/>
      </w:pPr>
      <w:rPr>
        <w:rFonts w:hint="default"/>
        <w:lang w:val="en-US" w:eastAsia="en-US" w:bidi="ar-SA"/>
      </w:rPr>
    </w:lvl>
    <w:lvl w:ilvl="2" w:tplc="20B06DF0">
      <w:numFmt w:val="bullet"/>
      <w:lvlText w:val="•"/>
      <w:lvlJc w:val="left"/>
      <w:pPr>
        <w:ind w:left="5115" w:hanging="356"/>
      </w:pPr>
      <w:rPr>
        <w:rFonts w:hint="default"/>
        <w:lang w:val="en-US" w:eastAsia="en-US" w:bidi="ar-SA"/>
      </w:rPr>
    </w:lvl>
    <w:lvl w:ilvl="3" w:tplc="EFDA0EEC">
      <w:numFmt w:val="bullet"/>
      <w:lvlText w:val="•"/>
      <w:lvlJc w:val="left"/>
      <w:pPr>
        <w:ind w:left="5963" w:hanging="356"/>
      </w:pPr>
      <w:rPr>
        <w:rFonts w:hint="default"/>
        <w:lang w:val="en-US" w:eastAsia="en-US" w:bidi="ar-SA"/>
      </w:rPr>
    </w:lvl>
    <w:lvl w:ilvl="4" w:tplc="EF309AFE">
      <w:numFmt w:val="bullet"/>
      <w:lvlText w:val="•"/>
      <w:lvlJc w:val="left"/>
      <w:pPr>
        <w:ind w:left="6811" w:hanging="356"/>
      </w:pPr>
      <w:rPr>
        <w:rFonts w:hint="default"/>
        <w:lang w:val="en-US" w:eastAsia="en-US" w:bidi="ar-SA"/>
      </w:rPr>
    </w:lvl>
    <w:lvl w:ilvl="5" w:tplc="879833DC">
      <w:numFmt w:val="bullet"/>
      <w:lvlText w:val="•"/>
      <w:lvlJc w:val="left"/>
      <w:pPr>
        <w:ind w:left="7659" w:hanging="356"/>
      </w:pPr>
      <w:rPr>
        <w:rFonts w:hint="default"/>
        <w:lang w:val="en-US" w:eastAsia="en-US" w:bidi="ar-SA"/>
      </w:rPr>
    </w:lvl>
    <w:lvl w:ilvl="6" w:tplc="04E05F80">
      <w:numFmt w:val="bullet"/>
      <w:lvlText w:val="•"/>
      <w:lvlJc w:val="left"/>
      <w:pPr>
        <w:ind w:left="8507" w:hanging="356"/>
      </w:pPr>
      <w:rPr>
        <w:rFonts w:hint="default"/>
        <w:lang w:val="en-US" w:eastAsia="en-US" w:bidi="ar-SA"/>
      </w:rPr>
    </w:lvl>
    <w:lvl w:ilvl="7" w:tplc="402895B8">
      <w:numFmt w:val="bullet"/>
      <w:lvlText w:val="•"/>
      <w:lvlJc w:val="left"/>
      <w:pPr>
        <w:ind w:left="9355" w:hanging="356"/>
      </w:pPr>
      <w:rPr>
        <w:rFonts w:hint="default"/>
        <w:lang w:val="en-US" w:eastAsia="en-US" w:bidi="ar-SA"/>
      </w:rPr>
    </w:lvl>
    <w:lvl w:ilvl="8" w:tplc="4DCA9CE2">
      <w:numFmt w:val="bullet"/>
      <w:lvlText w:val="•"/>
      <w:lvlJc w:val="left"/>
      <w:pPr>
        <w:ind w:left="10203" w:hanging="356"/>
      </w:pPr>
      <w:rPr>
        <w:rFonts w:hint="default"/>
        <w:lang w:val="en-US" w:eastAsia="en-US" w:bidi="ar-SA"/>
      </w:rPr>
    </w:lvl>
  </w:abstractNum>
  <w:abstractNum w:abstractNumId="22" w15:restartNumberingAfterBreak="0">
    <w:nsid w:val="21C962A2"/>
    <w:multiLevelType w:val="hybridMultilevel"/>
    <w:tmpl w:val="7244352A"/>
    <w:lvl w:ilvl="0" w:tplc="FC2A8DFA">
      <w:start w:val="1"/>
      <w:numFmt w:val="upperLetter"/>
      <w:lvlText w:val="%1."/>
      <w:lvlJc w:val="left"/>
      <w:pPr>
        <w:ind w:left="2160" w:hanging="1419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4260CA64">
      <w:numFmt w:val="bullet"/>
      <w:lvlText w:val="•"/>
      <w:lvlJc w:val="left"/>
      <w:pPr>
        <w:ind w:left="3360" w:hanging="360"/>
      </w:pPr>
      <w:rPr>
        <w:rFonts w:ascii="Times New Roman" w:eastAsia="Times New Roman" w:hAnsi="Times New Roman" w:cs="Times New Roman" w:hint="default"/>
        <w:w w:val="100"/>
        <w:sz w:val="21"/>
        <w:szCs w:val="21"/>
        <w:lang w:val="en-US" w:eastAsia="en-US" w:bidi="ar-SA"/>
      </w:rPr>
    </w:lvl>
    <w:lvl w:ilvl="2" w:tplc="15E67BF6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3" w:tplc="07767AA0">
      <w:numFmt w:val="bullet"/>
      <w:lvlText w:val="•"/>
      <w:lvlJc w:val="left"/>
      <w:pPr>
        <w:ind w:left="5257" w:hanging="360"/>
      </w:pPr>
      <w:rPr>
        <w:rFonts w:hint="default"/>
        <w:lang w:val="en-US" w:eastAsia="en-US" w:bidi="ar-SA"/>
      </w:rPr>
    </w:lvl>
    <w:lvl w:ilvl="4" w:tplc="EA6E44C0">
      <w:numFmt w:val="bullet"/>
      <w:lvlText w:val="•"/>
      <w:lvlJc w:val="left"/>
      <w:pPr>
        <w:ind w:left="6206" w:hanging="360"/>
      </w:pPr>
      <w:rPr>
        <w:rFonts w:hint="default"/>
        <w:lang w:val="en-US" w:eastAsia="en-US" w:bidi="ar-SA"/>
      </w:rPr>
    </w:lvl>
    <w:lvl w:ilvl="5" w:tplc="FF0E40A8">
      <w:numFmt w:val="bullet"/>
      <w:lvlText w:val="•"/>
      <w:lvlJc w:val="left"/>
      <w:pPr>
        <w:ind w:left="7155" w:hanging="360"/>
      </w:pPr>
      <w:rPr>
        <w:rFonts w:hint="default"/>
        <w:lang w:val="en-US" w:eastAsia="en-US" w:bidi="ar-SA"/>
      </w:rPr>
    </w:lvl>
    <w:lvl w:ilvl="6" w:tplc="C6320628"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  <w:lvl w:ilvl="7" w:tplc="909070FC">
      <w:numFmt w:val="bullet"/>
      <w:lvlText w:val="•"/>
      <w:lvlJc w:val="left"/>
      <w:pPr>
        <w:ind w:left="9052" w:hanging="360"/>
      </w:pPr>
      <w:rPr>
        <w:rFonts w:hint="default"/>
        <w:lang w:val="en-US" w:eastAsia="en-US" w:bidi="ar-SA"/>
      </w:rPr>
    </w:lvl>
    <w:lvl w:ilvl="8" w:tplc="E62A7F88">
      <w:numFmt w:val="bullet"/>
      <w:lvlText w:val="•"/>
      <w:lvlJc w:val="left"/>
      <w:pPr>
        <w:ind w:left="10001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21F3EEA"/>
    <w:multiLevelType w:val="multilevel"/>
    <w:tmpl w:val="9C3E9532"/>
    <w:lvl w:ilvl="0">
      <w:start w:val="6"/>
      <w:numFmt w:val="decimal"/>
      <w:lvlText w:val="%1"/>
      <w:lvlJc w:val="left"/>
      <w:pPr>
        <w:ind w:left="2021" w:hanging="58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21" w:hanging="581"/>
        <w:jc w:val="left"/>
      </w:pPr>
      <w:rPr>
        <w:rFonts w:ascii="Arial" w:eastAsia="Arial" w:hAnsi="Arial" w:cs="Arial" w:hint="default"/>
        <w:b/>
        <w:bCs/>
        <w:spacing w:val="-1"/>
        <w:w w:val="100"/>
        <w:sz w:val="23"/>
        <w:szCs w:val="23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2520" w:hanging="36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4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8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3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14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252A6A72"/>
    <w:multiLevelType w:val="multilevel"/>
    <w:tmpl w:val="1B088C18"/>
    <w:lvl w:ilvl="0">
      <w:start w:val="3"/>
      <w:numFmt w:val="decimal"/>
      <w:lvlText w:val="%1"/>
      <w:lvlJc w:val="left"/>
      <w:pPr>
        <w:ind w:left="2160" w:hanging="72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2160" w:hanging="720"/>
        <w:jc w:val="left"/>
      </w:pPr>
      <w:rPr>
        <w:rFonts w:hint="default"/>
        <w:lang w:val="en-US" w:eastAsia="en-US" w:bidi="ar-SA"/>
      </w:rPr>
    </w:lvl>
    <w:lvl w:ilvl="2">
      <w:start w:val="4"/>
      <w:numFmt w:val="decimal"/>
      <w:lvlText w:val="%1.%2.%3"/>
      <w:lvlJc w:val="left"/>
      <w:pPr>
        <w:ind w:left="2160" w:hanging="720"/>
        <w:jc w:val="left"/>
      </w:pPr>
      <w:rPr>
        <w:rFonts w:hint="default"/>
        <w:lang w:val="en-US" w:eastAsia="en-US" w:bidi="ar-SA"/>
      </w:rPr>
    </w:lvl>
    <w:lvl w:ilvl="3">
      <w:start w:val="5"/>
      <w:numFmt w:val="decimal"/>
      <w:lvlText w:val="%1.%2.%3.%4."/>
      <w:lvlJc w:val="left"/>
      <w:pPr>
        <w:ind w:left="2160" w:hanging="72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99"/>
        <w:sz w:val="20"/>
        <w:szCs w:val="20"/>
        <w:lang w:val="en-US" w:eastAsia="en-US" w:bidi="ar-SA"/>
      </w:rPr>
    </w:lvl>
    <w:lvl w:ilvl="4">
      <w:start w:val="1"/>
      <w:numFmt w:val="lowerLetter"/>
      <w:lvlText w:val="%5)"/>
      <w:lvlJc w:val="left"/>
      <w:pPr>
        <w:ind w:left="2880" w:hanging="36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5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9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94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285329D9"/>
    <w:multiLevelType w:val="multilevel"/>
    <w:tmpl w:val="E12291F6"/>
    <w:lvl w:ilvl="0">
      <w:start w:val="4"/>
      <w:numFmt w:val="decimal"/>
      <w:lvlText w:val="%1"/>
      <w:lvlJc w:val="left"/>
      <w:pPr>
        <w:ind w:left="2160" w:hanging="720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216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60" w:hanging="720"/>
        <w:jc w:val="left"/>
      </w:pPr>
      <w:rPr>
        <w:rFonts w:ascii="Arial" w:eastAsia="Arial" w:hAnsi="Arial" w:cs="Arial" w:hint="default"/>
        <w:b/>
        <w:bCs/>
        <w:spacing w:val="-1"/>
        <w:w w:val="100"/>
        <w:sz w:val="21"/>
        <w:szCs w:val="21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2160" w:hanging="36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4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2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00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9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951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288E086E"/>
    <w:multiLevelType w:val="hybridMultilevel"/>
    <w:tmpl w:val="2B3E53BC"/>
    <w:lvl w:ilvl="0" w:tplc="E9A60CA4">
      <w:start w:val="1"/>
      <w:numFmt w:val="lowerLetter"/>
      <w:lvlText w:val="%1)"/>
      <w:lvlJc w:val="left"/>
      <w:pPr>
        <w:ind w:left="2160" w:hanging="360"/>
        <w:jc w:val="left"/>
      </w:pPr>
      <w:rPr>
        <w:rFonts w:hint="default"/>
        <w:w w:val="100"/>
        <w:lang w:val="en-US" w:eastAsia="en-US" w:bidi="ar-SA"/>
      </w:rPr>
    </w:lvl>
    <w:lvl w:ilvl="1" w:tplc="310CDF6C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2" w:tplc="C2E686F2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3" w:tplc="60285886">
      <w:numFmt w:val="bullet"/>
      <w:lvlText w:val="•"/>
      <w:lvlJc w:val="left"/>
      <w:pPr>
        <w:ind w:left="5081" w:hanging="360"/>
      </w:pPr>
      <w:rPr>
        <w:rFonts w:hint="default"/>
        <w:lang w:val="en-US" w:eastAsia="en-US" w:bidi="ar-SA"/>
      </w:rPr>
    </w:lvl>
    <w:lvl w:ilvl="4" w:tplc="9F783816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5" w:tplc="14A8E916">
      <w:numFmt w:val="bullet"/>
      <w:lvlText w:val="•"/>
      <w:lvlJc w:val="left"/>
      <w:pPr>
        <w:ind w:left="7029" w:hanging="360"/>
      </w:pPr>
      <w:rPr>
        <w:rFonts w:hint="default"/>
        <w:lang w:val="en-US" w:eastAsia="en-US" w:bidi="ar-SA"/>
      </w:rPr>
    </w:lvl>
    <w:lvl w:ilvl="6" w:tplc="A8FC7B80">
      <w:numFmt w:val="bullet"/>
      <w:lvlText w:val="•"/>
      <w:lvlJc w:val="left"/>
      <w:pPr>
        <w:ind w:left="8003" w:hanging="360"/>
      </w:pPr>
      <w:rPr>
        <w:rFonts w:hint="default"/>
        <w:lang w:val="en-US" w:eastAsia="en-US" w:bidi="ar-SA"/>
      </w:rPr>
    </w:lvl>
    <w:lvl w:ilvl="7" w:tplc="54B2CA74">
      <w:numFmt w:val="bullet"/>
      <w:lvlText w:val="•"/>
      <w:lvlJc w:val="left"/>
      <w:pPr>
        <w:ind w:left="8977" w:hanging="360"/>
      </w:pPr>
      <w:rPr>
        <w:rFonts w:hint="default"/>
        <w:lang w:val="en-US" w:eastAsia="en-US" w:bidi="ar-SA"/>
      </w:rPr>
    </w:lvl>
    <w:lvl w:ilvl="8" w:tplc="6D7EDC98">
      <w:numFmt w:val="bullet"/>
      <w:lvlText w:val="•"/>
      <w:lvlJc w:val="left"/>
      <w:pPr>
        <w:ind w:left="9951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2A7A4FB5"/>
    <w:multiLevelType w:val="hybridMultilevel"/>
    <w:tmpl w:val="2A6274B0"/>
    <w:lvl w:ilvl="0" w:tplc="F70AE650">
      <w:start w:val="1"/>
      <w:numFmt w:val="lowerLetter"/>
      <w:lvlText w:val="%1)"/>
      <w:lvlJc w:val="left"/>
      <w:pPr>
        <w:ind w:left="2160" w:hanging="36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22B49806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2" w:tplc="8CA4F1E8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3" w:tplc="E2E2B5D8">
      <w:numFmt w:val="bullet"/>
      <w:lvlText w:val="•"/>
      <w:lvlJc w:val="left"/>
      <w:pPr>
        <w:ind w:left="5081" w:hanging="360"/>
      </w:pPr>
      <w:rPr>
        <w:rFonts w:hint="default"/>
        <w:lang w:val="en-US" w:eastAsia="en-US" w:bidi="ar-SA"/>
      </w:rPr>
    </w:lvl>
    <w:lvl w:ilvl="4" w:tplc="A85EC8D8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5" w:tplc="80F828B2">
      <w:numFmt w:val="bullet"/>
      <w:lvlText w:val="•"/>
      <w:lvlJc w:val="left"/>
      <w:pPr>
        <w:ind w:left="7029" w:hanging="360"/>
      </w:pPr>
      <w:rPr>
        <w:rFonts w:hint="default"/>
        <w:lang w:val="en-US" w:eastAsia="en-US" w:bidi="ar-SA"/>
      </w:rPr>
    </w:lvl>
    <w:lvl w:ilvl="6" w:tplc="9C165F54">
      <w:numFmt w:val="bullet"/>
      <w:lvlText w:val="•"/>
      <w:lvlJc w:val="left"/>
      <w:pPr>
        <w:ind w:left="8003" w:hanging="360"/>
      </w:pPr>
      <w:rPr>
        <w:rFonts w:hint="default"/>
        <w:lang w:val="en-US" w:eastAsia="en-US" w:bidi="ar-SA"/>
      </w:rPr>
    </w:lvl>
    <w:lvl w:ilvl="7" w:tplc="8CBEE298">
      <w:numFmt w:val="bullet"/>
      <w:lvlText w:val="•"/>
      <w:lvlJc w:val="left"/>
      <w:pPr>
        <w:ind w:left="8977" w:hanging="360"/>
      </w:pPr>
      <w:rPr>
        <w:rFonts w:hint="default"/>
        <w:lang w:val="en-US" w:eastAsia="en-US" w:bidi="ar-SA"/>
      </w:rPr>
    </w:lvl>
    <w:lvl w:ilvl="8" w:tplc="9A542222">
      <w:numFmt w:val="bullet"/>
      <w:lvlText w:val="•"/>
      <w:lvlJc w:val="left"/>
      <w:pPr>
        <w:ind w:left="9951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2E3B4564"/>
    <w:multiLevelType w:val="hybridMultilevel"/>
    <w:tmpl w:val="BBBCB844"/>
    <w:lvl w:ilvl="0" w:tplc="A7E47114">
      <w:start w:val="4"/>
      <w:numFmt w:val="decimal"/>
      <w:lvlText w:val="%1."/>
      <w:lvlJc w:val="left"/>
      <w:pPr>
        <w:ind w:left="2880" w:hanging="466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8388631A">
      <w:numFmt w:val="bullet"/>
      <w:lvlText w:val="•"/>
      <w:lvlJc w:val="left"/>
      <w:pPr>
        <w:ind w:left="3781" w:hanging="466"/>
      </w:pPr>
      <w:rPr>
        <w:rFonts w:hint="default"/>
        <w:lang w:val="en-US" w:eastAsia="en-US" w:bidi="ar-SA"/>
      </w:rPr>
    </w:lvl>
    <w:lvl w:ilvl="2" w:tplc="3B0828AE">
      <w:numFmt w:val="bullet"/>
      <w:lvlText w:val="•"/>
      <w:lvlJc w:val="left"/>
      <w:pPr>
        <w:ind w:left="4683" w:hanging="466"/>
      </w:pPr>
      <w:rPr>
        <w:rFonts w:hint="default"/>
        <w:lang w:val="en-US" w:eastAsia="en-US" w:bidi="ar-SA"/>
      </w:rPr>
    </w:lvl>
    <w:lvl w:ilvl="3" w:tplc="230A9E58">
      <w:numFmt w:val="bullet"/>
      <w:lvlText w:val="•"/>
      <w:lvlJc w:val="left"/>
      <w:pPr>
        <w:ind w:left="5585" w:hanging="466"/>
      </w:pPr>
      <w:rPr>
        <w:rFonts w:hint="default"/>
        <w:lang w:val="en-US" w:eastAsia="en-US" w:bidi="ar-SA"/>
      </w:rPr>
    </w:lvl>
    <w:lvl w:ilvl="4" w:tplc="17A0925A">
      <w:numFmt w:val="bullet"/>
      <w:lvlText w:val="•"/>
      <w:lvlJc w:val="left"/>
      <w:pPr>
        <w:ind w:left="6487" w:hanging="466"/>
      </w:pPr>
      <w:rPr>
        <w:rFonts w:hint="default"/>
        <w:lang w:val="en-US" w:eastAsia="en-US" w:bidi="ar-SA"/>
      </w:rPr>
    </w:lvl>
    <w:lvl w:ilvl="5" w:tplc="1AEAD6DC">
      <w:numFmt w:val="bullet"/>
      <w:lvlText w:val="•"/>
      <w:lvlJc w:val="left"/>
      <w:pPr>
        <w:ind w:left="7389" w:hanging="466"/>
      </w:pPr>
      <w:rPr>
        <w:rFonts w:hint="default"/>
        <w:lang w:val="en-US" w:eastAsia="en-US" w:bidi="ar-SA"/>
      </w:rPr>
    </w:lvl>
    <w:lvl w:ilvl="6" w:tplc="5F525D56">
      <w:numFmt w:val="bullet"/>
      <w:lvlText w:val="•"/>
      <w:lvlJc w:val="left"/>
      <w:pPr>
        <w:ind w:left="8291" w:hanging="466"/>
      </w:pPr>
      <w:rPr>
        <w:rFonts w:hint="default"/>
        <w:lang w:val="en-US" w:eastAsia="en-US" w:bidi="ar-SA"/>
      </w:rPr>
    </w:lvl>
    <w:lvl w:ilvl="7" w:tplc="1924FF5E">
      <w:numFmt w:val="bullet"/>
      <w:lvlText w:val="•"/>
      <w:lvlJc w:val="left"/>
      <w:pPr>
        <w:ind w:left="9193" w:hanging="466"/>
      </w:pPr>
      <w:rPr>
        <w:rFonts w:hint="default"/>
        <w:lang w:val="en-US" w:eastAsia="en-US" w:bidi="ar-SA"/>
      </w:rPr>
    </w:lvl>
    <w:lvl w:ilvl="8" w:tplc="7B46B11E">
      <w:numFmt w:val="bullet"/>
      <w:lvlText w:val="•"/>
      <w:lvlJc w:val="left"/>
      <w:pPr>
        <w:ind w:left="10095" w:hanging="466"/>
      </w:pPr>
      <w:rPr>
        <w:rFonts w:hint="default"/>
        <w:lang w:val="en-US" w:eastAsia="en-US" w:bidi="ar-SA"/>
      </w:rPr>
    </w:lvl>
  </w:abstractNum>
  <w:abstractNum w:abstractNumId="29" w15:restartNumberingAfterBreak="0">
    <w:nsid w:val="2E5D5718"/>
    <w:multiLevelType w:val="multilevel"/>
    <w:tmpl w:val="27765004"/>
    <w:lvl w:ilvl="0">
      <w:start w:val="4"/>
      <w:numFmt w:val="decimal"/>
      <w:lvlText w:val="%1"/>
      <w:lvlJc w:val="left"/>
      <w:pPr>
        <w:ind w:left="2160" w:hanging="720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216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60" w:hanging="720"/>
        <w:jc w:val="left"/>
      </w:pPr>
      <w:rPr>
        <w:rFonts w:ascii="Arial" w:eastAsia="Arial" w:hAnsi="Arial" w:cs="Arial" w:hint="default"/>
        <w:b/>
        <w:bCs/>
        <w:spacing w:val="-1"/>
        <w:w w:val="100"/>
        <w:sz w:val="21"/>
        <w:szCs w:val="21"/>
        <w:lang w:val="en-US" w:eastAsia="en-US" w:bidi="ar-SA"/>
      </w:rPr>
    </w:lvl>
    <w:lvl w:ilvl="3">
      <w:start w:val="1"/>
      <w:numFmt w:val="lowerLetter"/>
      <w:lvlText w:val="(%4)"/>
      <w:lvlJc w:val="left"/>
      <w:pPr>
        <w:ind w:left="2160" w:hanging="365"/>
        <w:jc w:val="left"/>
      </w:pPr>
      <w:rPr>
        <w:rFonts w:ascii="Arial MT" w:eastAsia="Arial MT" w:hAnsi="Arial MT" w:cs="Arial MT" w:hint="default"/>
        <w:spacing w:val="-1"/>
        <w:w w:val="100"/>
        <w:sz w:val="21"/>
        <w:szCs w:val="21"/>
        <w:lang w:val="en-US" w:eastAsia="en-US" w:bidi="ar-SA"/>
      </w:rPr>
    </w:lvl>
    <w:lvl w:ilvl="4">
      <w:numFmt w:val="bullet"/>
      <w:lvlText w:val="o"/>
      <w:lvlJc w:val="left"/>
      <w:pPr>
        <w:ind w:left="2520" w:hanging="312"/>
      </w:pPr>
      <w:rPr>
        <w:rFonts w:ascii="Courier New" w:eastAsia="Courier New" w:hAnsi="Courier New" w:cs="Courier New" w:hint="default"/>
        <w:w w:val="100"/>
        <w:sz w:val="21"/>
        <w:szCs w:val="21"/>
        <w:lang w:val="en-US" w:eastAsia="en-US" w:bidi="ar-SA"/>
      </w:rPr>
    </w:lvl>
    <w:lvl w:ilvl="5">
      <w:numFmt w:val="bullet"/>
      <w:lvlText w:val="•"/>
      <w:lvlJc w:val="left"/>
      <w:pPr>
        <w:ind w:left="6688" w:hanging="31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30" w:hanging="31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72" w:hanging="31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14" w:hanging="312"/>
      </w:pPr>
      <w:rPr>
        <w:rFonts w:hint="default"/>
        <w:lang w:val="en-US" w:eastAsia="en-US" w:bidi="ar-SA"/>
      </w:rPr>
    </w:lvl>
  </w:abstractNum>
  <w:abstractNum w:abstractNumId="30" w15:restartNumberingAfterBreak="0">
    <w:nsid w:val="32DA1C2A"/>
    <w:multiLevelType w:val="multilevel"/>
    <w:tmpl w:val="22BE30C6"/>
    <w:lvl w:ilvl="0">
      <w:start w:val="12"/>
      <w:numFmt w:val="decimal"/>
      <w:lvlText w:val="%1"/>
      <w:lvlJc w:val="left"/>
      <w:pPr>
        <w:ind w:left="2297" w:hanging="857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297" w:hanging="857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2297" w:hanging="857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297" w:hanging="857"/>
        <w:jc w:val="left"/>
      </w:pPr>
      <w:rPr>
        <w:rFonts w:ascii="Arial MT" w:eastAsia="Arial MT" w:hAnsi="Arial MT" w:cs="Arial MT" w:hint="default"/>
        <w:spacing w:val="-3"/>
        <w:w w:val="100"/>
        <w:sz w:val="22"/>
        <w:szCs w:val="22"/>
        <w:lang w:val="en-US" w:eastAsia="en-US" w:bidi="ar-SA"/>
      </w:rPr>
    </w:lvl>
    <w:lvl w:ilvl="4">
      <w:start w:val="1"/>
      <w:numFmt w:val="decimal"/>
      <w:lvlText w:val="(%5)"/>
      <w:lvlJc w:val="left"/>
      <w:pPr>
        <w:ind w:left="2880" w:hanging="720"/>
        <w:jc w:val="left"/>
      </w:pPr>
      <w:rPr>
        <w:rFonts w:ascii="Arial MT" w:eastAsia="Arial MT" w:hAnsi="Arial MT" w:cs="Arial MT" w:hint="default"/>
        <w:spacing w:val="-1"/>
        <w:w w:val="100"/>
        <w:sz w:val="21"/>
        <w:szCs w:val="21"/>
        <w:lang w:val="en-US" w:eastAsia="en-US" w:bidi="ar-SA"/>
      </w:rPr>
    </w:lvl>
    <w:lvl w:ilvl="5">
      <w:numFmt w:val="bullet"/>
      <w:lvlText w:val="•"/>
      <w:lvlJc w:val="left"/>
      <w:pPr>
        <w:ind w:left="6888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9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9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94" w:hanging="720"/>
      </w:pPr>
      <w:rPr>
        <w:rFonts w:hint="default"/>
        <w:lang w:val="en-US" w:eastAsia="en-US" w:bidi="ar-SA"/>
      </w:rPr>
    </w:lvl>
  </w:abstractNum>
  <w:abstractNum w:abstractNumId="31" w15:restartNumberingAfterBreak="0">
    <w:nsid w:val="370C7E7C"/>
    <w:multiLevelType w:val="hybridMultilevel"/>
    <w:tmpl w:val="5AE0DAE0"/>
    <w:lvl w:ilvl="0" w:tplc="59186EDE">
      <w:start w:val="1"/>
      <w:numFmt w:val="lowerLetter"/>
      <w:lvlText w:val="(%1)"/>
      <w:lvlJc w:val="left"/>
      <w:pPr>
        <w:ind w:left="25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9E3CE122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2" w:tplc="62F4AEEC">
      <w:numFmt w:val="bullet"/>
      <w:lvlText w:val="•"/>
      <w:lvlJc w:val="left"/>
      <w:pPr>
        <w:ind w:left="4395" w:hanging="360"/>
      </w:pPr>
      <w:rPr>
        <w:rFonts w:hint="default"/>
        <w:lang w:val="en-US" w:eastAsia="en-US" w:bidi="ar-SA"/>
      </w:rPr>
    </w:lvl>
    <w:lvl w:ilvl="3" w:tplc="2FFC5BA6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4" w:tplc="647659F0"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5" w:tplc="A7B8D940">
      <w:numFmt w:val="bullet"/>
      <w:lvlText w:val="•"/>
      <w:lvlJc w:val="left"/>
      <w:pPr>
        <w:ind w:left="7209" w:hanging="360"/>
      </w:pPr>
      <w:rPr>
        <w:rFonts w:hint="default"/>
        <w:lang w:val="en-US" w:eastAsia="en-US" w:bidi="ar-SA"/>
      </w:rPr>
    </w:lvl>
    <w:lvl w:ilvl="6" w:tplc="EC68D1F6">
      <w:numFmt w:val="bullet"/>
      <w:lvlText w:val="•"/>
      <w:lvlJc w:val="left"/>
      <w:pPr>
        <w:ind w:left="8147" w:hanging="360"/>
      </w:pPr>
      <w:rPr>
        <w:rFonts w:hint="default"/>
        <w:lang w:val="en-US" w:eastAsia="en-US" w:bidi="ar-SA"/>
      </w:rPr>
    </w:lvl>
    <w:lvl w:ilvl="7" w:tplc="4294A9B0">
      <w:numFmt w:val="bullet"/>
      <w:lvlText w:val="•"/>
      <w:lvlJc w:val="left"/>
      <w:pPr>
        <w:ind w:left="9085" w:hanging="360"/>
      </w:pPr>
      <w:rPr>
        <w:rFonts w:hint="default"/>
        <w:lang w:val="en-US" w:eastAsia="en-US" w:bidi="ar-SA"/>
      </w:rPr>
    </w:lvl>
    <w:lvl w:ilvl="8" w:tplc="3740E31A">
      <w:numFmt w:val="bullet"/>
      <w:lvlText w:val="•"/>
      <w:lvlJc w:val="left"/>
      <w:pPr>
        <w:ind w:left="10023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3741051D"/>
    <w:multiLevelType w:val="multilevel"/>
    <w:tmpl w:val="71928BDC"/>
    <w:lvl w:ilvl="0">
      <w:start w:val="7"/>
      <w:numFmt w:val="decimal"/>
      <w:lvlText w:val="%1"/>
      <w:lvlJc w:val="left"/>
      <w:pPr>
        <w:ind w:left="2021" w:hanging="58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21" w:hanging="581"/>
        <w:jc w:val="left"/>
      </w:pPr>
      <w:rPr>
        <w:rFonts w:hint="default"/>
        <w:b/>
        <w:bCs/>
        <w:spacing w:val="-1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20" w:hanging="780"/>
        <w:jc w:val="left"/>
      </w:pPr>
      <w:rPr>
        <w:rFonts w:hint="default"/>
        <w:b/>
        <w:bCs/>
        <w:spacing w:val="-1"/>
        <w:w w:val="100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2160" w:hanging="78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4">
      <w:numFmt w:val="bullet"/>
      <w:lvlText w:val="•"/>
      <w:lvlJc w:val="left"/>
      <w:pPr>
        <w:ind w:left="4639" w:hanging="7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49" w:hanging="7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59" w:hanging="7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69" w:hanging="7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79" w:hanging="780"/>
      </w:pPr>
      <w:rPr>
        <w:rFonts w:hint="default"/>
        <w:lang w:val="en-US" w:eastAsia="en-US" w:bidi="ar-SA"/>
      </w:rPr>
    </w:lvl>
  </w:abstractNum>
  <w:abstractNum w:abstractNumId="33" w15:restartNumberingAfterBreak="0">
    <w:nsid w:val="37F7343D"/>
    <w:multiLevelType w:val="multilevel"/>
    <w:tmpl w:val="1B3AD84C"/>
    <w:lvl w:ilvl="0">
      <w:start w:val="10"/>
      <w:numFmt w:val="decimal"/>
      <w:lvlText w:val="%1"/>
      <w:lvlJc w:val="left"/>
      <w:pPr>
        <w:ind w:left="2297" w:hanging="857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2297" w:hanging="857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2297" w:hanging="857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297" w:hanging="857"/>
        <w:jc w:val="left"/>
      </w:pPr>
      <w:rPr>
        <w:rFonts w:ascii="Arial" w:eastAsia="Arial" w:hAnsi="Arial" w:cs="Arial" w:hint="default"/>
        <w:i/>
        <w:iCs/>
        <w:spacing w:val="-3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6139" w:hanging="8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99" w:hanging="8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059" w:hanging="8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19" w:hanging="8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979" w:hanging="857"/>
      </w:pPr>
      <w:rPr>
        <w:rFonts w:hint="default"/>
        <w:lang w:val="en-US" w:eastAsia="en-US" w:bidi="ar-SA"/>
      </w:rPr>
    </w:lvl>
  </w:abstractNum>
  <w:abstractNum w:abstractNumId="34" w15:restartNumberingAfterBreak="0">
    <w:nsid w:val="381E2375"/>
    <w:multiLevelType w:val="hybridMultilevel"/>
    <w:tmpl w:val="0EE84654"/>
    <w:lvl w:ilvl="0" w:tplc="5254F330">
      <w:start w:val="1"/>
      <w:numFmt w:val="upperLetter"/>
      <w:lvlText w:val="%1."/>
      <w:lvlJc w:val="left"/>
      <w:pPr>
        <w:ind w:left="3060" w:hanging="497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18C23C68">
      <w:numFmt w:val="bullet"/>
      <w:lvlText w:val="•"/>
      <w:lvlJc w:val="left"/>
      <w:pPr>
        <w:ind w:left="3380" w:hanging="497"/>
      </w:pPr>
      <w:rPr>
        <w:rFonts w:hint="default"/>
        <w:lang w:val="en-US" w:eastAsia="en-US" w:bidi="ar-SA"/>
      </w:rPr>
    </w:lvl>
    <w:lvl w:ilvl="2" w:tplc="C896BFC6">
      <w:numFmt w:val="bullet"/>
      <w:lvlText w:val="•"/>
      <w:lvlJc w:val="left"/>
      <w:pPr>
        <w:ind w:left="4326" w:hanging="497"/>
      </w:pPr>
      <w:rPr>
        <w:rFonts w:hint="default"/>
        <w:lang w:val="en-US" w:eastAsia="en-US" w:bidi="ar-SA"/>
      </w:rPr>
    </w:lvl>
    <w:lvl w:ilvl="3" w:tplc="BCDA75F6">
      <w:numFmt w:val="bullet"/>
      <w:lvlText w:val="•"/>
      <w:lvlJc w:val="left"/>
      <w:pPr>
        <w:ind w:left="5273" w:hanging="497"/>
      </w:pPr>
      <w:rPr>
        <w:rFonts w:hint="default"/>
        <w:lang w:val="en-US" w:eastAsia="en-US" w:bidi="ar-SA"/>
      </w:rPr>
    </w:lvl>
    <w:lvl w:ilvl="4" w:tplc="F55A4976">
      <w:numFmt w:val="bullet"/>
      <w:lvlText w:val="•"/>
      <w:lvlJc w:val="left"/>
      <w:pPr>
        <w:ind w:left="6219" w:hanging="497"/>
      </w:pPr>
      <w:rPr>
        <w:rFonts w:hint="default"/>
        <w:lang w:val="en-US" w:eastAsia="en-US" w:bidi="ar-SA"/>
      </w:rPr>
    </w:lvl>
    <w:lvl w:ilvl="5" w:tplc="A7946218">
      <w:numFmt w:val="bullet"/>
      <w:lvlText w:val="•"/>
      <w:lvlJc w:val="left"/>
      <w:pPr>
        <w:ind w:left="7166" w:hanging="497"/>
      </w:pPr>
      <w:rPr>
        <w:rFonts w:hint="default"/>
        <w:lang w:val="en-US" w:eastAsia="en-US" w:bidi="ar-SA"/>
      </w:rPr>
    </w:lvl>
    <w:lvl w:ilvl="6" w:tplc="A58A2926">
      <w:numFmt w:val="bullet"/>
      <w:lvlText w:val="•"/>
      <w:lvlJc w:val="left"/>
      <w:pPr>
        <w:ind w:left="8112" w:hanging="497"/>
      </w:pPr>
      <w:rPr>
        <w:rFonts w:hint="default"/>
        <w:lang w:val="en-US" w:eastAsia="en-US" w:bidi="ar-SA"/>
      </w:rPr>
    </w:lvl>
    <w:lvl w:ilvl="7" w:tplc="E31C6B18">
      <w:numFmt w:val="bullet"/>
      <w:lvlText w:val="•"/>
      <w:lvlJc w:val="left"/>
      <w:pPr>
        <w:ind w:left="9059" w:hanging="497"/>
      </w:pPr>
      <w:rPr>
        <w:rFonts w:hint="default"/>
        <w:lang w:val="en-US" w:eastAsia="en-US" w:bidi="ar-SA"/>
      </w:rPr>
    </w:lvl>
    <w:lvl w:ilvl="8" w:tplc="F5D6A72C">
      <w:numFmt w:val="bullet"/>
      <w:lvlText w:val="•"/>
      <w:lvlJc w:val="left"/>
      <w:pPr>
        <w:ind w:left="10006" w:hanging="497"/>
      </w:pPr>
      <w:rPr>
        <w:rFonts w:hint="default"/>
        <w:lang w:val="en-US" w:eastAsia="en-US" w:bidi="ar-SA"/>
      </w:rPr>
    </w:lvl>
  </w:abstractNum>
  <w:abstractNum w:abstractNumId="35" w15:restartNumberingAfterBreak="0">
    <w:nsid w:val="3D8C5187"/>
    <w:multiLevelType w:val="multilevel"/>
    <w:tmpl w:val="948653A4"/>
    <w:lvl w:ilvl="0">
      <w:start w:val="9"/>
      <w:numFmt w:val="decimal"/>
      <w:lvlText w:val="%1"/>
      <w:lvlJc w:val="left"/>
      <w:pPr>
        <w:ind w:left="2021" w:hanging="58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21" w:hanging="581"/>
        <w:jc w:val="left"/>
      </w:pPr>
      <w:rPr>
        <w:rFonts w:ascii="Arial" w:eastAsia="Arial" w:hAnsi="Arial" w:cs="Arial" w:hint="default"/>
        <w:b/>
        <w:bCs/>
        <w:spacing w:val="-1"/>
        <w:w w:val="100"/>
        <w:sz w:val="23"/>
        <w:szCs w:val="23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2520" w:hanging="48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2880" w:hanging="36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4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5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22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413B2D33"/>
    <w:multiLevelType w:val="multilevel"/>
    <w:tmpl w:val="16ECD17E"/>
    <w:lvl w:ilvl="0">
      <w:start w:val="10"/>
      <w:numFmt w:val="decimal"/>
      <w:lvlText w:val="%1"/>
      <w:lvlJc w:val="left"/>
      <w:pPr>
        <w:ind w:left="2021" w:hanging="58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21" w:hanging="581"/>
        <w:jc w:val="left"/>
      </w:pPr>
      <w:rPr>
        <w:rFonts w:ascii="Arial" w:eastAsia="Arial" w:hAnsi="Arial" w:cs="Arial" w:hint="default"/>
        <w:b/>
        <w:bCs/>
        <w:spacing w:val="-1"/>
        <w:w w:val="100"/>
        <w:sz w:val="23"/>
        <w:szCs w:val="2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41" w:hanging="701"/>
        <w:jc w:val="left"/>
      </w:pPr>
      <w:rPr>
        <w:rFonts w:hint="default"/>
        <w:b/>
        <w:bCs/>
        <w:spacing w:val="-1"/>
        <w:w w:val="100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2520" w:hanging="701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4">
      <w:numFmt w:val="bullet"/>
      <w:lvlText w:val="•"/>
      <w:lvlJc w:val="left"/>
      <w:pPr>
        <w:ind w:left="4864" w:hanging="7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37" w:hanging="7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9" w:hanging="7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82" w:hanging="7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54" w:hanging="701"/>
      </w:pPr>
      <w:rPr>
        <w:rFonts w:hint="default"/>
        <w:lang w:val="en-US" w:eastAsia="en-US" w:bidi="ar-SA"/>
      </w:rPr>
    </w:lvl>
  </w:abstractNum>
  <w:abstractNum w:abstractNumId="37" w15:restartNumberingAfterBreak="0">
    <w:nsid w:val="4461058D"/>
    <w:multiLevelType w:val="hybridMultilevel"/>
    <w:tmpl w:val="4874F7A8"/>
    <w:lvl w:ilvl="0" w:tplc="814E0842">
      <w:start w:val="1"/>
      <w:numFmt w:val="upperLetter"/>
      <w:lvlText w:val="%1."/>
      <w:lvlJc w:val="left"/>
      <w:pPr>
        <w:ind w:left="2621" w:hanging="461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4784F006">
      <w:numFmt w:val="bullet"/>
      <w:lvlText w:val="•"/>
      <w:lvlJc w:val="left"/>
      <w:pPr>
        <w:ind w:left="3547" w:hanging="461"/>
      </w:pPr>
      <w:rPr>
        <w:rFonts w:hint="default"/>
        <w:lang w:val="en-US" w:eastAsia="en-US" w:bidi="ar-SA"/>
      </w:rPr>
    </w:lvl>
    <w:lvl w:ilvl="2" w:tplc="BCA6C7B2">
      <w:numFmt w:val="bullet"/>
      <w:lvlText w:val="•"/>
      <w:lvlJc w:val="left"/>
      <w:pPr>
        <w:ind w:left="4475" w:hanging="461"/>
      </w:pPr>
      <w:rPr>
        <w:rFonts w:hint="default"/>
        <w:lang w:val="en-US" w:eastAsia="en-US" w:bidi="ar-SA"/>
      </w:rPr>
    </w:lvl>
    <w:lvl w:ilvl="3" w:tplc="9E6E555E">
      <w:numFmt w:val="bullet"/>
      <w:lvlText w:val="•"/>
      <w:lvlJc w:val="left"/>
      <w:pPr>
        <w:ind w:left="5403" w:hanging="461"/>
      </w:pPr>
      <w:rPr>
        <w:rFonts w:hint="default"/>
        <w:lang w:val="en-US" w:eastAsia="en-US" w:bidi="ar-SA"/>
      </w:rPr>
    </w:lvl>
    <w:lvl w:ilvl="4" w:tplc="55EEFFE2">
      <w:numFmt w:val="bullet"/>
      <w:lvlText w:val="•"/>
      <w:lvlJc w:val="left"/>
      <w:pPr>
        <w:ind w:left="6331" w:hanging="461"/>
      </w:pPr>
      <w:rPr>
        <w:rFonts w:hint="default"/>
        <w:lang w:val="en-US" w:eastAsia="en-US" w:bidi="ar-SA"/>
      </w:rPr>
    </w:lvl>
    <w:lvl w:ilvl="5" w:tplc="30488CFC">
      <w:numFmt w:val="bullet"/>
      <w:lvlText w:val="•"/>
      <w:lvlJc w:val="left"/>
      <w:pPr>
        <w:ind w:left="7259" w:hanging="461"/>
      </w:pPr>
      <w:rPr>
        <w:rFonts w:hint="default"/>
        <w:lang w:val="en-US" w:eastAsia="en-US" w:bidi="ar-SA"/>
      </w:rPr>
    </w:lvl>
    <w:lvl w:ilvl="6" w:tplc="181ADDC2">
      <w:numFmt w:val="bullet"/>
      <w:lvlText w:val="•"/>
      <w:lvlJc w:val="left"/>
      <w:pPr>
        <w:ind w:left="8187" w:hanging="461"/>
      </w:pPr>
      <w:rPr>
        <w:rFonts w:hint="default"/>
        <w:lang w:val="en-US" w:eastAsia="en-US" w:bidi="ar-SA"/>
      </w:rPr>
    </w:lvl>
    <w:lvl w:ilvl="7" w:tplc="ED042FE6">
      <w:numFmt w:val="bullet"/>
      <w:lvlText w:val="•"/>
      <w:lvlJc w:val="left"/>
      <w:pPr>
        <w:ind w:left="9115" w:hanging="461"/>
      </w:pPr>
      <w:rPr>
        <w:rFonts w:hint="default"/>
        <w:lang w:val="en-US" w:eastAsia="en-US" w:bidi="ar-SA"/>
      </w:rPr>
    </w:lvl>
    <w:lvl w:ilvl="8" w:tplc="009E010A">
      <w:numFmt w:val="bullet"/>
      <w:lvlText w:val="•"/>
      <w:lvlJc w:val="left"/>
      <w:pPr>
        <w:ind w:left="10043" w:hanging="461"/>
      </w:pPr>
      <w:rPr>
        <w:rFonts w:hint="default"/>
        <w:lang w:val="en-US" w:eastAsia="en-US" w:bidi="ar-SA"/>
      </w:rPr>
    </w:lvl>
  </w:abstractNum>
  <w:abstractNum w:abstractNumId="38" w15:restartNumberingAfterBreak="0">
    <w:nsid w:val="4593667C"/>
    <w:multiLevelType w:val="hybridMultilevel"/>
    <w:tmpl w:val="F978F4B4"/>
    <w:lvl w:ilvl="0" w:tplc="3528AD72">
      <w:start w:val="1"/>
      <w:numFmt w:val="decimal"/>
      <w:lvlText w:val="%1."/>
      <w:lvlJc w:val="left"/>
      <w:pPr>
        <w:ind w:left="2400" w:hanging="346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7FD0D518">
      <w:numFmt w:val="bullet"/>
      <w:lvlText w:val="•"/>
      <w:lvlJc w:val="left"/>
      <w:pPr>
        <w:ind w:left="3349" w:hanging="346"/>
      </w:pPr>
      <w:rPr>
        <w:rFonts w:hint="default"/>
        <w:lang w:val="en-US" w:eastAsia="en-US" w:bidi="ar-SA"/>
      </w:rPr>
    </w:lvl>
    <w:lvl w:ilvl="2" w:tplc="9ED8339C">
      <w:numFmt w:val="bullet"/>
      <w:lvlText w:val="•"/>
      <w:lvlJc w:val="left"/>
      <w:pPr>
        <w:ind w:left="4299" w:hanging="346"/>
      </w:pPr>
      <w:rPr>
        <w:rFonts w:hint="default"/>
        <w:lang w:val="en-US" w:eastAsia="en-US" w:bidi="ar-SA"/>
      </w:rPr>
    </w:lvl>
    <w:lvl w:ilvl="3" w:tplc="4AAC0D76">
      <w:numFmt w:val="bullet"/>
      <w:lvlText w:val="•"/>
      <w:lvlJc w:val="left"/>
      <w:pPr>
        <w:ind w:left="5249" w:hanging="346"/>
      </w:pPr>
      <w:rPr>
        <w:rFonts w:hint="default"/>
        <w:lang w:val="en-US" w:eastAsia="en-US" w:bidi="ar-SA"/>
      </w:rPr>
    </w:lvl>
    <w:lvl w:ilvl="4" w:tplc="BBC04884">
      <w:numFmt w:val="bullet"/>
      <w:lvlText w:val="•"/>
      <w:lvlJc w:val="left"/>
      <w:pPr>
        <w:ind w:left="6199" w:hanging="346"/>
      </w:pPr>
      <w:rPr>
        <w:rFonts w:hint="default"/>
        <w:lang w:val="en-US" w:eastAsia="en-US" w:bidi="ar-SA"/>
      </w:rPr>
    </w:lvl>
    <w:lvl w:ilvl="5" w:tplc="6A12C0F0">
      <w:numFmt w:val="bullet"/>
      <w:lvlText w:val="•"/>
      <w:lvlJc w:val="left"/>
      <w:pPr>
        <w:ind w:left="7149" w:hanging="346"/>
      </w:pPr>
      <w:rPr>
        <w:rFonts w:hint="default"/>
        <w:lang w:val="en-US" w:eastAsia="en-US" w:bidi="ar-SA"/>
      </w:rPr>
    </w:lvl>
    <w:lvl w:ilvl="6" w:tplc="293AFF94">
      <w:numFmt w:val="bullet"/>
      <w:lvlText w:val="•"/>
      <w:lvlJc w:val="left"/>
      <w:pPr>
        <w:ind w:left="8099" w:hanging="346"/>
      </w:pPr>
      <w:rPr>
        <w:rFonts w:hint="default"/>
        <w:lang w:val="en-US" w:eastAsia="en-US" w:bidi="ar-SA"/>
      </w:rPr>
    </w:lvl>
    <w:lvl w:ilvl="7" w:tplc="9FEE1FE0">
      <w:numFmt w:val="bullet"/>
      <w:lvlText w:val="•"/>
      <w:lvlJc w:val="left"/>
      <w:pPr>
        <w:ind w:left="9049" w:hanging="346"/>
      </w:pPr>
      <w:rPr>
        <w:rFonts w:hint="default"/>
        <w:lang w:val="en-US" w:eastAsia="en-US" w:bidi="ar-SA"/>
      </w:rPr>
    </w:lvl>
    <w:lvl w:ilvl="8" w:tplc="1CFAF84E">
      <w:numFmt w:val="bullet"/>
      <w:lvlText w:val="•"/>
      <w:lvlJc w:val="left"/>
      <w:pPr>
        <w:ind w:left="9999" w:hanging="346"/>
      </w:pPr>
      <w:rPr>
        <w:rFonts w:hint="default"/>
        <w:lang w:val="en-US" w:eastAsia="en-US" w:bidi="ar-SA"/>
      </w:rPr>
    </w:lvl>
  </w:abstractNum>
  <w:abstractNum w:abstractNumId="39" w15:restartNumberingAfterBreak="0">
    <w:nsid w:val="4EC765FB"/>
    <w:multiLevelType w:val="multilevel"/>
    <w:tmpl w:val="56186332"/>
    <w:lvl w:ilvl="0">
      <w:start w:val="4"/>
      <w:numFmt w:val="decimal"/>
      <w:lvlText w:val="%1"/>
      <w:lvlJc w:val="left"/>
      <w:pPr>
        <w:ind w:left="2299" w:hanging="860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2299" w:hanging="860"/>
        <w:jc w:val="left"/>
      </w:pPr>
      <w:rPr>
        <w:rFonts w:hint="default"/>
        <w:lang w:val="en-US" w:eastAsia="en-US" w:bidi="ar-SA"/>
      </w:rPr>
    </w:lvl>
    <w:lvl w:ilvl="2">
      <w:start w:val="4"/>
      <w:numFmt w:val="decimal"/>
      <w:lvlText w:val="%1.%2.%3"/>
      <w:lvlJc w:val="left"/>
      <w:pPr>
        <w:ind w:left="2299" w:hanging="860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299" w:hanging="860"/>
        <w:jc w:val="left"/>
      </w:pPr>
      <w:rPr>
        <w:rFonts w:hint="default"/>
        <w:spacing w:val="-1"/>
        <w:w w:val="100"/>
        <w:lang w:val="en-US" w:eastAsia="en-US" w:bidi="ar-SA"/>
      </w:rPr>
    </w:lvl>
    <w:lvl w:ilvl="4">
      <w:numFmt w:val="bullet"/>
      <w:lvlText w:val="o"/>
      <w:lvlJc w:val="left"/>
      <w:pPr>
        <w:ind w:left="2880" w:hanging="341"/>
      </w:pPr>
      <w:rPr>
        <w:rFonts w:ascii="Courier New" w:eastAsia="Courier New" w:hAnsi="Courier New" w:cs="Courier New" w:hint="default"/>
        <w:w w:val="100"/>
        <w:sz w:val="21"/>
        <w:szCs w:val="21"/>
        <w:lang w:val="en-US" w:eastAsia="en-US" w:bidi="ar-SA"/>
      </w:rPr>
    </w:lvl>
    <w:lvl w:ilvl="5">
      <w:numFmt w:val="bullet"/>
      <w:lvlText w:val="•"/>
      <w:lvlJc w:val="left"/>
      <w:pPr>
        <w:ind w:left="6888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92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94" w:hanging="341"/>
      </w:pPr>
      <w:rPr>
        <w:rFonts w:hint="default"/>
        <w:lang w:val="en-US" w:eastAsia="en-US" w:bidi="ar-SA"/>
      </w:rPr>
    </w:lvl>
  </w:abstractNum>
  <w:abstractNum w:abstractNumId="40" w15:restartNumberingAfterBreak="0">
    <w:nsid w:val="500D565F"/>
    <w:multiLevelType w:val="multilevel"/>
    <w:tmpl w:val="D918152E"/>
    <w:lvl w:ilvl="0">
      <w:start w:val="9"/>
      <w:numFmt w:val="decimal"/>
      <w:lvlText w:val="%1"/>
      <w:lvlJc w:val="left"/>
      <w:pPr>
        <w:ind w:left="2160" w:hanging="72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216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60" w:hanging="72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5081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55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2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003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977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951" w:hanging="720"/>
      </w:pPr>
      <w:rPr>
        <w:rFonts w:hint="default"/>
        <w:lang w:val="en-US" w:eastAsia="en-US" w:bidi="ar-SA"/>
      </w:rPr>
    </w:lvl>
  </w:abstractNum>
  <w:abstractNum w:abstractNumId="41" w15:restartNumberingAfterBreak="0">
    <w:nsid w:val="50CD7F2E"/>
    <w:multiLevelType w:val="hybridMultilevel"/>
    <w:tmpl w:val="AAD2DCBA"/>
    <w:lvl w:ilvl="0" w:tplc="5B7C2436">
      <w:start w:val="1"/>
      <w:numFmt w:val="upperLetter"/>
      <w:lvlText w:val="%1."/>
      <w:lvlJc w:val="left"/>
      <w:pPr>
        <w:ind w:left="3060" w:hanging="459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772A1804">
      <w:numFmt w:val="bullet"/>
      <w:lvlText w:val="•"/>
      <w:lvlJc w:val="left"/>
      <w:pPr>
        <w:ind w:left="3943" w:hanging="459"/>
      </w:pPr>
      <w:rPr>
        <w:rFonts w:hint="default"/>
        <w:lang w:val="en-US" w:eastAsia="en-US" w:bidi="ar-SA"/>
      </w:rPr>
    </w:lvl>
    <w:lvl w:ilvl="2" w:tplc="C65E8C8C">
      <w:numFmt w:val="bullet"/>
      <w:lvlText w:val="•"/>
      <w:lvlJc w:val="left"/>
      <w:pPr>
        <w:ind w:left="4827" w:hanging="459"/>
      </w:pPr>
      <w:rPr>
        <w:rFonts w:hint="default"/>
        <w:lang w:val="en-US" w:eastAsia="en-US" w:bidi="ar-SA"/>
      </w:rPr>
    </w:lvl>
    <w:lvl w:ilvl="3" w:tplc="3D9C0392">
      <w:numFmt w:val="bullet"/>
      <w:lvlText w:val="•"/>
      <w:lvlJc w:val="left"/>
      <w:pPr>
        <w:ind w:left="5711" w:hanging="459"/>
      </w:pPr>
      <w:rPr>
        <w:rFonts w:hint="default"/>
        <w:lang w:val="en-US" w:eastAsia="en-US" w:bidi="ar-SA"/>
      </w:rPr>
    </w:lvl>
    <w:lvl w:ilvl="4" w:tplc="763E8916">
      <w:numFmt w:val="bullet"/>
      <w:lvlText w:val="•"/>
      <w:lvlJc w:val="left"/>
      <w:pPr>
        <w:ind w:left="6595" w:hanging="459"/>
      </w:pPr>
      <w:rPr>
        <w:rFonts w:hint="default"/>
        <w:lang w:val="en-US" w:eastAsia="en-US" w:bidi="ar-SA"/>
      </w:rPr>
    </w:lvl>
    <w:lvl w:ilvl="5" w:tplc="862495E2">
      <w:numFmt w:val="bullet"/>
      <w:lvlText w:val="•"/>
      <w:lvlJc w:val="left"/>
      <w:pPr>
        <w:ind w:left="7479" w:hanging="459"/>
      </w:pPr>
      <w:rPr>
        <w:rFonts w:hint="default"/>
        <w:lang w:val="en-US" w:eastAsia="en-US" w:bidi="ar-SA"/>
      </w:rPr>
    </w:lvl>
    <w:lvl w:ilvl="6" w:tplc="76CE27E0">
      <w:numFmt w:val="bullet"/>
      <w:lvlText w:val="•"/>
      <w:lvlJc w:val="left"/>
      <w:pPr>
        <w:ind w:left="8363" w:hanging="459"/>
      </w:pPr>
      <w:rPr>
        <w:rFonts w:hint="default"/>
        <w:lang w:val="en-US" w:eastAsia="en-US" w:bidi="ar-SA"/>
      </w:rPr>
    </w:lvl>
    <w:lvl w:ilvl="7" w:tplc="2B305C4A">
      <w:numFmt w:val="bullet"/>
      <w:lvlText w:val="•"/>
      <w:lvlJc w:val="left"/>
      <w:pPr>
        <w:ind w:left="9247" w:hanging="459"/>
      </w:pPr>
      <w:rPr>
        <w:rFonts w:hint="default"/>
        <w:lang w:val="en-US" w:eastAsia="en-US" w:bidi="ar-SA"/>
      </w:rPr>
    </w:lvl>
    <w:lvl w:ilvl="8" w:tplc="00A04B34">
      <w:numFmt w:val="bullet"/>
      <w:lvlText w:val="•"/>
      <w:lvlJc w:val="left"/>
      <w:pPr>
        <w:ind w:left="10131" w:hanging="459"/>
      </w:pPr>
      <w:rPr>
        <w:rFonts w:hint="default"/>
        <w:lang w:val="en-US" w:eastAsia="en-US" w:bidi="ar-SA"/>
      </w:rPr>
    </w:lvl>
  </w:abstractNum>
  <w:abstractNum w:abstractNumId="42" w15:restartNumberingAfterBreak="0">
    <w:nsid w:val="562800CE"/>
    <w:multiLevelType w:val="multilevel"/>
    <w:tmpl w:val="E21AC060"/>
    <w:lvl w:ilvl="0">
      <w:start w:val="2"/>
      <w:numFmt w:val="decimal"/>
      <w:lvlText w:val="%1"/>
      <w:lvlJc w:val="left"/>
      <w:pPr>
        <w:ind w:left="2299" w:hanging="86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299" w:hanging="86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99" w:hanging="860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299" w:hanging="860"/>
        <w:jc w:val="left"/>
      </w:pPr>
      <w:rPr>
        <w:rFonts w:ascii="Arial MT" w:eastAsia="Arial MT" w:hAnsi="Arial MT" w:cs="Arial MT" w:hint="default"/>
        <w:spacing w:val="-3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6139" w:hanging="8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99" w:hanging="8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059" w:hanging="8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19" w:hanging="8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979" w:hanging="860"/>
      </w:pPr>
      <w:rPr>
        <w:rFonts w:hint="default"/>
        <w:lang w:val="en-US" w:eastAsia="en-US" w:bidi="ar-SA"/>
      </w:rPr>
    </w:lvl>
  </w:abstractNum>
  <w:abstractNum w:abstractNumId="43" w15:restartNumberingAfterBreak="0">
    <w:nsid w:val="56A82F71"/>
    <w:multiLevelType w:val="multilevel"/>
    <w:tmpl w:val="B02E5E62"/>
    <w:lvl w:ilvl="0">
      <w:start w:val="1"/>
      <w:numFmt w:val="decimal"/>
      <w:lvlText w:val="%1"/>
      <w:lvlJc w:val="left"/>
      <w:pPr>
        <w:ind w:left="1901" w:hanging="360"/>
        <w:jc w:val="left"/>
      </w:pPr>
      <w:rPr>
        <w:rFonts w:ascii="Arial Black" w:eastAsia="Arial Black" w:hAnsi="Arial Black" w:cs="Arial Black" w:hint="default"/>
        <w:color w:val="0D0D0D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51" w:hanging="511"/>
        <w:jc w:val="left"/>
      </w:pPr>
      <w:rPr>
        <w:rFonts w:ascii="Arial" w:eastAsia="Arial" w:hAnsi="Arial" w:cs="Arial" w:hint="default"/>
        <w:b/>
        <w:bCs/>
        <w:spacing w:val="-1"/>
        <w:w w:val="100"/>
        <w:sz w:val="23"/>
        <w:szCs w:val="2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43" w:hanging="704"/>
        <w:jc w:val="left"/>
      </w:pPr>
      <w:rPr>
        <w:rFonts w:hint="default"/>
        <w:b/>
        <w:bCs/>
        <w:spacing w:val="-1"/>
        <w:w w:val="10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381" w:hanging="941"/>
        <w:jc w:val="left"/>
      </w:pPr>
      <w:rPr>
        <w:rFonts w:ascii="Arial MT" w:eastAsia="Arial MT" w:hAnsi="Arial MT" w:cs="Arial MT" w:hint="default"/>
        <w:spacing w:val="-3"/>
        <w:w w:val="100"/>
        <w:sz w:val="22"/>
        <w:szCs w:val="22"/>
        <w:lang w:val="en-US" w:eastAsia="en-US" w:bidi="ar-SA"/>
      </w:rPr>
    </w:lvl>
    <w:lvl w:ilvl="4">
      <w:start w:val="1"/>
      <w:numFmt w:val="lowerLetter"/>
      <w:lvlText w:val="%5."/>
      <w:lvlJc w:val="left"/>
      <w:pPr>
        <w:ind w:left="288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104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07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102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315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57BD32A2"/>
    <w:multiLevelType w:val="multilevel"/>
    <w:tmpl w:val="3F58776C"/>
    <w:lvl w:ilvl="0">
      <w:start w:val="8"/>
      <w:numFmt w:val="decimal"/>
      <w:lvlText w:val="%1"/>
      <w:lvlJc w:val="left"/>
      <w:pPr>
        <w:ind w:left="216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16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60" w:hanging="720"/>
        <w:jc w:val="left"/>
      </w:pPr>
      <w:rPr>
        <w:rFonts w:ascii="Arial" w:eastAsia="Arial" w:hAnsi="Arial" w:cs="Arial" w:hint="default"/>
        <w:b/>
        <w:bCs/>
        <w:spacing w:val="-1"/>
        <w:w w:val="100"/>
        <w:sz w:val="21"/>
        <w:szCs w:val="21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237" w:hanging="797"/>
        <w:jc w:val="left"/>
      </w:pPr>
      <w:rPr>
        <w:rFonts w:ascii="Arial" w:eastAsia="Arial" w:hAnsi="Arial" w:cs="Arial" w:hint="default"/>
        <w:i/>
        <w:iCs/>
        <w:spacing w:val="-3"/>
        <w:w w:val="100"/>
        <w:sz w:val="22"/>
        <w:szCs w:val="22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2621" w:hanging="408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5">
      <w:numFmt w:val="bullet"/>
      <w:lvlText w:val="•"/>
      <w:lvlJc w:val="left"/>
      <w:pPr>
        <w:ind w:left="4283" w:hanging="4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06" w:hanging="4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9" w:hanging="4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52" w:hanging="408"/>
      </w:pPr>
      <w:rPr>
        <w:rFonts w:hint="default"/>
        <w:lang w:val="en-US" w:eastAsia="en-US" w:bidi="ar-SA"/>
      </w:rPr>
    </w:lvl>
  </w:abstractNum>
  <w:abstractNum w:abstractNumId="45" w15:restartNumberingAfterBreak="0">
    <w:nsid w:val="59ED10DB"/>
    <w:multiLevelType w:val="hybridMultilevel"/>
    <w:tmpl w:val="A9E416BC"/>
    <w:lvl w:ilvl="0" w:tplc="A12A3C9A">
      <w:start w:val="1"/>
      <w:numFmt w:val="upperLetter"/>
      <w:lvlText w:val="%1."/>
      <w:lvlJc w:val="left"/>
      <w:pPr>
        <w:ind w:left="3060" w:hanging="372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39725B90">
      <w:numFmt w:val="bullet"/>
      <w:lvlText w:val="•"/>
      <w:lvlJc w:val="left"/>
      <w:pPr>
        <w:ind w:left="3943" w:hanging="372"/>
      </w:pPr>
      <w:rPr>
        <w:rFonts w:hint="default"/>
        <w:lang w:val="en-US" w:eastAsia="en-US" w:bidi="ar-SA"/>
      </w:rPr>
    </w:lvl>
    <w:lvl w:ilvl="2" w:tplc="05E6CA6C">
      <w:numFmt w:val="bullet"/>
      <w:lvlText w:val="•"/>
      <w:lvlJc w:val="left"/>
      <w:pPr>
        <w:ind w:left="4827" w:hanging="372"/>
      </w:pPr>
      <w:rPr>
        <w:rFonts w:hint="default"/>
        <w:lang w:val="en-US" w:eastAsia="en-US" w:bidi="ar-SA"/>
      </w:rPr>
    </w:lvl>
    <w:lvl w:ilvl="3" w:tplc="2E387490">
      <w:numFmt w:val="bullet"/>
      <w:lvlText w:val="•"/>
      <w:lvlJc w:val="left"/>
      <w:pPr>
        <w:ind w:left="5711" w:hanging="372"/>
      </w:pPr>
      <w:rPr>
        <w:rFonts w:hint="default"/>
        <w:lang w:val="en-US" w:eastAsia="en-US" w:bidi="ar-SA"/>
      </w:rPr>
    </w:lvl>
    <w:lvl w:ilvl="4" w:tplc="4EEABCFE">
      <w:numFmt w:val="bullet"/>
      <w:lvlText w:val="•"/>
      <w:lvlJc w:val="left"/>
      <w:pPr>
        <w:ind w:left="6595" w:hanging="372"/>
      </w:pPr>
      <w:rPr>
        <w:rFonts w:hint="default"/>
        <w:lang w:val="en-US" w:eastAsia="en-US" w:bidi="ar-SA"/>
      </w:rPr>
    </w:lvl>
    <w:lvl w:ilvl="5" w:tplc="F44A6D84">
      <w:numFmt w:val="bullet"/>
      <w:lvlText w:val="•"/>
      <w:lvlJc w:val="left"/>
      <w:pPr>
        <w:ind w:left="7479" w:hanging="372"/>
      </w:pPr>
      <w:rPr>
        <w:rFonts w:hint="default"/>
        <w:lang w:val="en-US" w:eastAsia="en-US" w:bidi="ar-SA"/>
      </w:rPr>
    </w:lvl>
    <w:lvl w:ilvl="6" w:tplc="C0422C3A">
      <w:numFmt w:val="bullet"/>
      <w:lvlText w:val="•"/>
      <w:lvlJc w:val="left"/>
      <w:pPr>
        <w:ind w:left="8363" w:hanging="372"/>
      </w:pPr>
      <w:rPr>
        <w:rFonts w:hint="default"/>
        <w:lang w:val="en-US" w:eastAsia="en-US" w:bidi="ar-SA"/>
      </w:rPr>
    </w:lvl>
    <w:lvl w:ilvl="7" w:tplc="38C08B3C">
      <w:numFmt w:val="bullet"/>
      <w:lvlText w:val="•"/>
      <w:lvlJc w:val="left"/>
      <w:pPr>
        <w:ind w:left="9247" w:hanging="372"/>
      </w:pPr>
      <w:rPr>
        <w:rFonts w:hint="default"/>
        <w:lang w:val="en-US" w:eastAsia="en-US" w:bidi="ar-SA"/>
      </w:rPr>
    </w:lvl>
    <w:lvl w:ilvl="8" w:tplc="F15CEC8E">
      <w:numFmt w:val="bullet"/>
      <w:lvlText w:val="•"/>
      <w:lvlJc w:val="left"/>
      <w:pPr>
        <w:ind w:left="10131" w:hanging="372"/>
      </w:pPr>
      <w:rPr>
        <w:rFonts w:hint="default"/>
        <w:lang w:val="en-US" w:eastAsia="en-US" w:bidi="ar-SA"/>
      </w:rPr>
    </w:lvl>
  </w:abstractNum>
  <w:abstractNum w:abstractNumId="46" w15:restartNumberingAfterBreak="0">
    <w:nsid w:val="5A5367C8"/>
    <w:multiLevelType w:val="hybridMultilevel"/>
    <w:tmpl w:val="73D2B69E"/>
    <w:lvl w:ilvl="0" w:tplc="4198DA74">
      <w:start w:val="1"/>
      <w:numFmt w:val="lowerLetter"/>
      <w:lvlText w:val="%1)"/>
      <w:lvlJc w:val="left"/>
      <w:pPr>
        <w:ind w:left="2880" w:hanging="36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4EEC1E34">
      <w:numFmt w:val="bullet"/>
      <w:lvlText w:val="•"/>
      <w:lvlJc w:val="left"/>
      <w:pPr>
        <w:ind w:left="3781" w:hanging="360"/>
      </w:pPr>
      <w:rPr>
        <w:rFonts w:hint="default"/>
        <w:lang w:val="en-US" w:eastAsia="en-US" w:bidi="ar-SA"/>
      </w:rPr>
    </w:lvl>
    <w:lvl w:ilvl="2" w:tplc="F8BCE344">
      <w:numFmt w:val="bullet"/>
      <w:lvlText w:val="•"/>
      <w:lvlJc w:val="left"/>
      <w:pPr>
        <w:ind w:left="4683" w:hanging="360"/>
      </w:pPr>
      <w:rPr>
        <w:rFonts w:hint="default"/>
        <w:lang w:val="en-US" w:eastAsia="en-US" w:bidi="ar-SA"/>
      </w:rPr>
    </w:lvl>
    <w:lvl w:ilvl="3" w:tplc="5BE02294">
      <w:numFmt w:val="bullet"/>
      <w:lvlText w:val="•"/>
      <w:lvlJc w:val="left"/>
      <w:pPr>
        <w:ind w:left="5585" w:hanging="360"/>
      </w:pPr>
      <w:rPr>
        <w:rFonts w:hint="default"/>
        <w:lang w:val="en-US" w:eastAsia="en-US" w:bidi="ar-SA"/>
      </w:rPr>
    </w:lvl>
    <w:lvl w:ilvl="4" w:tplc="D22C8A0E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5" w:tplc="C2ACC03C"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  <w:lvl w:ilvl="6" w:tplc="63203DFE">
      <w:numFmt w:val="bullet"/>
      <w:lvlText w:val="•"/>
      <w:lvlJc w:val="left"/>
      <w:pPr>
        <w:ind w:left="8291" w:hanging="360"/>
      </w:pPr>
      <w:rPr>
        <w:rFonts w:hint="default"/>
        <w:lang w:val="en-US" w:eastAsia="en-US" w:bidi="ar-SA"/>
      </w:rPr>
    </w:lvl>
    <w:lvl w:ilvl="7" w:tplc="90B2679A">
      <w:numFmt w:val="bullet"/>
      <w:lvlText w:val="•"/>
      <w:lvlJc w:val="left"/>
      <w:pPr>
        <w:ind w:left="9193" w:hanging="360"/>
      </w:pPr>
      <w:rPr>
        <w:rFonts w:hint="default"/>
        <w:lang w:val="en-US" w:eastAsia="en-US" w:bidi="ar-SA"/>
      </w:rPr>
    </w:lvl>
    <w:lvl w:ilvl="8" w:tplc="0F826B06">
      <w:numFmt w:val="bullet"/>
      <w:lvlText w:val="•"/>
      <w:lvlJc w:val="left"/>
      <w:pPr>
        <w:ind w:left="10095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5B2313B9"/>
    <w:multiLevelType w:val="multilevel"/>
    <w:tmpl w:val="EC5C2A90"/>
    <w:lvl w:ilvl="0">
      <w:start w:val="4"/>
      <w:numFmt w:val="decimal"/>
      <w:lvlText w:val="%1"/>
      <w:lvlJc w:val="left"/>
      <w:pPr>
        <w:ind w:left="2299" w:hanging="86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2299" w:hanging="860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2299" w:hanging="860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299" w:hanging="860"/>
        <w:jc w:val="left"/>
      </w:pPr>
      <w:rPr>
        <w:rFonts w:ascii="Arial MT" w:eastAsia="Arial MT" w:hAnsi="Arial MT" w:cs="Arial MT" w:hint="default"/>
        <w:spacing w:val="-3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6139" w:hanging="8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99" w:hanging="8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059" w:hanging="8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19" w:hanging="8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979" w:hanging="860"/>
      </w:pPr>
      <w:rPr>
        <w:rFonts w:hint="default"/>
        <w:lang w:val="en-US" w:eastAsia="en-US" w:bidi="ar-SA"/>
      </w:rPr>
    </w:lvl>
  </w:abstractNum>
  <w:abstractNum w:abstractNumId="48" w15:restartNumberingAfterBreak="0">
    <w:nsid w:val="5DCE7B8F"/>
    <w:multiLevelType w:val="hybridMultilevel"/>
    <w:tmpl w:val="024C9384"/>
    <w:lvl w:ilvl="0" w:tplc="B6B02CB0">
      <w:start w:val="1"/>
      <w:numFmt w:val="upperLetter"/>
      <w:lvlText w:val="%1."/>
      <w:lvlJc w:val="left"/>
      <w:pPr>
        <w:ind w:left="252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C366CF7E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2" w:tplc="D4903E34">
      <w:numFmt w:val="bullet"/>
      <w:lvlText w:val="•"/>
      <w:lvlJc w:val="left"/>
      <w:pPr>
        <w:ind w:left="4395" w:hanging="360"/>
      </w:pPr>
      <w:rPr>
        <w:rFonts w:hint="default"/>
        <w:lang w:val="en-US" w:eastAsia="en-US" w:bidi="ar-SA"/>
      </w:rPr>
    </w:lvl>
    <w:lvl w:ilvl="3" w:tplc="B95C9B26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4" w:tplc="88687F0E"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5" w:tplc="D8E0AAF0">
      <w:numFmt w:val="bullet"/>
      <w:lvlText w:val="•"/>
      <w:lvlJc w:val="left"/>
      <w:pPr>
        <w:ind w:left="7209" w:hanging="360"/>
      </w:pPr>
      <w:rPr>
        <w:rFonts w:hint="default"/>
        <w:lang w:val="en-US" w:eastAsia="en-US" w:bidi="ar-SA"/>
      </w:rPr>
    </w:lvl>
    <w:lvl w:ilvl="6" w:tplc="5F86EC44">
      <w:numFmt w:val="bullet"/>
      <w:lvlText w:val="•"/>
      <w:lvlJc w:val="left"/>
      <w:pPr>
        <w:ind w:left="8147" w:hanging="360"/>
      </w:pPr>
      <w:rPr>
        <w:rFonts w:hint="default"/>
        <w:lang w:val="en-US" w:eastAsia="en-US" w:bidi="ar-SA"/>
      </w:rPr>
    </w:lvl>
    <w:lvl w:ilvl="7" w:tplc="AB3A463E">
      <w:numFmt w:val="bullet"/>
      <w:lvlText w:val="•"/>
      <w:lvlJc w:val="left"/>
      <w:pPr>
        <w:ind w:left="9085" w:hanging="360"/>
      </w:pPr>
      <w:rPr>
        <w:rFonts w:hint="default"/>
        <w:lang w:val="en-US" w:eastAsia="en-US" w:bidi="ar-SA"/>
      </w:rPr>
    </w:lvl>
    <w:lvl w:ilvl="8" w:tplc="425E739E">
      <w:numFmt w:val="bullet"/>
      <w:lvlText w:val="•"/>
      <w:lvlJc w:val="left"/>
      <w:pPr>
        <w:ind w:left="10023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60A739E6"/>
    <w:multiLevelType w:val="hybridMultilevel"/>
    <w:tmpl w:val="BEA431F8"/>
    <w:lvl w:ilvl="0" w:tplc="5442D69C">
      <w:start w:val="1"/>
      <w:numFmt w:val="lowerLetter"/>
      <w:lvlText w:val="%1."/>
      <w:lvlJc w:val="left"/>
      <w:pPr>
        <w:ind w:left="2400" w:hanging="36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DA360A7E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2" w:tplc="E9223BF6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3" w:tplc="DD742C50">
      <w:numFmt w:val="bullet"/>
      <w:lvlText w:val="•"/>
      <w:lvlJc w:val="left"/>
      <w:pPr>
        <w:ind w:left="5249" w:hanging="360"/>
      </w:pPr>
      <w:rPr>
        <w:rFonts w:hint="default"/>
        <w:lang w:val="en-US" w:eastAsia="en-US" w:bidi="ar-SA"/>
      </w:rPr>
    </w:lvl>
    <w:lvl w:ilvl="4" w:tplc="54302A22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5" w:tplc="DA520A3E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6" w:tplc="3CAE31C0">
      <w:numFmt w:val="bullet"/>
      <w:lvlText w:val="•"/>
      <w:lvlJc w:val="left"/>
      <w:pPr>
        <w:ind w:left="8099" w:hanging="360"/>
      </w:pPr>
      <w:rPr>
        <w:rFonts w:hint="default"/>
        <w:lang w:val="en-US" w:eastAsia="en-US" w:bidi="ar-SA"/>
      </w:rPr>
    </w:lvl>
    <w:lvl w:ilvl="7" w:tplc="F168C850">
      <w:numFmt w:val="bullet"/>
      <w:lvlText w:val="•"/>
      <w:lvlJc w:val="left"/>
      <w:pPr>
        <w:ind w:left="9049" w:hanging="360"/>
      </w:pPr>
      <w:rPr>
        <w:rFonts w:hint="default"/>
        <w:lang w:val="en-US" w:eastAsia="en-US" w:bidi="ar-SA"/>
      </w:rPr>
    </w:lvl>
    <w:lvl w:ilvl="8" w:tplc="2528B522">
      <w:numFmt w:val="bullet"/>
      <w:lvlText w:val="•"/>
      <w:lvlJc w:val="left"/>
      <w:pPr>
        <w:ind w:left="9999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626B7450"/>
    <w:multiLevelType w:val="hybridMultilevel"/>
    <w:tmpl w:val="E58CC35E"/>
    <w:lvl w:ilvl="0" w:tplc="9BA69ABA">
      <w:start w:val="1"/>
      <w:numFmt w:val="lowerLetter"/>
      <w:lvlText w:val="%1."/>
      <w:lvlJc w:val="left"/>
      <w:pPr>
        <w:ind w:left="2520" w:hanging="36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5C06A8AC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2" w:tplc="561C0098">
      <w:numFmt w:val="bullet"/>
      <w:lvlText w:val="•"/>
      <w:lvlJc w:val="left"/>
      <w:pPr>
        <w:ind w:left="4395" w:hanging="360"/>
      </w:pPr>
      <w:rPr>
        <w:rFonts w:hint="default"/>
        <w:lang w:val="en-US" w:eastAsia="en-US" w:bidi="ar-SA"/>
      </w:rPr>
    </w:lvl>
    <w:lvl w:ilvl="3" w:tplc="15DC1834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4" w:tplc="FB5EFA08"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5" w:tplc="A2342AF2">
      <w:numFmt w:val="bullet"/>
      <w:lvlText w:val="•"/>
      <w:lvlJc w:val="left"/>
      <w:pPr>
        <w:ind w:left="7209" w:hanging="360"/>
      </w:pPr>
      <w:rPr>
        <w:rFonts w:hint="default"/>
        <w:lang w:val="en-US" w:eastAsia="en-US" w:bidi="ar-SA"/>
      </w:rPr>
    </w:lvl>
    <w:lvl w:ilvl="6" w:tplc="13A8618C">
      <w:numFmt w:val="bullet"/>
      <w:lvlText w:val="•"/>
      <w:lvlJc w:val="left"/>
      <w:pPr>
        <w:ind w:left="8147" w:hanging="360"/>
      </w:pPr>
      <w:rPr>
        <w:rFonts w:hint="default"/>
        <w:lang w:val="en-US" w:eastAsia="en-US" w:bidi="ar-SA"/>
      </w:rPr>
    </w:lvl>
    <w:lvl w:ilvl="7" w:tplc="BA5611E4">
      <w:numFmt w:val="bullet"/>
      <w:lvlText w:val="•"/>
      <w:lvlJc w:val="left"/>
      <w:pPr>
        <w:ind w:left="9085" w:hanging="360"/>
      </w:pPr>
      <w:rPr>
        <w:rFonts w:hint="default"/>
        <w:lang w:val="en-US" w:eastAsia="en-US" w:bidi="ar-SA"/>
      </w:rPr>
    </w:lvl>
    <w:lvl w:ilvl="8" w:tplc="CF301F46">
      <w:numFmt w:val="bullet"/>
      <w:lvlText w:val="•"/>
      <w:lvlJc w:val="left"/>
      <w:pPr>
        <w:ind w:left="10023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64926FC9"/>
    <w:multiLevelType w:val="hybridMultilevel"/>
    <w:tmpl w:val="63DECFFA"/>
    <w:lvl w:ilvl="0" w:tplc="24FE86D4">
      <w:start w:val="1"/>
      <w:numFmt w:val="lowerLetter"/>
      <w:lvlText w:val="%1)"/>
      <w:lvlJc w:val="left"/>
      <w:pPr>
        <w:ind w:left="2880" w:hanging="360"/>
        <w:jc w:val="left"/>
      </w:pPr>
      <w:rPr>
        <w:rFonts w:hint="default"/>
        <w:w w:val="100"/>
        <w:lang w:val="en-US" w:eastAsia="en-US" w:bidi="ar-SA"/>
      </w:rPr>
    </w:lvl>
    <w:lvl w:ilvl="1" w:tplc="195E94FA">
      <w:numFmt w:val="bullet"/>
      <w:lvlText w:val="•"/>
      <w:lvlJc w:val="left"/>
      <w:pPr>
        <w:ind w:left="3781" w:hanging="360"/>
      </w:pPr>
      <w:rPr>
        <w:rFonts w:hint="default"/>
        <w:lang w:val="en-US" w:eastAsia="en-US" w:bidi="ar-SA"/>
      </w:rPr>
    </w:lvl>
    <w:lvl w:ilvl="2" w:tplc="E1F4F734">
      <w:numFmt w:val="bullet"/>
      <w:lvlText w:val="•"/>
      <w:lvlJc w:val="left"/>
      <w:pPr>
        <w:ind w:left="4683" w:hanging="360"/>
      </w:pPr>
      <w:rPr>
        <w:rFonts w:hint="default"/>
        <w:lang w:val="en-US" w:eastAsia="en-US" w:bidi="ar-SA"/>
      </w:rPr>
    </w:lvl>
    <w:lvl w:ilvl="3" w:tplc="174C4722">
      <w:numFmt w:val="bullet"/>
      <w:lvlText w:val="•"/>
      <w:lvlJc w:val="left"/>
      <w:pPr>
        <w:ind w:left="5585" w:hanging="360"/>
      </w:pPr>
      <w:rPr>
        <w:rFonts w:hint="default"/>
        <w:lang w:val="en-US" w:eastAsia="en-US" w:bidi="ar-SA"/>
      </w:rPr>
    </w:lvl>
    <w:lvl w:ilvl="4" w:tplc="43C8A536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5" w:tplc="92286EDC"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  <w:lvl w:ilvl="6" w:tplc="85ACB4EC">
      <w:numFmt w:val="bullet"/>
      <w:lvlText w:val="•"/>
      <w:lvlJc w:val="left"/>
      <w:pPr>
        <w:ind w:left="8291" w:hanging="360"/>
      </w:pPr>
      <w:rPr>
        <w:rFonts w:hint="default"/>
        <w:lang w:val="en-US" w:eastAsia="en-US" w:bidi="ar-SA"/>
      </w:rPr>
    </w:lvl>
    <w:lvl w:ilvl="7" w:tplc="53B840F0">
      <w:numFmt w:val="bullet"/>
      <w:lvlText w:val="•"/>
      <w:lvlJc w:val="left"/>
      <w:pPr>
        <w:ind w:left="9193" w:hanging="360"/>
      </w:pPr>
      <w:rPr>
        <w:rFonts w:hint="default"/>
        <w:lang w:val="en-US" w:eastAsia="en-US" w:bidi="ar-SA"/>
      </w:rPr>
    </w:lvl>
    <w:lvl w:ilvl="8" w:tplc="CC068BC4">
      <w:numFmt w:val="bullet"/>
      <w:lvlText w:val="•"/>
      <w:lvlJc w:val="left"/>
      <w:pPr>
        <w:ind w:left="10095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661178F7"/>
    <w:multiLevelType w:val="multilevel"/>
    <w:tmpl w:val="2F4856EC"/>
    <w:lvl w:ilvl="0">
      <w:start w:val="3"/>
      <w:numFmt w:val="decimal"/>
      <w:lvlText w:val="%1"/>
      <w:lvlJc w:val="left"/>
      <w:pPr>
        <w:ind w:left="2021" w:hanging="581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2021" w:hanging="581"/>
        <w:jc w:val="left"/>
      </w:pPr>
      <w:rPr>
        <w:rFonts w:ascii="Arial" w:eastAsia="Arial" w:hAnsi="Arial" w:cs="Arial" w:hint="default"/>
        <w:b/>
        <w:bCs/>
        <w:spacing w:val="-1"/>
        <w:w w:val="100"/>
        <w:sz w:val="23"/>
        <w:szCs w:val="2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60" w:hanging="720"/>
        <w:jc w:val="left"/>
      </w:pPr>
      <w:rPr>
        <w:rFonts w:ascii="Arial" w:eastAsia="Arial" w:hAnsi="Arial" w:cs="Arial" w:hint="default"/>
        <w:b/>
        <w:bCs/>
        <w:spacing w:val="-1"/>
        <w:w w:val="100"/>
        <w:sz w:val="21"/>
        <w:szCs w:val="21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237" w:hanging="797"/>
        <w:jc w:val="left"/>
      </w:pPr>
      <w:rPr>
        <w:rFonts w:hint="default"/>
        <w:i/>
        <w:iCs/>
        <w:spacing w:val="-3"/>
        <w:w w:val="100"/>
        <w:lang w:val="en-US" w:eastAsia="en-US" w:bidi="ar-SA"/>
      </w:rPr>
    </w:lvl>
    <w:lvl w:ilvl="4">
      <w:numFmt w:val="bullet"/>
      <w:lvlText w:val="•"/>
      <w:lvlJc w:val="left"/>
      <w:pPr>
        <w:ind w:left="4654" w:hanging="7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62" w:hanging="7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69" w:hanging="7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77" w:hanging="7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84" w:hanging="797"/>
      </w:pPr>
      <w:rPr>
        <w:rFonts w:hint="default"/>
        <w:lang w:val="en-US" w:eastAsia="en-US" w:bidi="ar-SA"/>
      </w:rPr>
    </w:lvl>
  </w:abstractNum>
  <w:abstractNum w:abstractNumId="53" w15:restartNumberingAfterBreak="0">
    <w:nsid w:val="6A435A9F"/>
    <w:multiLevelType w:val="multilevel"/>
    <w:tmpl w:val="0958EFA0"/>
    <w:lvl w:ilvl="0">
      <w:start w:val="12"/>
      <w:numFmt w:val="decimal"/>
      <w:lvlText w:val="%1"/>
      <w:lvlJc w:val="left"/>
      <w:pPr>
        <w:ind w:left="2015" w:hanging="576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2015" w:hanging="576"/>
        <w:jc w:val="left"/>
      </w:pPr>
      <w:rPr>
        <w:rFonts w:ascii="Arial" w:eastAsia="Arial" w:hAnsi="Arial" w:cs="Arial" w:hint="default"/>
        <w:b/>
        <w:bCs/>
        <w:spacing w:val="-1"/>
        <w:w w:val="100"/>
        <w:sz w:val="23"/>
        <w:szCs w:val="2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60" w:hanging="720"/>
        <w:jc w:val="left"/>
      </w:pPr>
      <w:rPr>
        <w:rFonts w:ascii="Arial" w:eastAsia="Arial" w:hAnsi="Arial" w:cs="Arial" w:hint="default"/>
        <w:b/>
        <w:bCs/>
        <w:spacing w:val="-1"/>
        <w:w w:val="100"/>
        <w:sz w:val="21"/>
        <w:szCs w:val="21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2880" w:hanging="466"/>
        <w:jc w:val="right"/>
      </w:pPr>
      <w:rPr>
        <w:rFonts w:ascii="Arial MT" w:eastAsia="Arial MT" w:hAnsi="Arial MT" w:cs="Arial MT" w:hint="default"/>
        <w:spacing w:val="0"/>
        <w:w w:val="100"/>
        <w:sz w:val="21"/>
        <w:szCs w:val="21"/>
        <w:lang w:val="en-US" w:eastAsia="en-US" w:bidi="ar-SA"/>
      </w:rPr>
    </w:lvl>
    <w:lvl w:ilvl="4">
      <w:numFmt w:val="bullet"/>
      <w:lvlText w:val="•"/>
      <w:lvlJc w:val="left"/>
      <w:pPr>
        <w:ind w:left="5134" w:hanging="46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62" w:hanging="46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89" w:hanging="4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17" w:hanging="4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44" w:hanging="466"/>
      </w:pPr>
      <w:rPr>
        <w:rFonts w:hint="default"/>
        <w:lang w:val="en-US" w:eastAsia="en-US" w:bidi="ar-SA"/>
      </w:rPr>
    </w:lvl>
  </w:abstractNum>
  <w:abstractNum w:abstractNumId="54" w15:restartNumberingAfterBreak="0">
    <w:nsid w:val="6B9D2452"/>
    <w:multiLevelType w:val="multilevel"/>
    <w:tmpl w:val="6CA0A65E"/>
    <w:lvl w:ilvl="0">
      <w:start w:val="2"/>
      <w:numFmt w:val="decimal"/>
      <w:lvlText w:val="%1"/>
      <w:lvlJc w:val="left"/>
      <w:pPr>
        <w:ind w:left="2021" w:hanging="58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21" w:hanging="581"/>
        <w:jc w:val="left"/>
      </w:pPr>
      <w:rPr>
        <w:rFonts w:ascii="Arial" w:eastAsia="Arial" w:hAnsi="Arial" w:cs="Arial" w:hint="default"/>
        <w:b/>
        <w:bCs/>
        <w:spacing w:val="-1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3995" w:hanging="5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983" w:hanging="5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971" w:hanging="5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59" w:hanging="5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47" w:hanging="5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935" w:hanging="5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923" w:hanging="581"/>
      </w:pPr>
      <w:rPr>
        <w:rFonts w:hint="default"/>
        <w:lang w:val="en-US" w:eastAsia="en-US" w:bidi="ar-SA"/>
      </w:rPr>
    </w:lvl>
  </w:abstractNum>
  <w:abstractNum w:abstractNumId="55" w15:restartNumberingAfterBreak="0">
    <w:nsid w:val="7034383C"/>
    <w:multiLevelType w:val="multilevel"/>
    <w:tmpl w:val="F2A674CA"/>
    <w:lvl w:ilvl="0">
      <w:start w:val="10"/>
      <w:numFmt w:val="decimal"/>
      <w:lvlText w:val="%1"/>
      <w:lvlJc w:val="left"/>
      <w:pPr>
        <w:ind w:left="1953" w:hanging="514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1953" w:hanging="514"/>
        <w:jc w:val="left"/>
      </w:pPr>
      <w:rPr>
        <w:rFonts w:ascii="Arial" w:eastAsia="Arial" w:hAnsi="Arial" w:cs="Arial" w:hint="default"/>
        <w:b/>
        <w:bCs/>
        <w:spacing w:val="-1"/>
        <w:w w:val="100"/>
        <w:sz w:val="23"/>
        <w:szCs w:val="2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60" w:hanging="720"/>
        <w:jc w:val="left"/>
      </w:pPr>
      <w:rPr>
        <w:rFonts w:ascii="Arial" w:eastAsia="Arial" w:hAnsi="Arial" w:cs="Arial" w:hint="default"/>
        <w:b/>
        <w:bCs/>
        <w:spacing w:val="-1"/>
        <w:w w:val="100"/>
        <w:sz w:val="21"/>
        <w:szCs w:val="21"/>
        <w:lang w:val="en-US" w:eastAsia="en-US" w:bidi="ar-SA"/>
      </w:rPr>
    </w:lvl>
    <w:lvl w:ilvl="3">
      <w:start w:val="1"/>
      <w:numFmt w:val="upperLetter"/>
      <w:lvlText w:val="%4."/>
      <w:lvlJc w:val="left"/>
      <w:pPr>
        <w:ind w:left="2520" w:hanging="36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4">
      <w:start w:val="1"/>
      <w:numFmt w:val="lowerLetter"/>
      <w:lvlText w:val="%5."/>
      <w:lvlJc w:val="left"/>
      <w:pPr>
        <w:ind w:left="3120" w:hanging="36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5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73804E17"/>
    <w:multiLevelType w:val="hybridMultilevel"/>
    <w:tmpl w:val="15965BFE"/>
    <w:lvl w:ilvl="0" w:tplc="9BCEB89A">
      <w:start w:val="1"/>
      <w:numFmt w:val="lowerLetter"/>
      <w:lvlText w:val="%1."/>
      <w:lvlJc w:val="left"/>
      <w:pPr>
        <w:ind w:left="2520" w:hanging="36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8A6A765A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2" w:tplc="D97AACEA">
      <w:numFmt w:val="bullet"/>
      <w:lvlText w:val="•"/>
      <w:lvlJc w:val="left"/>
      <w:pPr>
        <w:ind w:left="4395" w:hanging="360"/>
      </w:pPr>
      <w:rPr>
        <w:rFonts w:hint="default"/>
        <w:lang w:val="en-US" w:eastAsia="en-US" w:bidi="ar-SA"/>
      </w:rPr>
    </w:lvl>
    <w:lvl w:ilvl="3" w:tplc="42DA2EC0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4" w:tplc="EA50B2A4"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5" w:tplc="E86E8BDE">
      <w:numFmt w:val="bullet"/>
      <w:lvlText w:val="•"/>
      <w:lvlJc w:val="left"/>
      <w:pPr>
        <w:ind w:left="7209" w:hanging="360"/>
      </w:pPr>
      <w:rPr>
        <w:rFonts w:hint="default"/>
        <w:lang w:val="en-US" w:eastAsia="en-US" w:bidi="ar-SA"/>
      </w:rPr>
    </w:lvl>
    <w:lvl w:ilvl="6" w:tplc="5E28A5B2">
      <w:numFmt w:val="bullet"/>
      <w:lvlText w:val="•"/>
      <w:lvlJc w:val="left"/>
      <w:pPr>
        <w:ind w:left="8147" w:hanging="360"/>
      </w:pPr>
      <w:rPr>
        <w:rFonts w:hint="default"/>
        <w:lang w:val="en-US" w:eastAsia="en-US" w:bidi="ar-SA"/>
      </w:rPr>
    </w:lvl>
    <w:lvl w:ilvl="7" w:tplc="41A81F08">
      <w:numFmt w:val="bullet"/>
      <w:lvlText w:val="•"/>
      <w:lvlJc w:val="left"/>
      <w:pPr>
        <w:ind w:left="9085" w:hanging="360"/>
      </w:pPr>
      <w:rPr>
        <w:rFonts w:hint="default"/>
        <w:lang w:val="en-US" w:eastAsia="en-US" w:bidi="ar-SA"/>
      </w:rPr>
    </w:lvl>
    <w:lvl w:ilvl="8" w:tplc="EABA78C0">
      <w:numFmt w:val="bullet"/>
      <w:lvlText w:val="•"/>
      <w:lvlJc w:val="left"/>
      <w:pPr>
        <w:ind w:left="10023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77583E3F"/>
    <w:multiLevelType w:val="multilevel"/>
    <w:tmpl w:val="D7B03330"/>
    <w:lvl w:ilvl="0">
      <w:start w:val="8"/>
      <w:numFmt w:val="decimal"/>
      <w:lvlText w:val="%1"/>
      <w:lvlJc w:val="left"/>
      <w:pPr>
        <w:ind w:left="2021" w:hanging="58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21" w:hanging="581"/>
        <w:jc w:val="left"/>
      </w:pPr>
      <w:rPr>
        <w:rFonts w:hint="default"/>
        <w:b/>
        <w:bCs/>
        <w:spacing w:val="-1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280" w:hanging="24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4417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86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55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24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9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61" w:hanging="240"/>
      </w:pPr>
      <w:rPr>
        <w:rFonts w:hint="default"/>
        <w:lang w:val="en-US" w:eastAsia="en-US" w:bidi="ar-SA"/>
      </w:rPr>
    </w:lvl>
  </w:abstractNum>
  <w:abstractNum w:abstractNumId="58" w15:restartNumberingAfterBreak="0">
    <w:nsid w:val="7955075C"/>
    <w:multiLevelType w:val="hybridMultilevel"/>
    <w:tmpl w:val="EBC0C542"/>
    <w:lvl w:ilvl="0" w:tplc="0FCA34C2">
      <w:numFmt w:val="bullet"/>
      <w:lvlText w:val=""/>
      <w:lvlJc w:val="left"/>
      <w:pPr>
        <w:ind w:left="483" w:hanging="284"/>
      </w:pPr>
      <w:rPr>
        <w:rFonts w:ascii="Wingdings" w:eastAsia="Wingdings" w:hAnsi="Wingdings" w:cs="Wingdings" w:hint="default"/>
        <w:color w:val="0D0D0D"/>
        <w:w w:val="99"/>
        <w:position w:val="12"/>
        <w:sz w:val="19"/>
        <w:szCs w:val="19"/>
        <w:lang w:val="en-US" w:eastAsia="en-US" w:bidi="ar-SA"/>
      </w:rPr>
    </w:lvl>
    <w:lvl w:ilvl="1" w:tplc="777A043A">
      <w:numFmt w:val="bullet"/>
      <w:lvlText w:val="•"/>
      <w:lvlJc w:val="left"/>
      <w:pPr>
        <w:ind w:left="693" w:hanging="284"/>
      </w:pPr>
      <w:rPr>
        <w:rFonts w:hint="default"/>
        <w:lang w:val="en-US" w:eastAsia="en-US" w:bidi="ar-SA"/>
      </w:rPr>
    </w:lvl>
    <w:lvl w:ilvl="2" w:tplc="732E1E9E">
      <w:numFmt w:val="bullet"/>
      <w:lvlText w:val="•"/>
      <w:lvlJc w:val="left"/>
      <w:pPr>
        <w:ind w:left="907" w:hanging="284"/>
      </w:pPr>
      <w:rPr>
        <w:rFonts w:hint="default"/>
        <w:lang w:val="en-US" w:eastAsia="en-US" w:bidi="ar-SA"/>
      </w:rPr>
    </w:lvl>
    <w:lvl w:ilvl="3" w:tplc="F0BAA762">
      <w:numFmt w:val="bullet"/>
      <w:lvlText w:val="•"/>
      <w:lvlJc w:val="left"/>
      <w:pPr>
        <w:ind w:left="1121" w:hanging="284"/>
      </w:pPr>
      <w:rPr>
        <w:rFonts w:hint="default"/>
        <w:lang w:val="en-US" w:eastAsia="en-US" w:bidi="ar-SA"/>
      </w:rPr>
    </w:lvl>
    <w:lvl w:ilvl="4" w:tplc="CF66F972">
      <w:numFmt w:val="bullet"/>
      <w:lvlText w:val="•"/>
      <w:lvlJc w:val="left"/>
      <w:pPr>
        <w:ind w:left="1335" w:hanging="284"/>
      </w:pPr>
      <w:rPr>
        <w:rFonts w:hint="default"/>
        <w:lang w:val="en-US" w:eastAsia="en-US" w:bidi="ar-SA"/>
      </w:rPr>
    </w:lvl>
    <w:lvl w:ilvl="5" w:tplc="187CC0A4">
      <w:numFmt w:val="bullet"/>
      <w:lvlText w:val="•"/>
      <w:lvlJc w:val="left"/>
      <w:pPr>
        <w:ind w:left="1549" w:hanging="284"/>
      </w:pPr>
      <w:rPr>
        <w:rFonts w:hint="default"/>
        <w:lang w:val="en-US" w:eastAsia="en-US" w:bidi="ar-SA"/>
      </w:rPr>
    </w:lvl>
    <w:lvl w:ilvl="6" w:tplc="FE7A1EA8">
      <w:numFmt w:val="bullet"/>
      <w:lvlText w:val="•"/>
      <w:lvlJc w:val="left"/>
      <w:pPr>
        <w:ind w:left="1762" w:hanging="284"/>
      </w:pPr>
      <w:rPr>
        <w:rFonts w:hint="default"/>
        <w:lang w:val="en-US" w:eastAsia="en-US" w:bidi="ar-SA"/>
      </w:rPr>
    </w:lvl>
    <w:lvl w:ilvl="7" w:tplc="9BD4842E">
      <w:numFmt w:val="bullet"/>
      <w:lvlText w:val="•"/>
      <w:lvlJc w:val="left"/>
      <w:pPr>
        <w:ind w:left="1976" w:hanging="284"/>
      </w:pPr>
      <w:rPr>
        <w:rFonts w:hint="default"/>
        <w:lang w:val="en-US" w:eastAsia="en-US" w:bidi="ar-SA"/>
      </w:rPr>
    </w:lvl>
    <w:lvl w:ilvl="8" w:tplc="79ECD41A">
      <w:numFmt w:val="bullet"/>
      <w:lvlText w:val="•"/>
      <w:lvlJc w:val="left"/>
      <w:pPr>
        <w:ind w:left="2190" w:hanging="284"/>
      </w:pPr>
      <w:rPr>
        <w:rFonts w:hint="default"/>
        <w:lang w:val="en-US" w:eastAsia="en-US" w:bidi="ar-SA"/>
      </w:rPr>
    </w:lvl>
  </w:abstractNum>
  <w:abstractNum w:abstractNumId="59" w15:restartNumberingAfterBreak="0">
    <w:nsid w:val="7C813524"/>
    <w:multiLevelType w:val="multilevel"/>
    <w:tmpl w:val="31A6FFF4"/>
    <w:lvl w:ilvl="0">
      <w:start w:val="12"/>
      <w:numFmt w:val="decimal"/>
      <w:lvlText w:val="%1"/>
      <w:lvlJc w:val="left"/>
      <w:pPr>
        <w:ind w:left="1951" w:hanging="51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951" w:hanging="511"/>
        <w:jc w:val="left"/>
      </w:pPr>
      <w:rPr>
        <w:rFonts w:ascii="Arial" w:eastAsia="Arial" w:hAnsi="Arial" w:cs="Arial" w:hint="default"/>
        <w:b/>
        <w:bCs/>
        <w:spacing w:val="-1"/>
        <w:w w:val="100"/>
        <w:sz w:val="23"/>
        <w:szCs w:val="2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60" w:hanging="720"/>
        <w:jc w:val="left"/>
      </w:pPr>
      <w:rPr>
        <w:rFonts w:ascii="Arial" w:eastAsia="Arial" w:hAnsi="Arial" w:cs="Arial" w:hint="default"/>
        <w:b/>
        <w:bCs/>
        <w:spacing w:val="-1"/>
        <w:w w:val="100"/>
        <w:sz w:val="21"/>
        <w:szCs w:val="21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2880" w:hanging="36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4">
      <w:numFmt w:val="bullet"/>
      <w:lvlText w:val="•"/>
      <w:lvlJc w:val="left"/>
      <w:pPr>
        <w:ind w:left="3601" w:hanging="361"/>
      </w:pPr>
      <w:rPr>
        <w:rFonts w:ascii="Times New Roman" w:eastAsia="Times New Roman" w:hAnsi="Times New Roman" w:cs="Times New Roman" w:hint="default"/>
        <w:w w:val="100"/>
        <w:sz w:val="21"/>
        <w:szCs w:val="21"/>
        <w:lang w:val="en-US" w:eastAsia="en-US" w:bidi="ar-SA"/>
      </w:rPr>
    </w:lvl>
    <w:lvl w:ilvl="5">
      <w:numFmt w:val="bullet"/>
      <w:lvlText w:val="•"/>
      <w:lvlJc w:val="left"/>
      <w:pPr>
        <w:ind w:left="5971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56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4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28" w:hanging="361"/>
      </w:pPr>
      <w:rPr>
        <w:rFonts w:hint="default"/>
        <w:lang w:val="en-US" w:eastAsia="en-US" w:bidi="ar-SA"/>
      </w:rPr>
    </w:lvl>
  </w:abstractNum>
  <w:num w:numId="1" w16cid:durableId="1111896598">
    <w:abstractNumId w:val="53"/>
  </w:num>
  <w:num w:numId="2" w16cid:durableId="2047289459">
    <w:abstractNumId w:val="12"/>
  </w:num>
  <w:num w:numId="3" w16cid:durableId="923338116">
    <w:abstractNumId w:val="26"/>
  </w:num>
  <w:num w:numId="4" w16cid:durableId="453061852">
    <w:abstractNumId w:val="30"/>
  </w:num>
  <w:num w:numId="5" w16cid:durableId="129593751">
    <w:abstractNumId w:val="48"/>
  </w:num>
  <w:num w:numId="6" w16cid:durableId="1943684897">
    <w:abstractNumId w:val="59"/>
  </w:num>
  <w:num w:numId="7" w16cid:durableId="1324314620">
    <w:abstractNumId w:val="41"/>
  </w:num>
  <w:num w:numId="8" w16cid:durableId="812715157">
    <w:abstractNumId w:val="34"/>
  </w:num>
  <w:num w:numId="9" w16cid:durableId="1474908440">
    <w:abstractNumId w:val="45"/>
  </w:num>
  <w:num w:numId="10" w16cid:durableId="1296911863">
    <w:abstractNumId w:val="51"/>
  </w:num>
  <w:num w:numId="11" w16cid:durableId="780955828">
    <w:abstractNumId w:val="28"/>
  </w:num>
  <w:num w:numId="12" w16cid:durableId="390857512">
    <w:abstractNumId w:val="18"/>
  </w:num>
  <w:num w:numId="13" w16cid:durableId="62727629">
    <w:abstractNumId w:val="5"/>
  </w:num>
  <w:num w:numId="14" w16cid:durableId="1008481203">
    <w:abstractNumId w:val="21"/>
  </w:num>
  <w:num w:numId="15" w16cid:durableId="853612101">
    <w:abstractNumId w:val="0"/>
  </w:num>
  <w:num w:numId="16" w16cid:durableId="1738280326">
    <w:abstractNumId w:val="20"/>
  </w:num>
  <w:num w:numId="17" w16cid:durableId="1926693525">
    <w:abstractNumId w:val="4"/>
  </w:num>
  <w:num w:numId="18" w16cid:durableId="1795559567">
    <w:abstractNumId w:val="1"/>
  </w:num>
  <w:num w:numId="19" w16cid:durableId="1102797636">
    <w:abstractNumId w:val="55"/>
  </w:num>
  <w:num w:numId="20" w16cid:durableId="360785413">
    <w:abstractNumId w:val="33"/>
  </w:num>
  <w:num w:numId="21" w16cid:durableId="1229728219">
    <w:abstractNumId w:val="15"/>
  </w:num>
  <w:num w:numId="22" w16cid:durableId="930821024">
    <w:abstractNumId w:val="36"/>
  </w:num>
  <w:num w:numId="23" w16cid:durableId="782110051">
    <w:abstractNumId w:val="40"/>
  </w:num>
  <w:num w:numId="24" w16cid:durableId="171142791">
    <w:abstractNumId w:val="49"/>
  </w:num>
  <w:num w:numId="25" w16cid:durableId="813790931">
    <w:abstractNumId w:val="38"/>
  </w:num>
  <w:num w:numId="26" w16cid:durableId="1691950101">
    <w:abstractNumId w:val="35"/>
  </w:num>
  <w:num w:numId="27" w16cid:durableId="87241499">
    <w:abstractNumId w:val="17"/>
  </w:num>
  <w:num w:numId="28" w16cid:durableId="1643266719">
    <w:abstractNumId w:val="44"/>
  </w:num>
  <w:num w:numId="29" w16cid:durableId="517162944">
    <w:abstractNumId w:val="57"/>
  </w:num>
  <w:num w:numId="30" w16cid:durableId="728579460">
    <w:abstractNumId w:val="22"/>
  </w:num>
  <w:num w:numId="31" w16cid:durableId="330524584">
    <w:abstractNumId w:val="7"/>
  </w:num>
  <w:num w:numId="32" w16cid:durableId="431051175">
    <w:abstractNumId w:val="13"/>
  </w:num>
  <w:num w:numId="33" w16cid:durableId="605428839">
    <w:abstractNumId w:val="32"/>
  </w:num>
  <w:num w:numId="34" w16cid:durableId="1441874198">
    <w:abstractNumId w:val="56"/>
  </w:num>
  <w:num w:numId="35" w16cid:durableId="310988939">
    <w:abstractNumId w:val="50"/>
  </w:num>
  <w:num w:numId="36" w16cid:durableId="1126237250">
    <w:abstractNumId w:val="23"/>
  </w:num>
  <w:num w:numId="37" w16cid:durableId="572349628">
    <w:abstractNumId w:val="10"/>
  </w:num>
  <w:num w:numId="38" w16cid:durableId="1073426892">
    <w:abstractNumId w:val="58"/>
  </w:num>
  <w:num w:numId="39" w16cid:durableId="1322388104">
    <w:abstractNumId w:val="31"/>
  </w:num>
  <w:num w:numId="40" w16cid:durableId="1897352769">
    <w:abstractNumId w:val="11"/>
  </w:num>
  <w:num w:numId="41" w16cid:durableId="1328051243">
    <w:abstractNumId w:val="8"/>
  </w:num>
  <w:num w:numId="42" w16cid:durableId="217130621">
    <w:abstractNumId w:val="39"/>
  </w:num>
  <w:num w:numId="43" w16cid:durableId="1173256409">
    <w:abstractNumId w:val="29"/>
  </w:num>
  <w:num w:numId="44" w16cid:durableId="248736777">
    <w:abstractNumId w:val="25"/>
  </w:num>
  <w:num w:numId="45" w16cid:durableId="113988995">
    <w:abstractNumId w:val="47"/>
  </w:num>
  <w:num w:numId="46" w16cid:durableId="1455251948">
    <w:abstractNumId w:val="3"/>
  </w:num>
  <w:num w:numId="47" w16cid:durableId="1509246363">
    <w:abstractNumId w:val="6"/>
  </w:num>
  <w:num w:numId="48" w16cid:durableId="210921323">
    <w:abstractNumId w:val="19"/>
  </w:num>
  <w:num w:numId="49" w16cid:durableId="1266304561">
    <w:abstractNumId w:val="27"/>
  </w:num>
  <w:num w:numId="50" w16cid:durableId="338702079">
    <w:abstractNumId w:val="46"/>
  </w:num>
  <w:num w:numId="51" w16cid:durableId="1017388349">
    <w:abstractNumId w:val="16"/>
  </w:num>
  <w:num w:numId="52" w16cid:durableId="770398374">
    <w:abstractNumId w:val="37"/>
  </w:num>
  <w:num w:numId="53" w16cid:durableId="276452184">
    <w:abstractNumId w:val="24"/>
  </w:num>
  <w:num w:numId="54" w16cid:durableId="342712270">
    <w:abstractNumId w:val="52"/>
  </w:num>
  <w:num w:numId="55" w16cid:durableId="774178517">
    <w:abstractNumId w:val="14"/>
  </w:num>
  <w:num w:numId="56" w16cid:durableId="698512178">
    <w:abstractNumId w:val="2"/>
  </w:num>
  <w:num w:numId="57" w16cid:durableId="1811946908">
    <w:abstractNumId w:val="42"/>
  </w:num>
  <w:num w:numId="58" w16cid:durableId="1355614513">
    <w:abstractNumId w:val="9"/>
  </w:num>
  <w:num w:numId="59" w16cid:durableId="161163054">
    <w:abstractNumId w:val="54"/>
  </w:num>
  <w:num w:numId="60" w16cid:durableId="1696467207">
    <w:abstractNumId w:val="43"/>
  </w:num>
  <w:numIdMacAtCleanup w:val="6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LL">
    <w15:presenceInfo w15:providerId="None" w15:userId="DEL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20"/>
  <w:drawingGridHorizontalSpacing w:val="110"/>
  <w:displayHorizontalDrawingGridEvery w:val="2"/>
  <w:characterSpacingControl w:val="doNotCompress"/>
  <w:hdrShapeDefaults>
    <o:shapedefaults v:ext="edit" spidmax="206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7697"/>
    <w:rsid w:val="00006BC6"/>
    <w:rsid w:val="000151A9"/>
    <w:rsid w:val="00032039"/>
    <w:rsid w:val="00035B32"/>
    <w:rsid w:val="00087470"/>
    <w:rsid w:val="000A1C37"/>
    <w:rsid w:val="000C15C0"/>
    <w:rsid w:val="000C4E3E"/>
    <w:rsid w:val="000F7502"/>
    <w:rsid w:val="00113974"/>
    <w:rsid w:val="0013632B"/>
    <w:rsid w:val="001714C2"/>
    <w:rsid w:val="001A1AF3"/>
    <w:rsid w:val="001A26DE"/>
    <w:rsid w:val="001A52B6"/>
    <w:rsid w:val="001B76F2"/>
    <w:rsid w:val="001D1C61"/>
    <w:rsid w:val="001D50AA"/>
    <w:rsid w:val="001F2CE2"/>
    <w:rsid w:val="00201AA4"/>
    <w:rsid w:val="002164FB"/>
    <w:rsid w:val="00224A03"/>
    <w:rsid w:val="00224EA5"/>
    <w:rsid w:val="00237AE3"/>
    <w:rsid w:val="002438EE"/>
    <w:rsid w:val="002717D5"/>
    <w:rsid w:val="002F38E8"/>
    <w:rsid w:val="003120AC"/>
    <w:rsid w:val="00342CBE"/>
    <w:rsid w:val="003431FE"/>
    <w:rsid w:val="003579D6"/>
    <w:rsid w:val="003623D8"/>
    <w:rsid w:val="00373F79"/>
    <w:rsid w:val="00387E96"/>
    <w:rsid w:val="003923BD"/>
    <w:rsid w:val="003D10E4"/>
    <w:rsid w:val="003D6490"/>
    <w:rsid w:val="003E3CF9"/>
    <w:rsid w:val="003E6D77"/>
    <w:rsid w:val="003F25CA"/>
    <w:rsid w:val="003F6CD3"/>
    <w:rsid w:val="00400FF5"/>
    <w:rsid w:val="00401FEA"/>
    <w:rsid w:val="00402AE3"/>
    <w:rsid w:val="0040502A"/>
    <w:rsid w:val="00424F2F"/>
    <w:rsid w:val="00430679"/>
    <w:rsid w:val="00445773"/>
    <w:rsid w:val="00445922"/>
    <w:rsid w:val="00447697"/>
    <w:rsid w:val="004501DE"/>
    <w:rsid w:val="0046440D"/>
    <w:rsid w:val="00465DA4"/>
    <w:rsid w:val="00471EA0"/>
    <w:rsid w:val="004926C0"/>
    <w:rsid w:val="004A3DCC"/>
    <w:rsid w:val="004B001B"/>
    <w:rsid w:val="004B4E2F"/>
    <w:rsid w:val="004D0933"/>
    <w:rsid w:val="004F447F"/>
    <w:rsid w:val="005273ED"/>
    <w:rsid w:val="0053172F"/>
    <w:rsid w:val="00536F22"/>
    <w:rsid w:val="00537DA7"/>
    <w:rsid w:val="005524C4"/>
    <w:rsid w:val="0056547B"/>
    <w:rsid w:val="00583A16"/>
    <w:rsid w:val="00590343"/>
    <w:rsid w:val="0059332D"/>
    <w:rsid w:val="0059728B"/>
    <w:rsid w:val="005B287F"/>
    <w:rsid w:val="005B4475"/>
    <w:rsid w:val="005C30D5"/>
    <w:rsid w:val="005C52F8"/>
    <w:rsid w:val="005E534A"/>
    <w:rsid w:val="005F566B"/>
    <w:rsid w:val="00600AE9"/>
    <w:rsid w:val="006063A5"/>
    <w:rsid w:val="00606C3A"/>
    <w:rsid w:val="006167B7"/>
    <w:rsid w:val="00641B59"/>
    <w:rsid w:val="00653D45"/>
    <w:rsid w:val="00657EDF"/>
    <w:rsid w:val="00663D80"/>
    <w:rsid w:val="006730CA"/>
    <w:rsid w:val="00674EC0"/>
    <w:rsid w:val="006822DC"/>
    <w:rsid w:val="0068446B"/>
    <w:rsid w:val="006A29DA"/>
    <w:rsid w:val="006A50AB"/>
    <w:rsid w:val="006A54E6"/>
    <w:rsid w:val="006B6926"/>
    <w:rsid w:val="006C42E8"/>
    <w:rsid w:val="006C63B4"/>
    <w:rsid w:val="006D0DC5"/>
    <w:rsid w:val="006D5191"/>
    <w:rsid w:val="006D7256"/>
    <w:rsid w:val="006E3E34"/>
    <w:rsid w:val="006F302F"/>
    <w:rsid w:val="00724719"/>
    <w:rsid w:val="007501B6"/>
    <w:rsid w:val="00775777"/>
    <w:rsid w:val="00780EEC"/>
    <w:rsid w:val="007B4992"/>
    <w:rsid w:val="007E0B04"/>
    <w:rsid w:val="00800DB2"/>
    <w:rsid w:val="008020CB"/>
    <w:rsid w:val="0080684C"/>
    <w:rsid w:val="00815F26"/>
    <w:rsid w:val="00834C40"/>
    <w:rsid w:val="00835768"/>
    <w:rsid w:val="00841DA7"/>
    <w:rsid w:val="00847521"/>
    <w:rsid w:val="00856305"/>
    <w:rsid w:val="008969C1"/>
    <w:rsid w:val="008A068B"/>
    <w:rsid w:val="008C1E94"/>
    <w:rsid w:val="008C3344"/>
    <w:rsid w:val="008E4902"/>
    <w:rsid w:val="0090773E"/>
    <w:rsid w:val="00914887"/>
    <w:rsid w:val="009178BF"/>
    <w:rsid w:val="009425EA"/>
    <w:rsid w:val="00954362"/>
    <w:rsid w:val="00966084"/>
    <w:rsid w:val="00990C9A"/>
    <w:rsid w:val="00992816"/>
    <w:rsid w:val="009979C6"/>
    <w:rsid w:val="009B4997"/>
    <w:rsid w:val="009B6170"/>
    <w:rsid w:val="009B673F"/>
    <w:rsid w:val="009F1D86"/>
    <w:rsid w:val="009F6A68"/>
    <w:rsid w:val="00A07C6D"/>
    <w:rsid w:val="00A17970"/>
    <w:rsid w:val="00A222AD"/>
    <w:rsid w:val="00A254D2"/>
    <w:rsid w:val="00A3667A"/>
    <w:rsid w:val="00A41FD8"/>
    <w:rsid w:val="00A44ABD"/>
    <w:rsid w:val="00A541F9"/>
    <w:rsid w:val="00A5461C"/>
    <w:rsid w:val="00A71EFA"/>
    <w:rsid w:val="00AA4432"/>
    <w:rsid w:val="00AA760A"/>
    <w:rsid w:val="00AB075D"/>
    <w:rsid w:val="00AB36FF"/>
    <w:rsid w:val="00AD2DB3"/>
    <w:rsid w:val="00AE3A12"/>
    <w:rsid w:val="00AE40D7"/>
    <w:rsid w:val="00AE531B"/>
    <w:rsid w:val="00AF711D"/>
    <w:rsid w:val="00B0038D"/>
    <w:rsid w:val="00B01EA3"/>
    <w:rsid w:val="00B143C5"/>
    <w:rsid w:val="00B30971"/>
    <w:rsid w:val="00B32373"/>
    <w:rsid w:val="00B32992"/>
    <w:rsid w:val="00B401C8"/>
    <w:rsid w:val="00B501D3"/>
    <w:rsid w:val="00B50C8E"/>
    <w:rsid w:val="00B54522"/>
    <w:rsid w:val="00B557D1"/>
    <w:rsid w:val="00B8246C"/>
    <w:rsid w:val="00B83757"/>
    <w:rsid w:val="00BB3C38"/>
    <w:rsid w:val="00BE6F0B"/>
    <w:rsid w:val="00C1462A"/>
    <w:rsid w:val="00C16AF2"/>
    <w:rsid w:val="00C17A5E"/>
    <w:rsid w:val="00C371DB"/>
    <w:rsid w:val="00C5255D"/>
    <w:rsid w:val="00C54ACB"/>
    <w:rsid w:val="00C54FA6"/>
    <w:rsid w:val="00C55E81"/>
    <w:rsid w:val="00C77B4C"/>
    <w:rsid w:val="00C90A94"/>
    <w:rsid w:val="00CB042B"/>
    <w:rsid w:val="00CB6B2B"/>
    <w:rsid w:val="00CF1E8A"/>
    <w:rsid w:val="00CF3695"/>
    <w:rsid w:val="00CF6106"/>
    <w:rsid w:val="00D06020"/>
    <w:rsid w:val="00D13294"/>
    <w:rsid w:val="00D14353"/>
    <w:rsid w:val="00D16791"/>
    <w:rsid w:val="00D16B64"/>
    <w:rsid w:val="00D20103"/>
    <w:rsid w:val="00D63D00"/>
    <w:rsid w:val="00D70344"/>
    <w:rsid w:val="00D758C6"/>
    <w:rsid w:val="00D9524F"/>
    <w:rsid w:val="00DB5E98"/>
    <w:rsid w:val="00DD007E"/>
    <w:rsid w:val="00DE2A3F"/>
    <w:rsid w:val="00DF11E6"/>
    <w:rsid w:val="00E07C7C"/>
    <w:rsid w:val="00E200F7"/>
    <w:rsid w:val="00E216AA"/>
    <w:rsid w:val="00E21C97"/>
    <w:rsid w:val="00E22541"/>
    <w:rsid w:val="00E40E0E"/>
    <w:rsid w:val="00E5245A"/>
    <w:rsid w:val="00E55216"/>
    <w:rsid w:val="00E61323"/>
    <w:rsid w:val="00E7396F"/>
    <w:rsid w:val="00E779C1"/>
    <w:rsid w:val="00E82A6B"/>
    <w:rsid w:val="00EA12C7"/>
    <w:rsid w:val="00EC5881"/>
    <w:rsid w:val="00ED0F8F"/>
    <w:rsid w:val="00ED130B"/>
    <w:rsid w:val="00ED1418"/>
    <w:rsid w:val="00ED5F8B"/>
    <w:rsid w:val="00EE374E"/>
    <w:rsid w:val="00EF51FB"/>
    <w:rsid w:val="00F02E63"/>
    <w:rsid w:val="00F1157A"/>
    <w:rsid w:val="00F16250"/>
    <w:rsid w:val="00F458A7"/>
    <w:rsid w:val="00F571B7"/>
    <w:rsid w:val="00F65079"/>
    <w:rsid w:val="00F65F2D"/>
    <w:rsid w:val="00F77845"/>
    <w:rsid w:val="00F811F8"/>
    <w:rsid w:val="00F85929"/>
    <w:rsid w:val="00F86F17"/>
    <w:rsid w:val="00FB1467"/>
    <w:rsid w:val="00FE66DF"/>
    <w:rsid w:val="00FF357F"/>
    <w:rsid w:val="00FF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."/>
  <w:listSeparator w:val=","/>
  <w14:docId w14:val="697CC255"/>
  <w15:docId w15:val="{CD4A810D-5633-4A15-B60D-F69032193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100"/>
      <w:ind w:left="1901" w:hanging="361"/>
      <w:outlineLvl w:val="0"/>
    </w:pPr>
    <w:rPr>
      <w:sz w:val="35"/>
      <w:szCs w:val="35"/>
    </w:rPr>
  </w:style>
  <w:style w:type="paragraph" w:styleId="Heading2">
    <w:name w:val="heading 2"/>
    <w:basedOn w:val="Normal"/>
    <w:uiPriority w:val="1"/>
    <w:qFormat/>
    <w:pPr>
      <w:spacing w:before="100"/>
      <w:ind w:left="1961" w:hanging="431"/>
      <w:outlineLvl w:val="1"/>
    </w:pPr>
    <w:rPr>
      <w:rFonts w:ascii="Arial" w:eastAsia="Arial" w:hAnsi="Arial" w:cs="Arial"/>
      <w:b/>
      <w:bCs/>
      <w:sz w:val="31"/>
      <w:szCs w:val="31"/>
    </w:rPr>
  </w:style>
  <w:style w:type="paragraph" w:styleId="Heading3">
    <w:name w:val="heading 3"/>
    <w:basedOn w:val="Normal"/>
    <w:uiPriority w:val="1"/>
    <w:qFormat/>
    <w:pPr>
      <w:ind w:left="2381" w:hanging="942"/>
      <w:outlineLvl w:val="2"/>
    </w:pPr>
    <w:rPr>
      <w:rFonts w:ascii="Arial" w:eastAsia="Arial" w:hAnsi="Arial" w:cs="Arial"/>
      <w:b/>
      <w:bCs/>
      <w:sz w:val="25"/>
      <w:szCs w:val="25"/>
      <w:u w:val="single" w:color="000000"/>
    </w:rPr>
  </w:style>
  <w:style w:type="paragraph" w:styleId="Heading4">
    <w:name w:val="heading 4"/>
    <w:basedOn w:val="Normal"/>
    <w:uiPriority w:val="1"/>
    <w:qFormat/>
    <w:pPr>
      <w:ind w:left="2021" w:hanging="582"/>
      <w:outlineLvl w:val="3"/>
    </w:pPr>
    <w:rPr>
      <w:rFonts w:ascii="Arial" w:eastAsia="Arial" w:hAnsi="Arial" w:cs="Arial"/>
      <w:b/>
      <w:bCs/>
      <w:sz w:val="23"/>
      <w:szCs w:val="23"/>
    </w:rPr>
  </w:style>
  <w:style w:type="paragraph" w:styleId="Heading5">
    <w:name w:val="heading 5"/>
    <w:basedOn w:val="Normal"/>
    <w:uiPriority w:val="1"/>
    <w:qFormat/>
    <w:pPr>
      <w:ind w:left="2160" w:hanging="721"/>
      <w:outlineLvl w:val="4"/>
    </w:pPr>
    <w:rPr>
      <w:rFonts w:ascii="Arial" w:eastAsia="Arial" w:hAnsi="Arial" w:cs="Arial"/>
      <w:b/>
      <w:bCs/>
      <w:sz w:val="21"/>
      <w:szCs w:val="21"/>
    </w:rPr>
  </w:style>
  <w:style w:type="paragraph" w:styleId="Heading6">
    <w:name w:val="heading 6"/>
    <w:basedOn w:val="Normal"/>
    <w:uiPriority w:val="1"/>
    <w:qFormat/>
    <w:pPr>
      <w:ind w:left="2141" w:hanging="858"/>
      <w:outlineLvl w:val="5"/>
    </w:pPr>
    <w:rPr>
      <w:rFonts w:ascii="Arial" w:eastAsia="Arial" w:hAnsi="Arial" w:cs="Arial"/>
      <w:b/>
      <w:bCs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ind w:left="859"/>
    </w:pPr>
    <w:rPr>
      <w:rFonts w:ascii="Cambria" w:eastAsia="Cambria" w:hAnsi="Cambria" w:cs="Cambria"/>
      <w:sz w:val="64"/>
      <w:szCs w:val="64"/>
    </w:rPr>
  </w:style>
  <w:style w:type="paragraph" w:styleId="ListParagraph">
    <w:name w:val="List Paragraph"/>
    <w:basedOn w:val="Normal"/>
    <w:uiPriority w:val="1"/>
    <w:qFormat/>
    <w:pPr>
      <w:ind w:left="2160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Revision">
    <w:name w:val="Revision"/>
    <w:hidden/>
    <w:uiPriority w:val="99"/>
    <w:semiHidden/>
    <w:rsid w:val="00841DA7"/>
    <w:pPr>
      <w:widowControl/>
      <w:autoSpaceDE/>
      <w:autoSpaceDN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26" Type="http://schemas.openxmlformats.org/officeDocument/2006/relationships/footer" Target="footer8.xml"/><Relationship Id="rId3" Type="http://schemas.openxmlformats.org/officeDocument/2006/relationships/settings" Target="settings.xml"/><Relationship Id="rId21" Type="http://schemas.openxmlformats.org/officeDocument/2006/relationships/header" Target="header7.xml"/><Relationship Id="rId34" Type="http://schemas.openxmlformats.org/officeDocument/2006/relationships/footer" Target="footer12.xml"/><Relationship Id="rId7" Type="http://schemas.openxmlformats.org/officeDocument/2006/relationships/header" Target="header1.xml"/><Relationship Id="rId12" Type="http://schemas.openxmlformats.org/officeDocument/2006/relationships/hyperlink" Target="http://www.encyclopedia.com/html/t/tort.asp" TargetMode="Externa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33" Type="http://schemas.openxmlformats.org/officeDocument/2006/relationships/header" Target="header13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29" Type="http://schemas.openxmlformats.org/officeDocument/2006/relationships/header" Target="header1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en.wikipedia.org/wiki/Criminal_law" TargetMode="External"/><Relationship Id="rId24" Type="http://schemas.openxmlformats.org/officeDocument/2006/relationships/footer" Target="footer7.xml"/><Relationship Id="rId32" Type="http://schemas.openxmlformats.org/officeDocument/2006/relationships/footer" Target="footer1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eader" Target="header8.xml"/><Relationship Id="rId28" Type="http://schemas.openxmlformats.org/officeDocument/2006/relationships/footer" Target="footer9.xml"/><Relationship Id="rId36" Type="http://schemas.microsoft.com/office/2011/relationships/people" Target="people.xml"/><Relationship Id="rId10" Type="http://schemas.openxmlformats.org/officeDocument/2006/relationships/image" Target="media/image2.png"/><Relationship Id="rId19" Type="http://schemas.openxmlformats.org/officeDocument/2006/relationships/header" Target="header6.xml"/><Relationship Id="rId31" Type="http://schemas.openxmlformats.org/officeDocument/2006/relationships/header" Target="header1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Relationship Id="rId22" Type="http://schemas.openxmlformats.org/officeDocument/2006/relationships/footer" Target="footer6.xml"/><Relationship Id="rId27" Type="http://schemas.openxmlformats.org/officeDocument/2006/relationships/header" Target="header10.xml"/><Relationship Id="rId30" Type="http://schemas.openxmlformats.org/officeDocument/2006/relationships/footer" Target="footer10.xml"/><Relationship Id="rId35" Type="http://schemas.openxmlformats.org/officeDocument/2006/relationships/fontTable" Target="fontTable.xm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76</Pages>
  <Words>25788</Words>
  <Characters>146993</Characters>
  <Application>Microsoft Office Word</Application>
  <DocSecurity>0</DocSecurity>
  <Lines>1224</Lines>
  <Paragraphs>344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Amirzeb</dc:creator>
  <cp:lastModifiedBy>DELL</cp:lastModifiedBy>
  <cp:revision>226</cp:revision>
  <dcterms:created xsi:type="dcterms:W3CDTF">2023-01-28T06:02:00Z</dcterms:created>
  <dcterms:modified xsi:type="dcterms:W3CDTF">2025-07-03T07:40:00Z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2023-01-28T00:00:00Z</vt:filetime>
  </property>
</Properties>
</file>